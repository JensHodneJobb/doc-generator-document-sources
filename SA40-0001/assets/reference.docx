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34BE8" w14:textId="77777777" w:rsidR="00BF1542" w:rsidRPr="00850DB8" w:rsidRDefault="00BF1542" w:rsidP="009F4191">
      <w:pPr>
        <w:pStyle w:val="Caption"/>
      </w:pPr>
    </w:p>
    <w:p w14:paraId="3523AB98" w14:textId="77777777" w:rsidR="00B2383B" w:rsidRDefault="00C4209F" w:rsidP="00991465">
      <w:r w:rsidRPr="00C8440E">
        <w:rPr>
          <w:noProof/>
          <w:lang w:eastAsia="en-US"/>
        </w:rPr>
        <mc:AlternateContent>
          <mc:Choice Requires="wps">
            <w:drawing>
              <wp:anchor distT="0" distB="0" distL="114300" distR="114300" simplePos="0" relativeHeight="251658240" behindDoc="0" locked="0" layoutInCell="1" allowOverlap="1" wp14:anchorId="6ED92A11" wp14:editId="1C2FCD1B">
                <wp:simplePos x="0" y="0"/>
                <wp:positionH relativeFrom="page">
                  <wp:posOffset>0</wp:posOffset>
                </wp:positionH>
                <wp:positionV relativeFrom="page">
                  <wp:posOffset>8039735</wp:posOffset>
                </wp:positionV>
                <wp:extent cx="7560000" cy="2080800"/>
                <wp:effectExtent l="0" t="0" r="22225" b="15240"/>
                <wp:wrapNone/>
                <wp:docPr id="7" name="Text Box 7"/>
                <wp:cNvGraphicFramePr/>
                <a:graphic xmlns:a="http://schemas.openxmlformats.org/drawingml/2006/main">
                  <a:graphicData uri="http://schemas.microsoft.com/office/word/2010/wordprocessingShape">
                    <wps:wsp>
                      <wps:cNvSpPr txBox="1"/>
                      <wps:spPr>
                        <a:xfrm>
                          <a:off x="0" y="0"/>
                          <a:ext cx="7560000" cy="208080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srgbClr val="66BED7"/>
                          </a:solidFill>
                        </a:ln>
                        <a:effectLst/>
                      </wps:spPr>
                      <wps:style>
                        <a:lnRef idx="0">
                          <a:schemeClr val="accent1"/>
                        </a:lnRef>
                        <a:fillRef idx="0">
                          <a:schemeClr val="accent1"/>
                        </a:fillRef>
                        <a:effectRef idx="0">
                          <a:schemeClr val="accent1"/>
                        </a:effectRef>
                        <a:fontRef idx="minor">
                          <a:schemeClr val="dk1"/>
                        </a:fontRef>
                      </wps:style>
                      <wps:txbx>
                        <w:txbxContent>
                          <w:p w14:paraId="7E771C71" w14:textId="03A98391" w:rsidR="003441EC" w:rsidRPr="003441EC" w:rsidRDefault="003441EC" w:rsidP="003441EC">
                            <w:pPr>
                              <w:pStyle w:val="FrontPageWhite14pt"/>
                              <w:spacing w:before="0" w:line="240" w:lineRule="auto"/>
                              <w:rPr>
                                <w:sz w:val="48"/>
                                <w:szCs w:val="48"/>
                              </w:rPr>
                            </w:pPr>
                            <w:r w:rsidRPr="003441EC">
                              <w:rPr>
                                <w:sz w:val="48"/>
                                <w:szCs w:val="48"/>
                              </w:rPr>
                              <w:t xml:space="preserve">Document Identification: </w:t>
                            </w:r>
                            <w:r w:rsidR="00465D18">
                              <w:rPr>
                                <w:b/>
                                <w:caps/>
                                <w:sz w:val="48"/>
                                <w:szCs w:val="48"/>
                                <w:lang w:val="pt-BR"/>
                              </w:rPr>
                              <w:t>SA40-000</w:t>
                            </w:r>
                            <w:r w:rsidR="008F19D9">
                              <w:rPr>
                                <w:b/>
                                <w:caps/>
                                <w:sz w:val="48"/>
                                <w:szCs w:val="48"/>
                                <w:lang w:val="pt-BR"/>
                              </w:rPr>
                              <w:t>1</w:t>
                            </w:r>
                          </w:p>
                          <w:p w14:paraId="3A8B22E5" w14:textId="3472063C" w:rsidR="00AA1353" w:rsidRPr="00974004" w:rsidRDefault="00AA1353" w:rsidP="000A77B0">
                            <w:pPr>
                              <w:pStyle w:val="FrontPageWhite16pt"/>
                              <w:rPr>
                                <w:szCs w:val="32"/>
                              </w:rPr>
                            </w:pPr>
                            <w:r w:rsidRPr="00260A08">
                              <w:t>Revision</w:t>
                            </w:r>
                            <w:r w:rsidR="003441EC">
                              <w:t>:</w:t>
                            </w:r>
                            <w:r w:rsidR="002D7854">
                              <w:t xml:space="preserve"> </w:t>
                            </w:r>
                            <w:ins w:id="0" w:author="Hodne, Jens" w:date="2026-04-22T15:49:00Z" w16du:dateUtc="2026-04-22T13:49:00Z">
                              <w:r w:rsidR="003B4333">
                                <w:rPr>
                                  <w:b/>
                                  <w:caps/>
                                  <w:szCs w:val="32"/>
                                  <w:lang w:val="pt-BR"/>
                                </w:rPr>
                                <w:t>10</w:t>
                              </w:r>
                            </w:ins>
                            <w:del w:id="1" w:author="Hodne, Jens" w:date="2026-04-22T15:49:00Z" w16du:dateUtc="2026-04-22T13:49:00Z">
                              <w:r w:rsidR="008F19D9" w:rsidDel="003B4333">
                                <w:rPr>
                                  <w:b/>
                                  <w:caps/>
                                  <w:szCs w:val="32"/>
                                  <w:lang w:val="pt-BR"/>
                                </w:rPr>
                                <w:delText>9</w:delText>
                              </w:r>
                            </w:del>
                          </w:p>
                        </w:txbxContent>
                      </wps:txbx>
                      <wps:bodyPr rot="0" spcFirstLastPara="0" vertOverflow="overflow" horzOverflow="overflow" vert="horz" wrap="square" lIns="720000" tIns="540000" rIns="720000" bIns="360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D92A11" id="_x0000_t202" coordsize="21600,21600" o:spt="202" path="m,l,21600r21600,l21600,xe">
                <v:stroke joinstyle="miter"/>
                <v:path gradientshapeok="t" o:connecttype="rect"/>
              </v:shapetype>
              <v:shape id="Text Box 7" o:spid="_x0000_s1026" type="#_x0000_t202" style="position:absolute;margin-left:0;margin-top:633.05pt;width:595.3pt;height:163.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" strokecolor="#66bed7" strokeweight=".5pt">
                <v:fill r:id="rId12" o:title="" recolor="t" rotate="t" type="frame"/>
                <v:textbox inset="20mm,15mm,20mm,1mm">
                  <w:txbxContent>
                    <w:p w14:paraId="7E771C71" w14:textId="03A98391" w:rsidR="003441EC" w:rsidRPr="003441EC" w:rsidRDefault="003441EC" w:rsidP="003441EC">
                      <w:pPr>
                        <w:pStyle w:val="FrontPageWhite14pt"/>
                        <w:spacing w:before="0" w:line="240" w:lineRule="auto"/>
                        <w:rPr>
                          <w:sz w:val="48"/>
                          <w:szCs w:val="48"/>
                        </w:rPr>
                      </w:pPr>
                      <w:r w:rsidRPr="003441EC">
                        <w:rPr>
                          <w:sz w:val="48"/>
                          <w:szCs w:val="48"/>
                        </w:rPr>
                        <w:t xml:space="preserve">Document Identification: </w:t>
                      </w:r>
                      <w:r w:rsidR="00465D18">
                        <w:rPr>
                          <w:b/>
                          <w:caps/>
                          <w:sz w:val="48"/>
                          <w:szCs w:val="48"/>
                          <w:lang w:val="pt-BR"/>
                        </w:rPr>
                        <w:t>SA40-000</w:t>
                      </w:r>
                      <w:r w:rsidR="008F19D9">
                        <w:rPr>
                          <w:b/>
                          <w:caps/>
                          <w:sz w:val="48"/>
                          <w:szCs w:val="48"/>
                          <w:lang w:val="pt-BR"/>
                        </w:rPr>
                        <w:t>1</w:t>
                      </w:r>
                    </w:p>
                    <w:p w14:paraId="3A8B22E5" w14:textId="3472063C" w:rsidR="00AA1353" w:rsidRPr="00974004" w:rsidRDefault="00AA1353" w:rsidP="000A77B0">
                      <w:pPr>
                        <w:pStyle w:val="FrontPageWhite16pt"/>
                        <w:rPr>
                          <w:szCs w:val="32"/>
                        </w:rPr>
                      </w:pPr>
                      <w:r w:rsidRPr="00260A08">
                        <w:t>Revision</w:t>
                      </w:r>
                      <w:r w:rsidR="003441EC">
                        <w:t>:</w:t>
                      </w:r>
                      <w:r w:rsidR="002D7854">
                        <w:t xml:space="preserve"> </w:t>
                      </w:r>
                      <w:ins w:id="2" w:author="Hodne, Jens" w:date="2026-04-22T15:49:00Z" w16du:dateUtc="2026-04-22T13:49:00Z">
                        <w:r w:rsidR="003B4333">
                          <w:rPr>
                            <w:b/>
                            <w:caps/>
                            <w:szCs w:val="32"/>
                            <w:lang w:val="pt-BR"/>
                          </w:rPr>
                          <w:t>10</w:t>
                        </w:r>
                      </w:ins>
                      <w:del w:id="3" w:author="Hodne, Jens" w:date="2026-04-22T15:49:00Z" w16du:dateUtc="2026-04-22T13:49:00Z">
                        <w:r w:rsidR="008F19D9" w:rsidDel="003B4333">
                          <w:rPr>
                            <w:b/>
                            <w:caps/>
                            <w:szCs w:val="32"/>
                            <w:lang w:val="pt-BR"/>
                          </w:rPr>
                          <w:delText>9</w:delText>
                        </w:r>
                      </w:del>
                    </w:p>
                  </w:txbxContent>
                </v:textbox>
                <w10:wrap anchorx="page" anchory="page"/>
              </v:shape>
            </w:pict>
          </mc:Fallback>
        </mc:AlternateContent>
      </w:r>
    </w:p>
    <w:p w14:paraId="347AB56B" w14:textId="77777777" w:rsidR="00B2383B" w:rsidRDefault="009260C3" w:rsidP="00F174E2">
      <w:pPr>
        <w:pStyle w:val="HeadingBlue14pt"/>
        <w:sectPr w:rsidR="00B2383B" w:rsidSect="00FD5F22">
          <w:headerReference w:type="default" r:id="rId13"/>
          <w:footerReference w:type="default" r:id="rId14"/>
          <w:headerReference w:type="first" r:id="rId15"/>
          <w:footerReference w:type="first" r:id="rId16"/>
          <w:pgSz w:w="11907" w:h="16839" w:code="9"/>
          <w:pgMar w:top="2268" w:right="1134" w:bottom="1191" w:left="1134" w:header="567" w:footer="255" w:gutter="0"/>
          <w:cols w:space="708"/>
          <w:titlePg/>
          <w:docGrid w:linePitch="360"/>
        </w:sectPr>
      </w:pPr>
      <w:r>
        <w:rPr>
          <w:noProof/>
          <w:color w:val="FFFFFF" w:themeColor="background1"/>
          <w:lang w:eastAsia="en-US"/>
        </w:rPr>
        <mc:AlternateContent>
          <mc:Choice Requires="wps">
            <w:drawing>
              <wp:anchor distT="0" distB="0" distL="114300" distR="114300" simplePos="0" relativeHeight="251658241" behindDoc="0" locked="0" layoutInCell="1" allowOverlap="1" wp14:anchorId="70DC5342" wp14:editId="5B167344">
                <wp:simplePos x="0" y="0"/>
                <wp:positionH relativeFrom="page">
                  <wp:posOffset>0</wp:posOffset>
                </wp:positionH>
                <wp:positionV relativeFrom="page">
                  <wp:posOffset>4643920</wp:posOffset>
                </wp:positionV>
                <wp:extent cx="7559675" cy="3400746"/>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7559675" cy="34007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BC00A2" w14:textId="50221A64" w:rsidR="002D7854" w:rsidRDefault="00E36013" w:rsidP="009260C3">
                            <w:pPr>
                              <w:pStyle w:val="FrontPageTitle"/>
                              <w:spacing w:before="0"/>
                            </w:pPr>
                            <w:r>
                              <w:rPr>
                                <w:bCs/>
                                <w:color w:val="0092BC" w:themeColor="accent1"/>
                                <w:szCs w:val="48"/>
                                <w:lang w:val="en-GB"/>
                              </w:rPr>
                              <w:t>Technical Sales Specification</w:t>
                            </w:r>
                          </w:p>
                          <w:p w14:paraId="6970EA71" w14:textId="13723BCB" w:rsidR="003441EC" w:rsidRPr="003441EC" w:rsidRDefault="00E36013" w:rsidP="003441EC">
                            <w:pPr>
                              <w:pStyle w:val="FrontPageSubtitle"/>
                            </w:pPr>
                            <w:r>
                              <w:t>O</w:t>
                            </w:r>
                            <w:r w:rsidR="008F19D9">
                              <w:t>ff</w:t>
                            </w:r>
                            <w:r>
                              <w:t>shore Drilling</w:t>
                            </w:r>
                          </w:p>
                          <w:p w14:paraId="2BDED59B" w14:textId="77777777" w:rsidR="003441EC" w:rsidRPr="003441EC" w:rsidRDefault="003441EC" w:rsidP="003441EC">
                            <w:pPr>
                              <w:pStyle w:val="FrontPageSubtitle"/>
                            </w:pPr>
                            <w:r w:rsidRPr="003441EC">
                              <w:fldChar w:fldCharType="begin"/>
                            </w:r>
                            <w:r w:rsidRPr="003441EC">
                              <w:instrText xml:space="preserve"> DOCPROPERTY  Char_Value.DRAW.017.LINE3.1  \* MERGEFORMAT </w:instrText>
                            </w:r>
                            <w:r w:rsidRPr="003441EC">
                              <w:fldChar w:fldCharType="end"/>
                            </w:r>
                          </w:p>
                          <w:p w14:paraId="1EB56C02" w14:textId="77777777" w:rsidR="002D7854" w:rsidRPr="00850DB8" w:rsidRDefault="003441EC" w:rsidP="003441EC">
                            <w:pPr>
                              <w:pStyle w:val="FrontPageSubtitle"/>
                            </w:pPr>
                            <w:r w:rsidRPr="00B0488E">
                              <w:rPr>
                                <w:sz w:val="28"/>
                                <w:szCs w:val="28"/>
                                <w:lang w:val="en-GB"/>
                              </w:rPr>
                              <w:fldChar w:fldCharType="begin"/>
                            </w:r>
                            <w:r w:rsidRPr="00B0488E">
                              <w:rPr>
                                <w:sz w:val="28"/>
                                <w:szCs w:val="28"/>
                                <w:lang w:val="en-GB"/>
                              </w:rPr>
                              <w:instrText xml:space="preserve"> DOCPROPERTY  </w:instrText>
                            </w:r>
                            <w:r>
                              <w:rPr>
                                <w:sz w:val="28"/>
                                <w:szCs w:val="28"/>
                                <w:lang w:val="en-GB"/>
                              </w:rPr>
                              <w:instrText>DESCR_C</w:instrText>
                            </w:r>
                            <w:r w:rsidRPr="00B0488E">
                              <w:rPr>
                                <w:sz w:val="28"/>
                                <w:szCs w:val="28"/>
                                <w:lang w:val="en-GB"/>
                              </w:rPr>
                              <w:instrText>V</w:instrText>
                            </w:r>
                            <w:r>
                              <w:rPr>
                                <w:sz w:val="28"/>
                                <w:szCs w:val="28"/>
                                <w:lang w:val="en-GB"/>
                              </w:rPr>
                              <w:instrText>AL</w:instrText>
                            </w:r>
                            <w:r w:rsidRPr="00B0488E">
                              <w:rPr>
                                <w:sz w:val="28"/>
                                <w:szCs w:val="28"/>
                                <w:lang w:val="en-GB"/>
                              </w:rPr>
                              <w:instrText xml:space="preserve">.DRAW.017.MH_DOCTYPE_2.1  \* MERGEFORMAT </w:instrText>
                            </w:r>
                            <w:r w:rsidRPr="00B0488E">
                              <w:rPr>
                                <w:sz w:val="28"/>
                                <w:szCs w:val="28"/>
                                <w:lang w:val="en-GB"/>
                              </w:rPr>
                              <w:fldChar w:fldCharType="end"/>
                            </w:r>
                          </w:p>
                        </w:txbxContent>
                      </wps:txbx>
                      <wps:bodyPr rot="0" spcFirstLastPara="0" vertOverflow="overflow" horzOverflow="overflow" vert="horz" wrap="square" lIns="720000" tIns="72000" rIns="72000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DC5342" id="Text Box 1" o:spid="_x0000_s1027" type="#_x0000_t202" style="position:absolute;margin-left:0;margin-top:365.65pt;width:595.25pt;height:267.8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" filled="f" stroked="f" strokeweight=".5pt">
                <v:textbox inset="20mm,2mm,20mm,0">
                  <w:txbxContent>
                    <w:p w14:paraId="0ABC00A2" w14:textId="50221A64" w:rsidR="002D7854" w:rsidRDefault="00E36013" w:rsidP="009260C3">
                      <w:pPr>
                        <w:pStyle w:val="FrontPageTitle"/>
                        <w:spacing w:before="0"/>
                      </w:pPr>
                      <w:r>
                        <w:rPr>
                          <w:bCs/>
                          <w:color w:val="0092BC" w:themeColor="accent1"/>
                          <w:szCs w:val="48"/>
                          <w:lang w:val="en-GB"/>
                        </w:rPr>
                        <w:t>Technical Sales Specification</w:t>
                      </w:r>
                    </w:p>
                    <w:p w14:paraId="6970EA71" w14:textId="13723BCB" w:rsidR="003441EC" w:rsidRPr="003441EC" w:rsidRDefault="00E36013" w:rsidP="003441EC">
                      <w:pPr>
                        <w:pStyle w:val="FrontPageSubtitle"/>
                      </w:pPr>
                      <w:r>
                        <w:t>O</w:t>
                      </w:r>
                      <w:r w:rsidR="008F19D9">
                        <w:t>ff</w:t>
                      </w:r>
                      <w:r>
                        <w:t>shore Drilling</w:t>
                      </w:r>
                    </w:p>
                    <w:p w14:paraId="2BDED59B" w14:textId="77777777" w:rsidR="003441EC" w:rsidRPr="003441EC" w:rsidRDefault="003441EC" w:rsidP="003441EC">
                      <w:pPr>
                        <w:pStyle w:val="FrontPageSubtitle"/>
                      </w:pPr>
                      <w:r w:rsidRPr="003441EC">
                        <w:fldChar w:fldCharType="begin"/>
                      </w:r>
                      <w:r w:rsidRPr="003441EC">
                        <w:instrText xml:space="preserve"> DOCPROPERTY  Char_Value.DRAW.017.LINE3.1  \* MERGEFORMAT </w:instrText>
                      </w:r>
                      <w:r w:rsidRPr="003441EC">
                        <w:fldChar w:fldCharType="end"/>
                      </w:r>
                    </w:p>
                    <w:p w14:paraId="1EB56C02" w14:textId="77777777" w:rsidR="002D7854" w:rsidRPr="00850DB8" w:rsidRDefault="003441EC" w:rsidP="003441EC">
                      <w:pPr>
                        <w:pStyle w:val="FrontPageSubtitle"/>
                      </w:pPr>
                      <w:r w:rsidRPr="00B0488E">
                        <w:rPr>
                          <w:sz w:val="28"/>
                          <w:szCs w:val="28"/>
                          <w:lang w:val="en-GB"/>
                        </w:rPr>
                        <w:fldChar w:fldCharType="begin"/>
                      </w:r>
                      <w:r w:rsidRPr="00B0488E">
                        <w:rPr>
                          <w:sz w:val="28"/>
                          <w:szCs w:val="28"/>
                          <w:lang w:val="en-GB"/>
                        </w:rPr>
                        <w:instrText xml:space="preserve"> DOCPROPERTY  </w:instrText>
                      </w:r>
                      <w:r>
                        <w:rPr>
                          <w:sz w:val="28"/>
                          <w:szCs w:val="28"/>
                          <w:lang w:val="en-GB"/>
                        </w:rPr>
                        <w:instrText>DESCR_C</w:instrText>
                      </w:r>
                      <w:r w:rsidRPr="00B0488E">
                        <w:rPr>
                          <w:sz w:val="28"/>
                          <w:szCs w:val="28"/>
                          <w:lang w:val="en-GB"/>
                        </w:rPr>
                        <w:instrText>V</w:instrText>
                      </w:r>
                      <w:r>
                        <w:rPr>
                          <w:sz w:val="28"/>
                          <w:szCs w:val="28"/>
                          <w:lang w:val="en-GB"/>
                        </w:rPr>
                        <w:instrText>AL</w:instrText>
                      </w:r>
                      <w:r w:rsidRPr="00B0488E">
                        <w:rPr>
                          <w:sz w:val="28"/>
                          <w:szCs w:val="28"/>
                          <w:lang w:val="en-GB"/>
                        </w:rPr>
                        <w:instrText xml:space="preserve">.DRAW.017.MH_DOCTYPE_2.1  \* MERGEFORMAT </w:instrText>
                      </w:r>
                      <w:r w:rsidRPr="00B0488E">
                        <w:rPr>
                          <w:sz w:val="28"/>
                          <w:szCs w:val="28"/>
                          <w:lang w:val="en-GB"/>
                        </w:rPr>
                        <w:fldChar w:fldCharType="end"/>
                      </w:r>
                    </w:p>
                  </w:txbxContent>
                </v:textbox>
                <w10:wrap anchorx="page" anchory="page"/>
              </v:shape>
            </w:pict>
          </mc:Fallback>
        </mc:AlternateContent>
      </w:r>
    </w:p>
    <w:p w14:paraId="641F052E" w14:textId="77777777" w:rsidR="008F19D9" w:rsidRPr="007D22D1" w:rsidRDefault="008F19D9" w:rsidP="008F19D9">
      <w:pPr>
        <w:pStyle w:val="TOCHeading"/>
      </w:pPr>
      <w:r w:rsidRPr="007D22D1">
        <w:lastRenderedPageBreak/>
        <w:t xml:space="preserve">Revision History </w:t>
      </w:r>
    </w:p>
    <w:tbl>
      <w:tblPr>
        <w:tblW w:w="9639" w:type="dxa"/>
        <w:tblInd w:w="5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8" w:type="dxa"/>
          <w:left w:w="57" w:type="dxa"/>
          <w:bottom w:w="28" w:type="dxa"/>
          <w:right w:w="57" w:type="dxa"/>
        </w:tblCellMar>
        <w:tblLook w:val="0000" w:firstRow="0" w:lastRow="0" w:firstColumn="0" w:lastColumn="0" w:noHBand="0" w:noVBand="0"/>
      </w:tblPr>
      <w:tblGrid>
        <w:gridCol w:w="1077"/>
        <w:gridCol w:w="6436"/>
        <w:gridCol w:w="2126"/>
      </w:tblGrid>
      <w:tr w:rsidR="008F19D9" w:rsidRPr="007D22D1" w14:paraId="53DD9857" w14:textId="77777777" w:rsidTr="00EA7C6C">
        <w:trPr>
          <w:trHeight w:val="284"/>
          <w:tblHeader/>
        </w:trPr>
        <w:tc>
          <w:tcPr>
            <w:tcW w:w="1077" w:type="dxa"/>
          </w:tcPr>
          <w:p w14:paraId="1516AFB2" w14:textId="77777777" w:rsidR="008F19D9" w:rsidRPr="007D22D1" w:rsidRDefault="008F19D9" w:rsidP="00EA7C6C">
            <w:pPr>
              <w:pStyle w:val="Table9ptAfter0"/>
              <w:rPr>
                <w:b/>
              </w:rPr>
            </w:pPr>
            <w:r w:rsidRPr="007D22D1">
              <w:rPr>
                <w:b/>
              </w:rPr>
              <w:t>Rev.</w:t>
            </w:r>
          </w:p>
        </w:tc>
        <w:tc>
          <w:tcPr>
            <w:tcW w:w="6436" w:type="dxa"/>
            <w:tcMar>
              <w:top w:w="85" w:type="dxa"/>
            </w:tcMar>
          </w:tcPr>
          <w:p w14:paraId="225F0E6A" w14:textId="77777777" w:rsidR="008F19D9" w:rsidRPr="007D22D1" w:rsidRDefault="008F19D9" w:rsidP="00EA7C6C">
            <w:pPr>
              <w:pStyle w:val="Table9ptAfter0"/>
              <w:rPr>
                <w:b/>
              </w:rPr>
            </w:pPr>
            <w:r w:rsidRPr="007D22D1">
              <w:rPr>
                <w:b/>
              </w:rPr>
              <w:t>Reason for issue</w:t>
            </w:r>
          </w:p>
        </w:tc>
        <w:tc>
          <w:tcPr>
            <w:tcW w:w="2126" w:type="dxa"/>
            <w:tcMar>
              <w:top w:w="85" w:type="dxa"/>
            </w:tcMar>
          </w:tcPr>
          <w:p w14:paraId="33B8CEAD" w14:textId="77777777" w:rsidR="008F19D9" w:rsidRPr="007D22D1" w:rsidRDefault="008F19D9" w:rsidP="00EA7C6C">
            <w:pPr>
              <w:pStyle w:val="Table9ptAfter0"/>
              <w:rPr>
                <w:b/>
              </w:rPr>
            </w:pPr>
            <w:r w:rsidRPr="007D22D1">
              <w:rPr>
                <w:b/>
              </w:rPr>
              <w:t>Date</w:t>
            </w:r>
          </w:p>
        </w:tc>
      </w:tr>
      <w:tr w:rsidR="003B4333" w:rsidRPr="007D22D1" w14:paraId="4F36E69D" w14:textId="77777777" w:rsidTr="00EA7C6C">
        <w:trPr>
          <w:trHeight w:val="284"/>
          <w:tblHeader/>
          <w:ins w:id="2" w:author="Hodne, Jens" w:date="2026-04-22T15:49:00Z"/>
        </w:trPr>
        <w:tc>
          <w:tcPr>
            <w:tcW w:w="1077" w:type="dxa"/>
          </w:tcPr>
          <w:p w14:paraId="262B17CE" w14:textId="41FA449E" w:rsidR="003B4333" w:rsidRPr="003B4333" w:rsidRDefault="003B4333" w:rsidP="00EA7C6C">
            <w:pPr>
              <w:pStyle w:val="Table9ptAfter0"/>
              <w:rPr>
                <w:ins w:id="3" w:author="Hodne, Jens" w:date="2026-04-22T15:49:00Z" w16du:dateUtc="2026-04-22T13:49:00Z"/>
                <w:bCs/>
                <w:rPrChange w:id="4" w:author="Hodne, Jens" w:date="2026-04-22T15:49:00Z" w16du:dateUtc="2026-04-22T13:49:00Z">
                  <w:rPr>
                    <w:ins w:id="5" w:author="Hodne, Jens" w:date="2026-04-22T15:49:00Z" w16du:dateUtc="2026-04-22T13:49:00Z"/>
                    <w:b/>
                  </w:rPr>
                </w:rPrChange>
              </w:rPr>
            </w:pPr>
            <w:ins w:id="6" w:author="Hodne, Jens" w:date="2026-04-22T15:49:00Z" w16du:dateUtc="2026-04-22T13:49:00Z">
              <w:r w:rsidRPr="003B4333">
                <w:rPr>
                  <w:bCs/>
                  <w:rPrChange w:id="7" w:author="Hodne, Jens" w:date="2026-04-22T15:49:00Z" w16du:dateUtc="2026-04-22T13:49:00Z">
                    <w:rPr>
                      <w:b/>
                    </w:rPr>
                  </w:rPrChange>
                </w:rPr>
                <w:t>10</w:t>
              </w:r>
            </w:ins>
          </w:p>
        </w:tc>
        <w:tc>
          <w:tcPr>
            <w:tcW w:w="6436" w:type="dxa"/>
            <w:tcMar>
              <w:top w:w="85" w:type="dxa"/>
            </w:tcMar>
          </w:tcPr>
          <w:p w14:paraId="5E3CF9E7" w14:textId="77777777" w:rsidR="003B4333" w:rsidRPr="003B4333" w:rsidRDefault="003B4333" w:rsidP="00EA7C6C">
            <w:pPr>
              <w:pStyle w:val="Table9ptAfter0"/>
              <w:rPr>
                <w:ins w:id="8" w:author="Hodne, Jens" w:date="2026-04-22T15:49:00Z" w16du:dateUtc="2026-04-22T13:49:00Z"/>
                <w:bCs/>
                <w:rPrChange w:id="9" w:author="Hodne, Jens" w:date="2026-04-22T15:49:00Z" w16du:dateUtc="2026-04-22T13:49:00Z">
                  <w:rPr>
                    <w:ins w:id="10" w:author="Hodne, Jens" w:date="2026-04-22T15:49:00Z" w16du:dateUtc="2026-04-22T13:49:00Z"/>
                    <w:b/>
                  </w:rPr>
                </w:rPrChange>
              </w:rPr>
            </w:pPr>
          </w:p>
        </w:tc>
        <w:tc>
          <w:tcPr>
            <w:tcW w:w="2126" w:type="dxa"/>
            <w:tcMar>
              <w:top w:w="85" w:type="dxa"/>
            </w:tcMar>
          </w:tcPr>
          <w:p w14:paraId="644BE902" w14:textId="77777777" w:rsidR="003B4333" w:rsidRPr="003B4333" w:rsidRDefault="003B4333" w:rsidP="00EA7C6C">
            <w:pPr>
              <w:pStyle w:val="Table9ptAfter0"/>
              <w:rPr>
                <w:ins w:id="11" w:author="Hodne, Jens" w:date="2026-04-22T15:49:00Z" w16du:dateUtc="2026-04-22T13:49:00Z"/>
                <w:bCs/>
                <w:rPrChange w:id="12" w:author="Hodne, Jens" w:date="2026-04-22T15:49:00Z" w16du:dateUtc="2026-04-22T13:49:00Z">
                  <w:rPr>
                    <w:ins w:id="13" w:author="Hodne, Jens" w:date="2026-04-22T15:49:00Z" w16du:dateUtc="2026-04-22T13:49:00Z"/>
                    <w:b/>
                  </w:rPr>
                </w:rPrChange>
              </w:rPr>
            </w:pPr>
          </w:p>
        </w:tc>
      </w:tr>
      <w:tr w:rsidR="008F19D9" w:rsidRPr="007D22D1" w14:paraId="0134C333" w14:textId="77777777" w:rsidTr="00EA7C6C">
        <w:trPr>
          <w:trHeight w:val="284"/>
          <w:tblHeader/>
        </w:trPr>
        <w:tc>
          <w:tcPr>
            <w:tcW w:w="1077" w:type="dxa"/>
          </w:tcPr>
          <w:p w14:paraId="772A251B" w14:textId="77777777" w:rsidR="008F19D9" w:rsidRPr="005B21A4" w:rsidRDefault="008F19D9" w:rsidP="00EA7C6C">
            <w:pPr>
              <w:pStyle w:val="Table9ptAfter0"/>
              <w:rPr>
                <w:bCs/>
              </w:rPr>
            </w:pPr>
            <w:r w:rsidRPr="005B21A4">
              <w:rPr>
                <w:bCs/>
              </w:rPr>
              <w:t>09</w:t>
            </w:r>
          </w:p>
        </w:tc>
        <w:tc>
          <w:tcPr>
            <w:tcW w:w="6436" w:type="dxa"/>
            <w:tcMar>
              <w:top w:w="85" w:type="dxa"/>
            </w:tcMar>
          </w:tcPr>
          <w:p w14:paraId="2FD287A7" w14:textId="77777777" w:rsidR="000B051F" w:rsidRDefault="000B051F" w:rsidP="000B051F">
            <w:pPr>
              <w:pStyle w:val="Table9ptAfter0"/>
              <w:rPr>
                <w:bCs/>
              </w:rPr>
            </w:pPr>
            <w:r>
              <w:rPr>
                <w:bCs/>
              </w:rPr>
              <w:t>Table 3-1 Functional requirements N</w:t>
            </w:r>
            <w:r>
              <w:t>ORSOK</w:t>
            </w:r>
            <w:r>
              <w:rPr>
                <w:bCs/>
              </w:rPr>
              <w:t xml:space="preserve"> D-001</w:t>
            </w:r>
          </w:p>
          <w:p w14:paraId="401DB053" w14:textId="77777777" w:rsidR="003B0858" w:rsidRDefault="003B0858" w:rsidP="003B0858">
            <w:pPr>
              <w:pStyle w:val="Table9ptAfter0"/>
              <w:rPr>
                <w:bCs/>
              </w:rPr>
            </w:pPr>
            <w:r>
              <w:rPr>
                <w:bCs/>
              </w:rPr>
              <w:t>Table 8-1 – Added note on components inside controlled environments</w:t>
            </w:r>
          </w:p>
          <w:p w14:paraId="26DE8568" w14:textId="3457227E" w:rsidR="008F19D9" w:rsidRDefault="008F19D9" w:rsidP="00EA7C6C">
            <w:pPr>
              <w:pStyle w:val="Table9ptAfter0"/>
              <w:rPr>
                <w:bCs/>
              </w:rPr>
            </w:pPr>
            <w:r>
              <w:rPr>
                <w:bCs/>
              </w:rPr>
              <w:t>Table 8-3 and 8-4 accelerations changed</w:t>
            </w:r>
          </w:p>
          <w:p w14:paraId="7D80CBEB" w14:textId="1C75E13A" w:rsidR="000B051F" w:rsidRDefault="000B051F" w:rsidP="00EA7C6C">
            <w:pPr>
              <w:pStyle w:val="Table9ptAfter0"/>
              <w:rPr>
                <w:bCs/>
              </w:rPr>
            </w:pPr>
            <w:r>
              <w:rPr>
                <w:bCs/>
              </w:rPr>
              <w:t xml:space="preserve">Table 12-1 </w:t>
            </w:r>
            <w:r w:rsidR="002B78F3">
              <w:rPr>
                <w:bCs/>
              </w:rPr>
              <w:t xml:space="preserve">Some additional applications added. </w:t>
            </w:r>
          </w:p>
          <w:p w14:paraId="3943C283" w14:textId="77777777" w:rsidR="003B0858" w:rsidRDefault="003B0858" w:rsidP="003B0858">
            <w:pPr>
              <w:pStyle w:val="Table9ptAfter0"/>
              <w:rPr>
                <w:bCs/>
              </w:rPr>
            </w:pPr>
            <w:r>
              <w:rPr>
                <w:bCs/>
              </w:rPr>
              <w:t>Chapter 4 Clarified conditions for replacements and upgrades</w:t>
            </w:r>
          </w:p>
          <w:p w14:paraId="2FDE1EDB" w14:textId="7EA350B9" w:rsidR="008F19D9" w:rsidRDefault="008F19D9" w:rsidP="00EA7C6C">
            <w:pPr>
              <w:pStyle w:val="Table9ptAfter0"/>
              <w:rPr>
                <w:bCs/>
              </w:rPr>
            </w:pPr>
            <w:r>
              <w:rPr>
                <w:bCs/>
              </w:rPr>
              <w:t>Chapter 5 API monogram rewritten</w:t>
            </w:r>
          </w:p>
          <w:p w14:paraId="69A45548" w14:textId="2C1B92FA" w:rsidR="007E2A31" w:rsidRDefault="007E2A31" w:rsidP="00EA7C6C">
            <w:pPr>
              <w:pStyle w:val="Table9ptAfter0"/>
              <w:rPr>
                <w:bCs/>
              </w:rPr>
            </w:pPr>
            <w:r>
              <w:rPr>
                <w:bCs/>
              </w:rPr>
              <w:t>Chapter 6 CE Marking – adapted to new wording from EU</w:t>
            </w:r>
          </w:p>
          <w:p w14:paraId="3ABF1C3E" w14:textId="77777777" w:rsidR="00CA3288" w:rsidRDefault="00CA3288" w:rsidP="00CA3288">
            <w:pPr>
              <w:pStyle w:val="Table9ptAfter0"/>
              <w:rPr>
                <w:bCs/>
              </w:rPr>
            </w:pPr>
            <w:r>
              <w:rPr>
                <w:bCs/>
              </w:rPr>
              <w:t xml:space="preserve">Chapter 7.6 Hazardous area classification  </w:t>
            </w:r>
          </w:p>
          <w:p w14:paraId="77528542" w14:textId="11CA4920" w:rsidR="008F19D9" w:rsidRDefault="008F19D9" w:rsidP="00EA7C6C">
            <w:pPr>
              <w:pStyle w:val="Table9ptAfter0"/>
              <w:rPr>
                <w:bCs/>
              </w:rPr>
            </w:pPr>
            <w:r>
              <w:rPr>
                <w:bCs/>
              </w:rPr>
              <w:t>Chapter 11 Paint standard reference ISO 12944 replacing N</w:t>
            </w:r>
            <w:r w:rsidR="03BF130F">
              <w:t>ORSOK</w:t>
            </w:r>
            <w:r>
              <w:rPr>
                <w:bCs/>
              </w:rPr>
              <w:t xml:space="preserve"> M501</w:t>
            </w:r>
          </w:p>
          <w:p w14:paraId="33CF1CAE" w14:textId="4EF799E3" w:rsidR="008F19D9" w:rsidRDefault="008F19D9" w:rsidP="00EA7C6C">
            <w:pPr>
              <w:pStyle w:val="Table9ptAfter0"/>
              <w:rPr>
                <w:bCs/>
              </w:rPr>
            </w:pPr>
            <w:r>
              <w:rPr>
                <w:bCs/>
              </w:rPr>
              <w:t>Chapter 12 Welding standards to include API requirements when applicable</w:t>
            </w:r>
            <w:r w:rsidR="0036740B">
              <w:rPr>
                <w:bCs/>
              </w:rPr>
              <w:t xml:space="preserve">. </w:t>
            </w:r>
          </w:p>
          <w:p w14:paraId="0FF70EDA" w14:textId="411E837E" w:rsidR="00D7223F" w:rsidRDefault="00D7223F" w:rsidP="00EA7C6C">
            <w:pPr>
              <w:pStyle w:val="Table9ptAfter0"/>
              <w:rPr>
                <w:bCs/>
              </w:rPr>
            </w:pPr>
            <w:r>
              <w:rPr>
                <w:bCs/>
              </w:rPr>
              <w:t xml:space="preserve">Chapter 15.3 Low smoke and halogen </w:t>
            </w:r>
            <w:r w:rsidR="00973B6C">
              <w:rPr>
                <w:bCs/>
              </w:rPr>
              <w:t xml:space="preserve">for all cables. </w:t>
            </w:r>
            <w:r w:rsidR="00DE1C52">
              <w:rPr>
                <w:bCs/>
              </w:rPr>
              <w:t>Clarification of non-compliant cable handling</w:t>
            </w:r>
          </w:p>
          <w:p w14:paraId="6814547B" w14:textId="2FEDD7C2" w:rsidR="00DE1C52" w:rsidRDefault="00DE1C52" w:rsidP="00EA7C6C">
            <w:pPr>
              <w:pStyle w:val="Table9ptAfter0"/>
              <w:rPr>
                <w:bCs/>
              </w:rPr>
            </w:pPr>
            <w:r>
              <w:rPr>
                <w:bCs/>
              </w:rPr>
              <w:t xml:space="preserve">Chapter 15.7 </w:t>
            </w:r>
            <w:r w:rsidR="007A4B7B">
              <w:rPr>
                <w:bCs/>
              </w:rPr>
              <w:t>Protective earthing though armor and through gland described</w:t>
            </w:r>
          </w:p>
          <w:p w14:paraId="45C3FDD1" w14:textId="4EB8DC6D" w:rsidR="00B31EC2" w:rsidRDefault="00B31EC2" w:rsidP="00EA7C6C">
            <w:pPr>
              <w:pStyle w:val="Table9ptAfter0"/>
              <w:rPr>
                <w:bCs/>
              </w:rPr>
            </w:pPr>
            <w:r>
              <w:rPr>
                <w:bCs/>
              </w:rPr>
              <w:t>Chapter 16.4 Replaced alarm standards</w:t>
            </w:r>
          </w:p>
          <w:p w14:paraId="2B8C01AD" w14:textId="740EF059" w:rsidR="00C742ED" w:rsidRPr="00CD213F" w:rsidRDefault="00C742ED" w:rsidP="00EA7C6C">
            <w:pPr>
              <w:pStyle w:val="Table9ptAfter0"/>
              <w:rPr>
                <w:bCs/>
              </w:rPr>
            </w:pPr>
            <w:r>
              <w:rPr>
                <w:bCs/>
              </w:rPr>
              <w:t>Various clarifications and simplifications</w:t>
            </w:r>
          </w:p>
        </w:tc>
        <w:tc>
          <w:tcPr>
            <w:tcW w:w="2126" w:type="dxa"/>
            <w:tcMar>
              <w:top w:w="85" w:type="dxa"/>
            </w:tcMar>
          </w:tcPr>
          <w:p w14:paraId="352901BF" w14:textId="3BDEEFA9" w:rsidR="008F19D9" w:rsidRPr="00CD213F" w:rsidRDefault="002B3D00" w:rsidP="00EA7C6C">
            <w:pPr>
              <w:pStyle w:val="Table9ptAfter0"/>
              <w:rPr>
                <w:bCs/>
              </w:rPr>
            </w:pPr>
            <w:r>
              <w:rPr>
                <w:bCs/>
              </w:rPr>
              <w:t>January 15, 2025</w:t>
            </w:r>
          </w:p>
        </w:tc>
      </w:tr>
      <w:tr w:rsidR="008F19D9" w:rsidRPr="007716B9" w14:paraId="1280A767" w14:textId="77777777" w:rsidTr="00EA7C6C">
        <w:trPr>
          <w:trHeight w:val="284"/>
        </w:trPr>
        <w:tc>
          <w:tcPr>
            <w:tcW w:w="1077" w:type="dxa"/>
          </w:tcPr>
          <w:p w14:paraId="60312197" w14:textId="77777777" w:rsidR="008F19D9" w:rsidRPr="00CF43D6" w:rsidRDefault="008F19D9" w:rsidP="00EA7C6C">
            <w:pPr>
              <w:pStyle w:val="Table9ptAfter0"/>
            </w:pPr>
            <w:r>
              <w:t>08</w:t>
            </w:r>
          </w:p>
        </w:tc>
        <w:tc>
          <w:tcPr>
            <w:tcW w:w="6436" w:type="dxa"/>
            <w:tcMar>
              <w:top w:w="85" w:type="dxa"/>
            </w:tcMar>
          </w:tcPr>
          <w:p w14:paraId="57E2822F" w14:textId="77777777" w:rsidR="008F19D9" w:rsidRDefault="008F19D9" w:rsidP="00EA7C6C">
            <w:pPr>
              <w:pStyle w:val="Table9ptAfter0"/>
            </w:pPr>
            <w:r>
              <w:t>Chapter 1 Included statements relating to PO/ contract</w:t>
            </w:r>
          </w:p>
          <w:p w14:paraId="27A932B2" w14:textId="77777777" w:rsidR="008F19D9" w:rsidRDefault="008F19D9" w:rsidP="00EA7C6C">
            <w:pPr>
              <w:pStyle w:val="Table9ptAfter0"/>
            </w:pPr>
            <w:r>
              <w:t>Chapter 3 Minor corrections table 3-1</w:t>
            </w:r>
          </w:p>
          <w:p w14:paraId="210AA68A" w14:textId="77777777" w:rsidR="008F19D9" w:rsidRDefault="008F19D9" w:rsidP="00EA7C6C">
            <w:pPr>
              <w:pStyle w:val="Table9ptAfter0"/>
            </w:pPr>
            <w:r>
              <w:t>Chapter 4 Minor corrections table 4-1</w:t>
            </w:r>
          </w:p>
          <w:p w14:paraId="30A3C7BD" w14:textId="77777777" w:rsidR="008F19D9" w:rsidRPr="001E382A" w:rsidRDefault="008F19D9" w:rsidP="00EA7C6C">
            <w:pPr>
              <w:pStyle w:val="Table9ptAfter0"/>
            </w:pPr>
            <w:r>
              <w:t>Chapter 4 Exceptions to be detailed with bid</w:t>
            </w:r>
          </w:p>
          <w:p w14:paraId="16325BB4" w14:textId="77777777" w:rsidR="008F19D9" w:rsidRPr="001E382A" w:rsidRDefault="008F19D9" w:rsidP="00EA7C6C">
            <w:pPr>
              <w:pStyle w:val="Table9ptAfter0"/>
            </w:pPr>
            <w:r>
              <w:t>Chapter 5,</w:t>
            </w:r>
            <w:r w:rsidRPr="001E382A">
              <w:t xml:space="preserve"> API compliance re-written</w:t>
            </w:r>
          </w:p>
          <w:p w14:paraId="24F4CB27" w14:textId="77777777" w:rsidR="008F19D9" w:rsidRDefault="008F19D9" w:rsidP="00EA7C6C">
            <w:pPr>
              <w:pStyle w:val="Table9ptAfter0"/>
            </w:pPr>
            <w:r>
              <w:t>Chapter 6,</w:t>
            </w:r>
            <w:r w:rsidRPr="001E382A">
              <w:t xml:space="preserve"> CE marking re-written</w:t>
            </w:r>
          </w:p>
          <w:p w14:paraId="5E226AF0" w14:textId="77777777" w:rsidR="008F19D9" w:rsidRPr="001E382A" w:rsidRDefault="008F19D9" w:rsidP="00EA7C6C">
            <w:pPr>
              <w:pStyle w:val="Table9ptAfter0"/>
            </w:pPr>
            <w:r>
              <w:t>Section 7.1-7.5 minor corrections</w:t>
            </w:r>
          </w:p>
          <w:p w14:paraId="696D55DF" w14:textId="77777777" w:rsidR="008F19D9" w:rsidRDefault="008F19D9" w:rsidP="00EA7C6C">
            <w:pPr>
              <w:pStyle w:val="Table9ptAfter0"/>
            </w:pPr>
            <w:r>
              <w:t xml:space="preserve">Section 7.6 </w:t>
            </w:r>
            <w:r w:rsidRPr="001E382A">
              <w:t>Ignition Hazard Assessment ISO 8</w:t>
            </w:r>
            <w:r>
              <w:t>0</w:t>
            </w:r>
            <w:r w:rsidRPr="001E382A">
              <w:t xml:space="preserve">079 </w:t>
            </w:r>
            <w:r>
              <w:t>is included</w:t>
            </w:r>
          </w:p>
          <w:p w14:paraId="2284404D" w14:textId="77777777" w:rsidR="008F19D9" w:rsidRDefault="008F19D9" w:rsidP="00EA7C6C">
            <w:pPr>
              <w:pStyle w:val="Table9ptAfter0"/>
            </w:pPr>
            <w:r>
              <w:t>Chapter 8 Included general statement about design criteria</w:t>
            </w:r>
          </w:p>
          <w:p w14:paraId="46A3A037" w14:textId="77777777" w:rsidR="008F19D9" w:rsidRDefault="008F19D9" w:rsidP="00EA7C6C">
            <w:pPr>
              <w:pStyle w:val="Table9ptAfter0"/>
            </w:pPr>
            <w:r>
              <w:t>Section 8.3 New motion tables</w:t>
            </w:r>
          </w:p>
          <w:p w14:paraId="0E463A72" w14:textId="77777777" w:rsidR="008F19D9" w:rsidRDefault="008F19D9" w:rsidP="00EA7C6C">
            <w:pPr>
              <w:pStyle w:val="Table9ptAfter0"/>
            </w:pPr>
            <w:r>
              <w:t xml:space="preserve">Section 8.6 Deleted statement about earthquake in Norway.   </w:t>
            </w:r>
          </w:p>
          <w:p w14:paraId="373CE06F" w14:textId="77777777" w:rsidR="008F19D9" w:rsidRDefault="008F19D9" w:rsidP="00EA7C6C">
            <w:pPr>
              <w:pStyle w:val="Table9ptAfter0"/>
            </w:pPr>
            <w:r>
              <w:t>Chapter 9 Mechanical design moved from chapter 10 to chapter 9</w:t>
            </w:r>
          </w:p>
          <w:p w14:paraId="357AE4EE" w14:textId="77777777" w:rsidR="008F19D9" w:rsidRDefault="008F19D9" w:rsidP="00EA7C6C">
            <w:pPr>
              <w:pStyle w:val="Table9ptAfter0"/>
            </w:pPr>
            <w:r>
              <w:t>Chapter10 Reliability Centered Maintenance, New chapter</w:t>
            </w:r>
          </w:p>
          <w:p w14:paraId="46AD59CC" w14:textId="77777777" w:rsidR="008F19D9" w:rsidRDefault="008F19D9" w:rsidP="00EA7C6C">
            <w:pPr>
              <w:pStyle w:val="Table9ptAfter0"/>
            </w:pPr>
            <w:r>
              <w:t>Section 11.3 Preservation, minor corrections</w:t>
            </w:r>
          </w:p>
          <w:p w14:paraId="035AD110" w14:textId="77777777" w:rsidR="008F19D9" w:rsidRDefault="008F19D9" w:rsidP="00EA7C6C">
            <w:pPr>
              <w:pStyle w:val="Table9ptAfter0"/>
            </w:pPr>
            <w:r>
              <w:t>Chapter 12 Materials and Welding, minor corrections</w:t>
            </w:r>
          </w:p>
          <w:p w14:paraId="4E130025" w14:textId="77777777" w:rsidR="008F19D9" w:rsidRDefault="008F19D9" w:rsidP="00EA7C6C">
            <w:pPr>
              <w:pStyle w:val="Table9ptAfter0"/>
            </w:pPr>
            <w:r>
              <w:t>Chapter 14 Fluid power, minor corrections</w:t>
            </w:r>
          </w:p>
          <w:p w14:paraId="49F96129" w14:textId="77777777" w:rsidR="008F19D9" w:rsidRDefault="008F19D9" w:rsidP="00EA7C6C">
            <w:pPr>
              <w:pStyle w:val="Table9ptAfter0"/>
            </w:pPr>
            <w:r>
              <w:t>Chapter 15 Electrical control and power systems, minor corrections</w:t>
            </w:r>
          </w:p>
          <w:p w14:paraId="7F1133F0" w14:textId="60A35D1B" w:rsidR="008F19D9" w:rsidRPr="001E382A" w:rsidRDefault="008F19D9" w:rsidP="00EA7C6C">
            <w:pPr>
              <w:pStyle w:val="Table9ptAfter0"/>
            </w:pPr>
            <w:r>
              <w:t>Chapter 16.</w:t>
            </w:r>
            <w:r w:rsidR="27A6546D">
              <w:t xml:space="preserve"> </w:t>
            </w:r>
            <w:r>
              <w:t>Control systems, minor corrections</w:t>
            </w:r>
          </w:p>
          <w:p w14:paraId="52027A6B" w14:textId="77777777" w:rsidR="008F19D9" w:rsidRDefault="008F19D9" w:rsidP="00EA7C6C">
            <w:pPr>
              <w:pStyle w:val="Table9ptAfter0"/>
            </w:pPr>
            <w:r>
              <w:t xml:space="preserve">Section 16.7 Cyber security re-written with reference to recognized standards </w:t>
            </w:r>
          </w:p>
          <w:p w14:paraId="441F3B01" w14:textId="77777777" w:rsidR="008F19D9" w:rsidRDefault="008F19D9" w:rsidP="00EA7C6C">
            <w:pPr>
              <w:pStyle w:val="Table9ptAfter0"/>
            </w:pPr>
            <w:r>
              <w:t>Section 18.2 SMDL first issue 2 weeks after order</w:t>
            </w:r>
          </w:p>
          <w:p w14:paraId="7D2770EC" w14:textId="77777777" w:rsidR="008F19D9" w:rsidRDefault="008F19D9" w:rsidP="00EA7C6C">
            <w:pPr>
              <w:pStyle w:val="Table9ptAfter0"/>
            </w:pPr>
            <w:r>
              <w:t>Section 18.2 Turnaround time 10 working days for document review</w:t>
            </w:r>
          </w:p>
          <w:p w14:paraId="6D240C96" w14:textId="77777777" w:rsidR="008F19D9" w:rsidRDefault="008F19D9" w:rsidP="00EA7C6C">
            <w:pPr>
              <w:pStyle w:val="Table9ptAfter0"/>
            </w:pPr>
            <w:r>
              <w:t>Section 18.5 Identification of products- new section</w:t>
            </w:r>
          </w:p>
          <w:p w14:paraId="1B03C444" w14:textId="0E80957F" w:rsidR="008F19D9" w:rsidRPr="00600176" w:rsidRDefault="008F19D9" w:rsidP="00EA7C6C">
            <w:pPr>
              <w:pStyle w:val="Table9ptAfter0"/>
            </w:pPr>
            <w:r>
              <w:t>Chapter 19 New references included</w:t>
            </w:r>
          </w:p>
        </w:tc>
        <w:tc>
          <w:tcPr>
            <w:tcW w:w="2126" w:type="dxa"/>
            <w:tcMar>
              <w:top w:w="85" w:type="dxa"/>
            </w:tcMar>
          </w:tcPr>
          <w:p w14:paraId="7A8D1C39" w14:textId="77777777" w:rsidR="008F19D9" w:rsidRPr="007716B9" w:rsidRDefault="008F19D9" w:rsidP="00EA7C6C">
            <w:pPr>
              <w:pStyle w:val="Table9ptAfter0"/>
            </w:pPr>
            <w:r w:rsidRPr="001E382A">
              <w:t>May</w:t>
            </w:r>
            <w:r>
              <w:t xml:space="preserve"> 18,</w:t>
            </w:r>
            <w:r w:rsidRPr="001E382A">
              <w:t xml:space="preserve"> 2020</w:t>
            </w:r>
          </w:p>
        </w:tc>
      </w:tr>
      <w:tr w:rsidR="008F19D9" w:rsidRPr="007D22D1" w14:paraId="630915A8" w14:textId="77777777" w:rsidTr="00EA7C6C">
        <w:trPr>
          <w:trHeight w:val="284"/>
        </w:trPr>
        <w:tc>
          <w:tcPr>
            <w:tcW w:w="1077" w:type="dxa"/>
          </w:tcPr>
          <w:p w14:paraId="6CA2D516" w14:textId="77777777" w:rsidR="008F19D9" w:rsidRPr="007D22D1" w:rsidRDefault="008F19D9" w:rsidP="00EA7C6C">
            <w:pPr>
              <w:pStyle w:val="Table9ptAfter0"/>
            </w:pPr>
            <w:r w:rsidRPr="007D22D1">
              <w:t>07</w:t>
            </w:r>
          </w:p>
        </w:tc>
        <w:tc>
          <w:tcPr>
            <w:tcW w:w="6436" w:type="dxa"/>
            <w:tcMar>
              <w:top w:w="85" w:type="dxa"/>
            </w:tcMar>
          </w:tcPr>
          <w:p w14:paraId="3DD58F73" w14:textId="77777777" w:rsidR="008F19D9" w:rsidRPr="007D22D1" w:rsidRDefault="008F19D9" w:rsidP="00EA7C6C">
            <w:pPr>
              <w:pStyle w:val="Table9ptAfter0"/>
            </w:pPr>
            <w:r w:rsidRPr="007D22D1">
              <w:t>Document</w:t>
            </w:r>
            <w:r>
              <w:t xml:space="preserve"> table 18-1</w:t>
            </w:r>
            <w:r w:rsidRPr="007D22D1">
              <w:t xml:space="preserve"> updated. </w:t>
            </w:r>
          </w:p>
          <w:p w14:paraId="44ECFC54" w14:textId="77777777" w:rsidR="008F19D9" w:rsidRPr="007D22D1" w:rsidRDefault="008F19D9" w:rsidP="00EA7C6C">
            <w:pPr>
              <w:pStyle w:val="Table9ptAfter0"/>
            </w:pPr>
            <w:r w:rsidRPr="007D22D1">
              <w:t xml:space="preserve">EU directives, </w:t>
            </w:r>
            <w:r>
              <w:t>references</w:t>
            </w:r>
            <w:r w:rsidRPr="007D22D1">
              <w:t xml:space="preserve"> corrected</w:t>
            </w:r>
          </w:p>
          <w:p w14:paraId="5298FC47" w14:textId="77777777" w:rsidR="008F19D9" w:rsidRDefault="008F19D9" w:rsidP="00EA7C6C">
            <w:pPr>
              <w:pStyle w:val="Table9ptAfter0"/>
            </w:pPr>
            <w:r w:rsidRPr="007D22D1">
              <w:t>ABS MODU</w:t>
            </w:r>
            <w:r>
              <w:t xml:space="preserve"> and IECEx</w:t>
            </w:r>
            <w:r w:rsidRPr="007D22D1">
              <w:t xml:space="preserve"> include</w:t>
            </w:r>
            <w:r>
              <w:t>d</w:t>
            </w:r>
            <w:r w:rsidRPr="007D22D1">
              <w:t xml:space="preserve"> in table 3-1</w:t>
            </w:r>
          </w:p>
          <w:p w14:paraId="521320DC" w14:textId="77777777" w:rsidR="008F19D9" w:rsidRDefault="008F19D9" w:rsidP="00EA7C6C">
            <w:pPr>
              <w:pStyle w:val="Table9ptAfter0"/>
            </w:pPr>
            <w:r>
              <w:t xml:space="preserve">Verification of lifting equipment table 3-1. Extent of third party to be agreed. </w:t>
            </w:r>
          </w:p>
          <w:p w14:paraId="42E0756F" w14:textId="77777777" w:rsidR="008F19D9" w:rsidRPr="007D22D1" w:rsidRDefault="008F19D9" w:rsidP="00EA7C6C">
            <w:pPr>
              <w:pStyle w:val="Table9ptAfter0"/>
            </w:pPr>
            <w:r>
              <w:t>Chapter 15 and 16 title changed</w:t>
            </w:r>
          </w:p>
          <w:p w14:paraId="3805F12D" w14:textId="77777777" w:rsidR="008F19D9" w:rsidRPr="007D22D1" w:rsidRDefault="008F19D9" w:rsidP="00EA7C6C">
            <w:pPr>
              <w:pStyle w:val="Table9ptAfter0"/>
            </w:pPr>
            <w:r>
              <w:t>Cyber security, section 16.7 is added</w:t>
            </w:r>
          </w:p>
          <w:p w14:paraId="57021A9F" w14:textId="77777777" w:rsidR="008F19D9" w:rsidRPr="007D22D1" w:rsidRDefault="008F19D9" w:rsidP="00EA7C6C">
            <w:pPr>
              <w:pStyle w:val="Table9ptAfter0"/>
            </w:pPr>
            <w:r w:rsidRPr="007D22D1">
              <w:t xml:space="preserve">Updated structural design references </w:t>
            </w:r>
          </w:p>
          <w:p w14:paraId="06C42659" w14:textId="77777777" w:rsidR="008F19D9" w:rsidRDefault="008F19D9" w:rsidP="00EA7C6C">
            <w:pPr>
              <w:pStyle w:val="Table9ptAfter0"/>
            </w:pPr>
            <w:r w:rsidRPr="007D22D1">
              <w:t>Rig motion table 8-3, added note.</w:t>
            </w:r>
          </w:p>
          <w:p w14:paraId="2DFFDCFB" w14:textId="77777777" w:rsidR="008F19D9" w:rsidRDefault="008F19D9" w:rsidP="00EA7C6C">
            <w:pPr>
              <w:pStyle w:val="Table9ptAfter0"/>
            </w:pPr>
            <w:r>
              <w:t>Added data to table 14-1 and 14.2</w:t>
            </w:r>
          </w:p>
          <w:p w14:paraId="4BCD48F2" w14:textId="77777777" w:rsidR="008F19D9" w:rsidRDefault="008F19D9" w:rsidP="00EA7C6C">
            <w:pPr>
              <w:pStyle w:val="Table9ptAfter0"/>
            </w:pPr>
            <w:r>
              <w:t>14.5 Deleted brand names for hydraulic oil. (Ref user manual).</w:t>
            </w:r>
          </w:p>
          <w:p w14:paraId="1D745BDC" w14:textId="77777777" w:rsidR="008F19D9" w:rsidRDefault="008F19D9" w:rsidP="00EA7C6C">
            <w:pPr>
              <w:pStyle w:val="Table9ptAfter0"/>
            </w:pPr>
            <w:r>
              <w:t>Changed IP class table 15-1</w:t>
            </w:r>
          </w:p>
          <w:p w14:paraId="13F4C8A3" w14:textId="77777777" w:rsidR="008F19D9" w:rsidRDefault="008F19D9" w:rsidP="00EA7C6C">
            <w:pPr>
              <w:pStyle w:val="Table9ptAfter0"/>
            </w:pPr>
            <w:r>
              <w:t>Cable glands for customer’s cables, 15</w:t>
            </w:r>
          </w:p>
          <w:p w14:paraId="30C1D428" w14:textId="77777777" w:rsidR="008F19D9" w:rsidRDefault="008F19D9" w:rsidP="00EA7C6C">
            <w:pPr>
              <w:pStyle w:val="Table9ptAfter0"/>
            </w:pPr>
            <w:r>
              <w:t xml:space="preserve">SMDL 18.2 text re-phrased for clarity. </w:t>
            </w:r>
          </w:p>
          <w:p w14:paraId="16F4CC30" w14:textId="77777777" w:rsidR="008F19D9" w:rsidRPr="007D22D1" w:rsidRDefault="008F19D9" w:rsidP="00EA7C6C">
            <w:pPr>
              <w:pStyle w:val="Table9ptAfter0"/>
            </w:pPr>
            <w:r>
              <w:t>Some minor clerical corrections.</w:t>
            </w:r>
          </w:p>
        </w:tc>
        <w:tc>
          <w:tcPr>
            <w:tcW w:w="2126" w:type="dxa"/>
            <w:tcMar>
              <w:top w:w="85" w:type="dxa"/>
            </w:tcMar>
          </w:tcPr>
          <w:p w14:paraId="484A161E" w14:textId="77777777" w:rsidR="008F19D9" w:rsidRPr="007D22D1" w:rsidRDefault="008F19D9" w:rsidP="00EA7C6C">
            <w:pPr>
              <w:pStyle w:val="Table9ptAfter0"/>
            </w:pPr>
          </w:p>
          <w:p w14:paraId="5D3F5E14" w14:textId="77777777" w:rsidR="008F19D9" w:rsidRPr="007D22D1" w:rsidRDefault="008F19D9" w:rsidP="00EA7C6C">
            <w:pPr>
              <w:pStyle w:val="Table9ptAfter0"/>
            </w:pPr>
            <w:r>
              <w:t>February 15</w:t>
            </w:r>
            <w:r w:rsidRPr="007D22D1">
              <w:t>, 2018</w:t>
            </w:r>
          </w:p>
        </w:tc>
      </w:tr>
    </w:tbl>
    <w:p w14:paraId="4DFFB836" w14:textId="35176AA5" w:rsidR="00252D6D" w:rsidRDefault="00252D6D" w:rsidP="008F19D9">
      <w:pPr>
        <w:pStyle w:val="TOCHeading"/>
      </w:pPr>
    </w:p>
    <w:p w14:paraId="631EF12E" w14:textId="05813989" w:rsidR="008F19D9" w:rsidRPr="00252D6D" w:rsidRDefault="00252D6D" w:rsidP="00252D6D">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color w:val="0092BC" w:themeColor="accent1"/>
          <w:sz w:val="28"/>
        </w:rPr>
      </w:pPr>
      <w:r>
        <w:br w:type="page"/>
      </w:r>
    </w:p>
    <w:p w14:paraId="664AD871" w14:textId="77777777" w:rsidR="008F19D9" w:rsidRPr="007D22D1" w:rsidRDefault="008F19D9" w:rsidP="008F19D9">
      <w:pPr>
        <w:pStyle w:val="TOCHeading"/>
      </w:pPr>
      <w:r w:rsidRPr="007D22D1">
        <w:lastRenderedPageBreak/>
        <w:t>Table of Contents</w:t>
      </w:r>
    </w:p>
    <w:p w14:paraId="605E454F" w14:textId="77777777" w:rsidR="008F19D9" w:rsidRPr="007D22D1" w:rsidRDefault="008F19D9" w:rsidP="008F19D9"/>
    <w:p w14:paraId="41D7BAE3" w14:textId="2EE74D18" w:rsidR="002B3D00" w:rsidRDefault="008F19D9">
      <w:pPr>
        <w:pStyle w:val="TOC1"/>
        <w:rPr>
          <w:rFonts w:asciiTheme="minorHAnsi" w:eastAsiaTheme="minorEastAsia" w:hAnsiTheme="minorHAnsi" w:cstheme="minorBidi"/>
          <w:noProof/>
          <w:color w:val="auto"/>
          <w:kern w:val="2"/>
          <w:szCs w:val="24"/>
          <w:lang w:eastAsia="en-US"/>
          <w14:ligatures w14:val="standardContextual"/>
        </w:rPr>
      </w:pPr>
      <w:r w:rsidRPr="00452F7C">
        <w:rPr>
          <w:noProof/>
        </w:rPr>
        <w:fldChar w:fldCharType="begin"/>
      </w:r>
      <w:r w:rsidRPr="00452F7C">
        <w:instrText xml:space="preserve"> TOC \o "1-1" \u </w:instrText>
      </w:r>
      <w:r w:rsidRPr="00452F7C">
        <w:rPr>
          <w:noProof/>
        </w:rPr>
        <w:fldChar w:fldCharType="separate"/>
      </w:r>
      <w:r w:rsidR="002B3D00">
        <w:rPr>
          <w:noProof/>
        </w:rPr>
        <w:t>1</w:t>
      </w:r>
      <w:r w:rsidR="002B3D00">
        <w:rPr>
          <w:rFonts w:asciiTheme="minorHAnsi" w:eastAsiaTheme="minorEastAsia" w:hAnsiTheme="minorHAnsi" w:cstheme="minorBidi"/>
          <w:noProof/>
          <w:color w:val="auto"/>
          <w:kern w:val="2"/>
          <w:szCs w:val="24"/>
          <w:lang w:eastAsia="en-US"/>
          <w14:ligatures w14:val="standardContextual"/>
        </w:rPr>
        <w:tab/>
      </w:r>
      <w:r w:rsidR="002B3D00">
        <w:rPr>
          <w:noProof/>
        </w:rPr>
        <w:t>Introduction</w:t>
      </w:r>
      <w:r w:rsidR="002B3D00">
        <w:rPr>
          <w:noProof/>
        </w:rPr>
        <w:tab/>
      </w:r>
      <w:r w:rsidR="002B3D00">
        <w:rPr>
          <w:noProof/>
        </w:rPr>
        <w:fldChar w:fldCharType="begin"/>
      </w:r>
      <w:r w:rsidR="002B3D00">
        <w:rPr>
          <w:noProof/>
        </w:rPr>
        <w:instrText xml:space="preserve"> PAGEREF _Toc187836781 \h </w:instrText>
      </w:r>
      <w:r w:rsidR="002B3D00">
        <w:rPr>
          <w:noProof/>
        </w:rPr>
      </w:r>
      <w:r w:rsidR="002B3D00">
        <w:rPr>
          <w:noProof/>
        </w:rPr>
        <w:fldChar w:fldCharType="separate"/>
      </w:r>
      <w:r w:rsidR="00B22F4C">
        <w:rPr>
          <w:noProof/>
        </w:rPr>
        <w:t>4</w:t>
      </w:r>
      <w:r w:rsidR="002B3D00">
        <w:rPr>
          <w:noProof/>
        </w:rPr>
        <w:fldChar w:fldCharType="end"/>
      </w:r>
    </w:p>
    <w:p w14:paraId="0C297268" w14:textId="66E47383"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2</w:t>
      </w:r>
      <w:r>
        <w:rPr>
          <w:rFonts w:asciiTheme="minorHAnsi" w:eastAsiaTheme="minorEastAsia" w:hAnsiTheme="minorHAnsi" w:cstheme="minorBidi"/>
          <w:noProof/>
          <w:color w:val="auto"/>
          <w:kern w:val="2"/>
          <w:szCs w:val="24"/>
          <w:lang w:eastAsia="en-US"/>
          <w14:ligatures w14:val="standardContextual"/>
        </w:rPr>
        <w:tab/>
      </w:r>
      <w:r>
        <w:rPr>
          <w:noProof/>
        </w:rPr>
        <w:t>Scope</w:t>
      </w:r>
      <w:r>
        <w:rPr>
          <w:noProof/>
        </w:rPr>
        <w:tab/>
      </w:r>
      <w:r>
        <w:rPr>
          <w:noProof/>
        </w:rPr>
        <w:fldChar w:fldCharType="begin"/>
      </w:r>
      <w:r>
        <w:rPr>
          <w:noProof/>
        </w:rPr>
        <w:instrText xml:space="preserve"> PAGEREF _Toc187836782 \h </w:instrText>
      </w:r>
      <w:r>
        <w:rPr>
          <w:noProof/>
        </w:rPr>
      </w:r>
      <w:r>
        <w:rPr>
          <w:noProof/>
        </w:rPr>
        <w:fldChar w:fldCharType="separate"/>
      </w:r>
      <w:r w:rsidR="00B22F4C">
        <w:rPr>
          <w:noProof/>
        </w:rPr>
        <w:t>4</w:t>
      </w:r>
      <w:r>
        <w:rPr>
          <w:noProof/>
        </w:rPr>
        <w:fldChar w:fldCharType="end"/>
      </w:r>
    </w:p>
    <w:p w14:paraId="2D16AE63" w14:textId="0CC3CA56"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3</w:t>
      </w:r>
      <w:r>
        <w:rPr>
          <w:rFonts w:asciiTheme="minorHAnsi" w:eastAsiaTheme="minorEastAsia" w:hAnsiTheme="minorHAnsi" w:cstheme="minorBidi"/>
          <w:noProof/>
          <w:color w:val="auto"/>
          <w:kern w:val="2"/>
          <w:szCs w:val="24"/>
          <w:lang w:eastAsia="en-US"/>
          <w14:ligatures w14:val="standardContextual"/>
        </w:rPr>
        <w:tab/>
      </w:r>
      <w:r>
        <w:rPr>
          <w:noProof/>
        </w:rPr>
        <w:t>Principal Regulations – Selectable Categories</w:t>
      </w:r>
      <w:r>
        <w:rPr>
          <w:noProof/>
        </w:rPr>
        <w:tab/>
      </w:r>
      <w:r>
        <w:rPr>
          <w:noProof/>
        </w:rPr>
        <w:fldChar w:fldCharType="begin"/>
      </w:r>
      <w:r>
        <w:rPr>
          <w:noProof/>
        </w:rPr>
        <w:instrText xml:space="preserve"> PAGEREF _Toc187836783 \h </w:instrText>
      </w:r>
      <w:r>
        <w:rPr>
          <w:noProof/>
        </w:rPr>
      </w:r>
      <w:r>
        <w:rPr>
          <w:noProof/>
        </w:rPr>
        <w:fldChar w:fldCharType="separate"/>
      </w:r>
      <w:r w:rsidR="00B22F4C">
        <w:rPr>
          <w:noProof/>
        </w:rPr>
        <w:t>5</w:t>
      </w:r>
      <w:r>
        <w:rPr>
          <w:noProof/>
        </w:rPr>
        <w:fldChar w:fldCharType="end"/>
      </w:r>
    </w:p>
    <w:p w14:paraId="5A2CE50E" w14:textId="07FAF7DD"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4</w:t>
      </w:r>
      <w:r>
        <w:rPr>
          <w:rFonts w:asciiTheme="minorHAnsi" w:eastAsiaTheme="minorEastAsia" w:hAnsiTheme="minorHAnsi" w:cstheme="minorBidi"/>
          <w:noProof/>
          <w:color w:val="auto"/>
          <w:kern w:val="2"/>
          <w:szCs w:val="24"/>
          <w:lang w:eastAsia="en-US"/>
          <w14:ligatures w14:val="standardContextual"/>
        </w:rPr>
        <w:tab/>
      </w:r>
      <w:r>
        <w:rPr>
          <w:noProof/>
        </w:rPr>
        <w:t>Normative References</w:t>
      </w:r>
      <w:r>
        <w:rPr>
          <w:noProof/>
        </w:rPr>
        <w:tab/>
      </w:r>
      <w:r>
        <w:rPr>
          <w:noProof/>
        </w:rPr>
        <w:fldChar w:fldCharType="begin"/>
      </w:r>
      <w:r>
        <w:rPr>
          <w:noProof/>
        </w:rPr>
        <w:instrText xml:space="preserve"> PAGEREF _Toc187836784 \h </w:instrText>
      </w:r>
      <w:r>
        <w:rPr>
          <w:noProof/>
        </w:rPr>
      </w:r>
      <w:r>
        <w:rPr>
          <w:noProof/>
        </w:rPr>
        <w:fldChar w:fldCharType="separate"/>
      </w:r>
      <w:r w:rsidR="00B22F4C">
        <w:rPr>
          <w:noProof/>
        </w:rPr>
        <w:t>7</w:t>
      </w:r>
      <w:r>
        <w:rPr>
          <w:noProof/>
        </w:rPr>
        <w:fldChar w:fldCharType="end"/>
      </w:r>
    </w:p>
    <w:p w14:paraId="075C22CE" w14:textId="1DEE1E7F"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5</w:t>
      </w:r>
      <w:r>
        <w:rPr>
          <w:rFonts w:asciiTheme="minorHAnsi" w:eastAsiaTheme="minorEastAsia" w:hAnsiTheme="minorHAnsi" w:cstheme="minorBidi"/>
          <w:noProof/>
          <w:color w:val="auto"/>
          <w:kern w:val="2"/>
          <w:szCs w:val="24"/>
          <w:lang w:eastAsia="en-US"/>
          <w14:ligatures w14:val="standardContextual"/>
        </w:rPr>
        <w:tab/>
      </w:r>
      <w:r>
        <w:rPr>
          <w:noProof/>
        </w:rPr>
        <w:t>API Monogram</w:t>
      </w:r>
      <w:r>
        <w:rPr>
          <w:noProof/>
        </w:rPr>
        <w:tab/>
      </w:r>
      <w:r>
        <w:rPr>
          <w:noProof/>
        </w:rPr>
        <w:fldChar w:fldCharType="begin"/>
      </w:r>
      <w:r>
        <w:rPr>
          <w:noProof/>
        </w:rPr>
        <w:instrText xml:space="preserve"> PAGEREF _Toc187836785 \h </w:instrText>
      </w:r>
      <w:r>
        <w:rPr>
          <w:noProof/>
        </w:rPr>
      </w:r>
      <w:r>
        <w:rPr>
          <w:noProof/>
        </w:rPr>
        <w:fldChar w:fldCharType="separate"/>
      </w:r>
      <w:r w:rsidR="00B22F4C">
        <w:rPr>
          <w:noProof/>
        </w:rPr>
        <w:t>8</w:t>
      </w:r>
      <w:r>
        <w:rPr>
          <w:noProof/>
        </w:rPr>
        <w:fldChar w:fldCharType="end"/>
      </w:r>
    </w:p>
    <w:p w14:paraId="74AFEEB5" w14:textId="5B6BBFFB"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6</w:t>
      </w:r>
      <w:r>
        <w:rPr>
          <w:rFonts w:asciiTheme="minorHAnsi" w:eastAsiaTheme="minorEastAsia" w:hAnsiTheme="minorHAnsi" w:cstheme="minorBidi"/>
          <w:noProof/>
          <w:color w:val="auto"/>
          <w:kern w:val="2"/>
          <w:szCs w:val="24"/>
          <w:lang w:eastAsia="en-US"/>
          <w14:ligatures w14:val="standardContextual"/>
        </w:rPr>
        <w:tab/>
      </w:r>
      <w:r>
        <w:rPr>
          <w:noProof/>
        </w:rPr>
        <w:t>CE Marking</w:t>
      </w:r>
      <w:r>
        <w:rPr>
          <w:noProof/>
        </w:rPr>
        <w:tab/>
      </w:r>
      <w:r>
        <w:rPr>
          <w:noProof/>
        </w:rPr>
        <w:fldChar w:fldCharType="begin"/>
      </w:r>
      <w:r>
        <w:rPr>
          <w:noProof/>
        </w:rPr>
        <w:instrText xml:space="preserve"> PAGEREF _Toc187836786 \h </w:instrText>
      </w:r>
      <w:r>
        <w:rPr>
          <w:noProof/>
        </w:rPr>
      </w:r>
      <w:r>
        <w:rPr>
          <w:noProof/>
        </w:rPr>
        <w:fldChar w:fldCharType="separate"/>
      </w:r>
      <w:r w:rsidR="00B22F4C">
        <w:rPr>
          <w:noProof/>
        </w:rPr>
        <w:t>8</w:t>
      </w:r>
      <w:r>
        <w:rPr>
          <w:noProof/>
        </w:rPr>
        <w:fldChar w:fldCharType="end"/>
      </w:r>
    </w:p>
    <w:p w14:paraId="1C658699" w14:textId="4E52ADBB"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7</w:t>
      </w:r>
      <w:r>
        <w:rPr>
          <w:rFonts w:asciiTheme="minorHAnsi" w:eastAsiaTheme="minorEastAsia" w:hAnsiTheme="minorHAnsi" w:cstheme="minorBidi"/>
          <w:noProof/>
          <w:color w:val="auto"/>
          <w:kern w:val="2"/>
          <w:szCs w:val="24"/>
          <w:lang w:eastAsia="en-US"/>
          <w14:ligatures w14:val="standardContextual"/>
        </w:rPr>
        <w:tab/>
      </w:r>
      <w:r>
        <w:rPr>
          <w:noProof/>
        </w:rPr>
        <w:t>Safety</w:t>
      </w:r>
      <w:r>
        <w:rPr>
          <w:noProof/>
        </w:rPr>
        <w:tab/>
      </w:r>
      <w:r>
        <w:rPr>
          <w:noProof/>
        </w:rPr>
        <w:fldChar w:fldCharType="begin"/>
      </w:r>
      <w:r>
        <w:rPr>
          <w:noProof/>
        </w:rPr>
        <w:instrText xml:space="preserve"> PAGEREF _Toc187836787 \h </w:instrText>
      </w:r>
      <w:r>
        <w:rPr>
          <w:noProof/>
        </w:rPr>
      </w:r>
      <w:r>
        <w:rPr>
          <w:noProof/>
        </w:rPr>
        <w:fldChar w:fldCharType="separate"/>
      </w:r>
      <w:r w:rsidR="00B22F4C">
        <w:rPr>
          <w:noProof/>
        </w:rPr>
        <w:t>9</w:t>
      </w:r>
      <w:r>
        <w:rPr>
          <w:noProof/>
        </w:rPr>
        <w:fldChar w:fldCharType="end"/>
      </w:r>
    </w:p>
    <w:p w14:paraId="7DE96455" w14:textId="26F6C7A3"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8</w:t>
      </w:r>
      <w:r>
        <w:rPr>
          <w:rFonts w:asciiTheme="minorHAnsi" w:eastAsiaTheme="minorEastAsia" w:hAnsiTheme="minorHAnsi" w:cstheme="minorBidi"/>
          <w:noProof/>
          <w:color w:val="auto"/>
          <w:kern w:val="2"/>
          <w:szCs w:val="24"/>
          <w:lang w:eastAsia="en-US"/>
          <w14:ligatures w14:val="standardContextual"/>
        </w:rPr>
        <w:tab/>
      </w:r>
      <w:r>
        <w:rPr>
          <w:noProof/>
        </w:rPr>
        <w:t>Design Basis</w:t>
      </w:r>
      <w:r>
        <w:rPr>
          <w:noProof/>
        </w:rPr>
        <w:tab/>
      </w:r>
      <w:r>
        <w:rPr>
          <w:noProof/>
        </w:rPr>
        <w:fldChar w:fldCharType="begin"/>
      </w:r>
      <w:r>
        <w:rPr>
          <w:noProof/>
        </w:rPr>
        <w:instrText xml:space="preserve"> PAGEREF _Toc187836788 \h </w:instrText>
      </w:r>
      <w:r>
        <w:rPr>
          <w:noProof/>
        </w:rPr>
      </w:r>
      <w:r>
        <w:rPr>
          <w:noProof/>
        </w:rPr>
        <w:fldChar w:fldCharType="separate"/>
      </w:r>
      <w:r w:rsidR="00B22F4C">
        <w:rPr>
          <w:noProof/>
        </w:rPr>
        <w:t>11</w:t>
      </w:r>
      <w:r>
        <w:rPr>
          <w:noProof/>
        </w:rPr>
        <w:fldChar w:fldCharType="end"/>
      </w:r>
    </w:p>
    <w:p w14:paraId="7DBB1F64" w14:textId="3E4A5D5E"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9</w:t>
      </w:r>
      <w:r>
        <w:rPr>
          <w:rFonts w:asciiTheme="minorHAnsi" w:eastAsiaTheme="minorEastAsia" w:hAnsiTheme="minorHAnsi" w:cstheme="minorBidi"/>
          <w:noProof/>
          <w:color w:val="auto"/>
          <w:kern w:val="2"/>
          <w:szCs w:val="24"/>
          <w:lang w:eastAsia="en-US"/>
          <w14:ligatures w14:val="standardContextual"/>
        </w:rPr>
        <w:tab/>
      </w:r>
      <w:r>
        <w:rPr>
          <w:noProof/>
        </w:rPr>
        <w:t>Structural and Mechanical Design</w:t>
      </w:r>
      <w:r>
        <w:rPr>
          <w:noProof/>
        </w:rPr>
        <w:tab/>
      </w:r>
      <w:r>
        <w:rPr>
          <w:noProof/>
        </w:rPr>
        <w:fldChar w:fldCharType="begin"/>
      </w:r>
      <w:r>
        <w:rPr>
          <w:noProof/>
        </w:rPr>
        <w:instrText xml:space="preserve"> PAGEREF _Toc187836789 \h </w:instrText>
      </w:r>
      <w:r>
        <w:rPr>
          <w:noProof/>
        </w:rPr>
      </w:r>
      <w:r>
        <w:rPr>
          <w:noProof/>
        </w:rPr>
        <w:fldChar w:fldCharType="separate"/>
      </w:r>
      <w:r w:rsidR="00B22F4C">
        <w:rPr>
          <w:noProof/>
        </w:rPr>
        <w:t>14</w:t>
      </w:r>
      <w:r>
        <w:rPr>
          <w:noProof/>
        </w:rPr>
        <w:fldChar w:fldCharType="end"/>
      </w:r>
    </w:p>
    <w:p w14:paraId="0EB02BC1" w14:textId="23E3A635"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10</w:t>
      </w:r>
      <w:r>
        <w:rPr>
          <w:rFonts w:asciiTheme="minorHAnsi" w:eastAsiaTheme="minorEastAsia" w:hAnsiTheme="minorHAnsi" w:cstheme="minorBidi"/>
          <w:noProof/>
          <w:color w:val="auto"/>
          <w:kern w:val="2"/>
          <w:szCs w:val="24"/>
          <w:lang w:eastAsia="en-US"/>
          <w14:ligatures w14:val="standardContextual"/>
        </w:rPr>
        <w:tab/>
      </w:r>
      <w:r>
        <w:rPr>
          <w:noProof/>
        </w:rPr>
        <w:t>Reliability Centered Maintenance</w:t>
      </w:r>
      <w:r>
        <w:rPr>
          <w:noProof/>
        </w:rPr>
        <w:tab/>
      </w:r>
      <w:r>
        <w:rPr>
          <w:noProof/>
        </w:rPr>
        <w:fldChar w:fldCharType="begin"/>
      </w:r>
      <w:r>
        <w:rPr>
          <w:noProof/>
        </w:rPr>
        <w:instrText xml:space="preserve"> PAGEREF _Toc187836790 \h </w:instrText>
      </w:r>
      <w:r>
        <w:rPr>
          <w:noProof/>
        </w:rPr>
      </w:r>
      <w:r>
        <w:rPr>
          <w:noProof/>
        </w:rPr>
        <w:fldChar w:fldCharType="separate"/>
      </w:r>
      <w:r w:rsidR="00B22F4C">
        <w:rPr>
          <w:noProof/>
        </w:rPr>
        <w:t>15</w:t>
      </w:r>
      <w:r>
        <w:rPr>
          <w:noProof/>
        </w:rPr>
        <w:fldChar w:fldCharType="end"/>
      </w:r>
    </w:p>
    <w:p w14:paraId="178B384C" w14:textId="1DEC6358"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11</w:t>
      </w:r>
      <w:r>
        <w:rPr>
          <w:rFonts w:asciiTheme="minorHAnsi" w:eastAsiaTheme="minorEastAsia" w:hAnsiTheme="minorHAnsi" w:cstheme="minorBidi"/>
          <w:noProof/>
          <w:color w:val="auto"/>
          <w:kern w:val="2"/>
          <w:szCs w:val="24"/>
          <w:lang w:eastAsia="en-US"/>
          <w14:ligatures w14:val="standardContextual"/>
        </w:rPr>
        <w:tab/>
      </w:r>
      <w:r>
        <w:rPr>
          <w:noProof/>
        </w:rPr>
        <w:t>Surface Protection and Preservation</w:t>
      </w:r>
      <w:r>
        <w:rPr>
          <w:noProof/>
        </w:rPr>
        <w:tab/>
      </w:r>
      <w:r>
        <w:rPr>
          <w:noProof/>
        </w:rPr>
        <w:fldChar w:fldCharType="begin"/>
      </w:r>
      <w:r>
        <w:rPr>
          <w:noProof/>
        </w:rPr>
        <w:instrText xml:space="preserve"> PAGEREF _Toc187836791 \h </w:instrText>
      </w:r>
      <w:r>
        <w:rPr>
          <w:noProof/>
        </w:rPr>
      </w:r>
      <w:r>
        <w:rPr>
          <w:noProof/>
        </w:rPr>
        <w:fldChar w:fldCharType="separate"/>
      </w:r>
      <w:r w:rsidR="00B22F4C">
        <w:rPr>
          <w:noProof/>
        </w:rPr>
        <w:t>16</w:t>
      </w:r>
      <w:r>
        <w:rPr>
          <w:noProof/>
        </w:rPr>
        <w:fldChar w:fldCharType="end"/>
      </w:r>
    </w:p>
    <w:p w14:paraId="52FB8364" w14:textId="30CD60B3"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12</w:t>
      </w:r>
      <w:r>
        <w:rPr>
          <w:rFonts w:asciiTheme="minorHAnsi" w:eastAsiaTheme="minorEastAsia" w:hAnsiTheme="minorHAnsi" w:cstheme="minorBidi"/>
          <w:noProof/>
          <w:color w:val="auto"/>
          <w:kern w:val="2"/>
          <w:szCs w:val="24"/>
          <w:lang w:eastAsia="en-US"/>
          <w14:ligatures w14:val="standardContextual"/>
        </w:rPr>
        <w:tab/>
      </w:r>
      <w:r>
        <w:rPr>
          <w:noProof/>
        </w:rPr>
        <w:t>Materials and Welding</w:t>
      </w:r>
      <w:r>
        <w:rPr>
          <w:noProof/>
        </w:rPr>
        <w:tab/>
      </w:r>
      <w:r>
        <w:rPr>
          <w:noProof/>
        </w:rPr>
        <w:fldChar w:fldCharType="begin"/>
      </w:r>
      <w:r>
        <w:rPr>
          <w:noProof/>
        </w:rPr>
        <w:instrText xml:space="preserve"> PAGEREF _Toc187836792 \h </w:instrText>
      </w:r>
      <w:r>
        <w:rPr>
          <w:noProof/>
        </w:rPr>
      </w:r>
      <w:r>
        <w:rPr>
          <w:noProof/>
        </w:rPr>
        <w:fldChar w:fldCharType="separate"/>
      </w:r>
      <w:r w:rsidR="00B22F4C">
        <w:rPr>
          <w:noProof/>
        </w:rPr>
        <w:t>18</w:t>
      </w:r>
      <w:r>
        <w:rPr>
          <w:noProof/>
        </w:rPr>
        <w:fldChar w:fldCharType="end"/>
      </w:r>
    </w:p>
    <w:p w14:paraId="15EC6D9F" w14:textId="6E20283B"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13</w:t>
      </w:r>
      <w:r>
        <w:rPr>
          <w:rFonts w:asciiTheme="minorHAnsi" w:eastAsiaTheme="minorEastAsia" w:hAnsiTheme="minorHAnsi" w:cstheme="minorBidi"/>
          <w:noProof/>
          <w:color w:val="auto"/>
          <w:kern w:val="2"/>
          <w:szCs w:val="24"/>
          <w:lang w:eastAsia="en-US"/>
          <w14:ligatures w14:val="standardContextual"/>
        </w:rPr>
        <w:tab/>
      </w:r>
      <w:r>
        <w:rPr>
          <w:noProof/>
        </w:rPr>
        <w:t>Piping</w:t>
      </w:r>
      <w:r>
        <w:rPr>
          <w:noProof/>
        </w:rPr>
        <w:tab/>
      </w:r>
      <w:r>
        <w:rPr>
          <w:noProof/>
        </w:rPr>
        <w:fldChar w:fldCharType="begin"/>
      </w:r>
      <w:r>
        <w:rPr>
          <w:noProof/>
        </w:rPr>
        <w:instrText xml:space="preserve"> PAGEREF _Toc187836793 \h </w:instrText>
      </w:r>
      <w:r>
        <w:rPr>
          <w:noProof/>
        </w:rPr>
      </w:r>
      <w:r>
        <w:rPr>
          <w:noProof/>
        </w:rPr>
        <w:fldChar w:fldCharType="separate"/>
      </w:r>
      <w:r w:rsidR="00B22F4C">
        <w:rPr>
          <w:noProof/>
        </w:rPr>
        <w:t>19</w:t>
      </w:r>
      <w:r>
        <w:rPr>
          <w:noProof/>
        </w:rPr>
        <w:fldChar w:fldCharType="end"/>
      </w:r>
    </w:p>
    <w:p w14:paraId="2A361B85" w14:textId="3A86DBD4"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14</w:t>
      </w:r>
      <w:r>
        <w:rPr>
          <w:rFonts w:asciiTheme="minorHAnsi" w:eastAsiaTheme="minorEastAsia" w:hAnsiTheme="minorHAnsi" w:cstheme="minorBidi"/>
          <w:noProof/>
          <w:color w:val="auto"/>
          <w:kern w:val="2"/>
          <w:szCs w:val="24"/>
          <w:lang w:eastAsia="en-US"/>
          <w14:ligatures w14:val="standardContextual"/>
        </w:rPr>
        <w:tab/>
      </w:r>
      <w:r>
        <w:rPr>
          <w:noProof/>
        </w:rPr>
        <w:t>Fluid Power Systems</w:t>
      </w:r>
      <w:r>
        <w:rPr>
          <w:noProof/>
        </w:rPr>
        <w:tab/>
      </w:r>
      <w:r>
        <w:rPr>
          <w:noProof/>
        </w:rPr>
        <w:fldChar w:fldCharType="begin"/>
      </w:r>
      <w:r>
        <w:rPr>
          <w:noProof/>
        </w:rPr>
        <w:instrText xml:space="preserve"> PAGEREF _Toc187836794 \h </w:instrText>
      </w:r>
      <w:r>
        <w:rPr>
          <w:noProof/>
        </w:rPr>
      </w:r>
      <w:r>
        <w:rPr>
          <w:noProof/>
        </w:rPr>
        <w:fldChar w:fldCharType="separate"/>
      </w:r>
      <w:r w:rsidR="00B22F4C">
        <w:rPr>
          <w:noProof/>
        </w:rPr>
        <w:t>20</w:t>
      </w:r>
      <w:r>
        <w:rPr>
          <w:noProof/>
        </w:rPr>
        <w:fldChar w:fldCharType="end"/>
      </w:r>
    </w:p>
    <w:p w14:paraId="78CA7DFA" w14:textId="006B3320"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15</w:t>
      </w:r>
      <w:r>
        <w:rPr>
          <w:rFonts w:asciiTheme="minorHAnsi" w:eastAsiaTheme="minorEastAsia" w:hAnsiTheme="minorHAnsi" w:cstheme="minorBidi"/>
          <w:noProof/>
          <w:color w:val="auto"/>
          <w:kern w:val="2"/>
          <w:szCs w:val="24"/>
          <w:lang w:eastAsia="en-US"/>
          <w14:ligatures w14:val="standardContextual"/>
        </w:rPr>
        <w:tab/>
      </w:r>
      <w:r>
        <w:rPr>
          <w:noProof/>
        </w:rPr>
        <w:t>Electric Instrumentation and Power Systems</w:t>
      </w:r>
      <w:r>
        <w:rPr>
          <w:noProof/>
        </w:rPr>
        <w:tab/>
      </w:r>
      <w:r>
        <w:rPr>
          <w:noProof/>
        </w:rPr>
        <w:fldChar w:fldCharType="begin"/>
      </w:r>
      <w:r>
        <w:rPr>
          <w:noProof/>
        </w:rPr>
        <w:instrText xml:space="preserve"> PAGEREF _Toc187836795 \h </w:instrText>
      </w:r>
      <w:r>
        <w:rPr>
          <w:noProof/>
        </w:rPr>
      </w:r>
      <w:r>
        <w:rPr>
          <w:noProof/>
        </w:rPr>
        <w:fldChar w:fldCharType="separate"/>
      </w:r>
      <w:r w:rsidR="00B22F4C">
        <w:rPr>
          <w:noProof/>
        </w:rPr>
        <w:t>22</w:t>
      </w:r>
      <w:r>
        <w:rPr>
          <w:noProof/>
        </w:rPr>
        <w:fldChar w:fldCharType="end"/>
      </w:r>
    </w:p>
    <w:p w14:paraId="0B4FD6A9" w14:textId="0F1AC4FE"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16</w:t>
      </w:r>
      <w:r>
        <w:rPr>
          <w:rFonts w:asciiTheme="minorHAnsi" w:eastAsiaTheme="minorEastAsia" w:hAnsiTheme="minorHAnsi" w:cstheme="minorBidi"/>
          <w:noProof/>
          <w:color w:val="auto"/>
          <w:kern w:val="2"/>
          <w:szCs w:val="24"/>
          <w:lang w:eastAsia="en-US"/>
          <w14:ligatures w14:val="standardContextual"/>
        </w:rPr>
        <w:tab/>
      </w:r>
      <w:r>
        <w:rPr>
          <w:noProof/>
        </w:rPr>
        <w:t>Control systems, HMI and networks</w:t>
      </w:r>
      <w:r>
        <w:rPr>
          <w:noProof/>
        </w:rPr>
        <w:tab/>
      </w:r>
      <w:r>
        <w:rPr>
          <w:noProof/>
        </w:rPr>
        <w:fldChar w:fldCharType="begin"/>
      </w:r>
      <w:r>
        <w:rPr>
          <w:noProof/>
        </w:rPr>
        <w:instrText xml:space="preserve"> PAGEREF _Toc187836796 \h </w:instrText>
      </w:r>
      <w:r>
        <w:rPr>
          <w:noProof/>
        </w:rPr>
      </w:r>
      <w:r>
        <w:rPr>
          <w:noProof/>
        </w:rPr>
        <w:fldChar w:fldCharType="separate"/>
      </w:r>
      <w:r w:rsidR="00B22F4C">
        <w:rPr>
          <w:noProof/>
        </w:rPr>
        <w:t>25</w:t>
      </w:r>
      <w:r>
        <w:rPr>
          <w:noProof/>
        </w:rPr>
        <w:fldChar w:fldCharType="end"/>
      </w:r>
    </w:p>
    <w:p w14:paraId="10EAC82C" w14:textId="614E3675"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17</w:t>
      </w:r>
      <w:r>
        <w:rPr>
          <w:rFonts w:asciiTheme="minorHAnsi" w:eastAsiaTheme="minorEastAsia" w:hAnsiTheme="minorHAnsi" w:cstheme="minorBidi"/>
          <w:noProof/>
          <w:color w:val="auto"/>
          <w:kern w:val="2"/>
          <w:szCs w:val="24"/>
          <w:lang w:eastAsia="en-US"/>
          <w14:ligatures w14:val="standardContextual"/>
        </w:rPr>
        <w:tab/>
      </w:r>
      <w:r>
        <w:rPr>
          <w:noProof/>
        </w:rPr>
        <w:t>Testing</w:t>
      </w:r>
      <w:r>
        <w:rPr>
          <w:noProof/>
        </w:rPr>
        <w:tab/>
      </w:r>
      <w:r>
        <w:rPr>
          <w:noProof/>
        </w:rPr>
        <w:fldChar w:fldCharType="begin"/>
      </w:r>
      <w:r>
        <w:rPr>
          <w:noProof/>
        </w:rPr>
        <w:instrText xml:space="preserve"> PAGEREF _Toc187836797 \h </w:instrText>
      </w:r>
      <w:r>
        <w:rPr>
          <w:noProof/>
        </w:rPr>
      </w:r>
      <w:r>
        <w:rPr>
          <w:noProof/>
        </w:rPr>
        <w:fldChar w:fldCharType="separate"/>
      </w:r>
      <w:r w:rsidR="00B22F4C">
        <w:rPr>
          <w:noProof/>
        </w:rPr>
        <w:t>27</w:t>
      </w:r>
      <w:r>
        <w:rPr>
          <w:noProof/>
        </w:rPr>
        <w:fldChar w:fldCharType="end"/>
      </w:r>
    </w:p>
    <w:p w14:paraId="1A0DEAFF" w14:textId="69220D11"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18</w:t>
      </w:r>
      <w:r>
        <w:rPr>
          <w:rFonts w:asciiTheme="minorHAnsi" w:eastAsiaTheme="minorEastAsia" w:hAnsiTheme="minorHAnsi" w:cstheme="minorBidi"/>
          <w:noProof/>
          <w:color w:val="auto"/>
          <w:kern w:val="2"/>
          <w:szCs w:val="24"/>
          <w:lang w:eastAsia="en-US"/>
          <w14:ligatures w14:val="standardContextual"/>
        </w:rPr>
        <w:tab/>
      </w:r>
      <w:r>
        <w:rPr>
          <w:noProof/>
        </w:rPr>
        <w:t>Documentation and Marking of Equipment</w:t>
      </w:r>
      <w:r>
        <w:rPr>
          <w:noProof/>
        </w:rPr>
        <w:tab/>
      </w:r>
      <w:r>
        <w:rPr>
          <w:noProof/>
        </w:rPr>
        <w:fldChar w:fldCharType="begin"/>
      </w:r>
      <w:r>
        <w:rPr>
          <w:noProof/>
        </w:rPr>
        <w:instrText xml:space="preserve"> PAGEREF _Toc187836798 \h </w:instrText>
      </w:r>
      <w:r>
        <w:rPr>
          <w:noProof/>
        </w:rPr>
      </w:r>
      <w:r>
        <w:rPr>
          <w:noProof/>
        </w:rPr>
        <w:fldChar w:fldCharType="separate"/>
      </w:r>
      <w:r w:rsidR="00B22F4C">
        <w:rPr>
          <w:noProof/>
        </w:rPr>
        <w:t>28</w:t>
      </w:r>
      <w:r>
        <w:rPr>
          <w:noProof/>
        </w:rPr>
        <w:fldChar w:fldCharType="end"/>
      </w:r>
    </w:p>
    <w:p w14:paraId="22FCF628" w14:textId="1E4949A8" w:rsidR="002B3D00" w:rsidRDefault="002B3D00">
      <w:pPr>
        <w:pStyle w:val="TOC1"/>
        <w:rPr>
          <w:rFonts w:asciiTheme="minorHAnsi" w:eastAsiaTheme="minorEastAsia" w:hAnsiTheme="minorHAnsi" w:cstheme="minorBidi"/>
          <w:noProof/>
          <w:color w:val="auto"/>
          <w:kern w:val="2"/>
          <w:szCs w:val="24"/>
          <w:lang w:eastAsia="en-US"/>
          <w14:ligatures w14:val="standardContextual"/>
        </w:rPr>
      </w:pPr>
      <w:r>
        <w:rPr>
          <w:noProof/>
        </w:rPr>
        <w:t>19</w:t>
      </w:r>
      <w:r>
        <w:rPr>
          <w:rFonts w:asciiTheme="minorHAnsi" w:eastAsiaTheme="minorEastAsia" w:hAnsiTheme="minorHAnsi" w:cstheme="minorBidi"/>
          <w:noProof/>
          <w:color w:val="auto"/>
          <w:kern w:val="2"/>
          <w:szCs w:val="24"/>
          <w:lang w:eastAsia="en-US"/>
          <w14:ligatures w14:val="standardContextual"/>
        </w:rPr>
        <w:tab/>
      </w:r>
      <w:r>
        <w:rPr>
          <w:noProof/>
        </w:rPr>
        <w:t>Appendix A – Reference Documents</w:t>
      </w:r>
      <w:r>
        <w:rPr>
          <w:noProof/>
        </w:rPr>
        <w:tab/>
      </w:r>
      <w:r>
        <w:rPr>
          <w:noProof/>
        </w:rPr>
        <w:fldChar w:fldCharType="begin"/>
      </w:r>
      <w:r>
        <w:rPr>
          <w:noProof/>
        </w:rPr>
        <w:instrText xml:space="preserve"> PAGEREF _Toc187836799 \h </w:instrText>
      </w:r>
      <w:r>
        <w:rPr>
          <w:noProof/>
        </w:rPr>
      </w:r>
      <w:r>
        <w:rPr>
          <w:noProof/>
        </w:rPr>
        <w:fldChar w:fldCharType="separate"/>
      </w:r>
      <w:r w:rsidR="00B22F4C">
        <w:rPr>
          <w:noProof/>
        </w:rPr>
        <w:t>32</w:t>
      </w:r>
      <w:r>
        <w:rPr>
          <w:noProof/>
        </w:rPr>
        <w:fldChar w:fldCharType="end"/>
      </w:r>
    </w:p>
    <w:p w14:paraId="4E863DB0" w14:textId="5D7C14E0" w:rsidR="008F19D9" w:rsidRPr="00050B1A" w:rsidRDefault="008F19D9" w:rsidP="008F19D9">
      <w:pPr>
        <w:pStyle w:val="TOC3"/>
        <w:rPr>
          <w:lang w:val="fr-FR"/>
        </w:rPr>
      </w:pPr>
      <w:r w:rsidRPr="00452F7C">
        <w:fldChar w:fldCharType="end"/>
      </w:r>
    </w:p>
    <w:p w14:paraId="0EF97630" w14:textId="77777777" w:rsidR="008F19D9" w:rsidRPr="00050B1A"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eastAsia="MingLiU" w:cs="Angsana New"/>
          <w:bCs/>
          <w:color w:val="0092BC"/>
          <w:sz w:val="36"/>
          <w:szCs w:val="28"/>
          <w:lang w:val="fr-FR"/>
        </w:rPr>
      </w:pPr>
      <w:bookmarkStart w:id="14" w:name="_Toc471816703"/>
      <w:bookmarkStart w:id="15" w:name="_Toc482712717"/>
      <w:bookmarkStart w:id="16" w:name="_Toc447532316"/>
      <w:bookmarkStart w:id="17" w:name="_Toc31010701"/>
      <w:bookmarkStart w:id="18" w:name="_Toc31778510"/>
      <w:bookmarkStart w:id="19" w:name="_Toc37126352"/>
      <w:bookmarkStart w:id="20" w:name="_Toc38067972"/>
      <w:bookmarkStart w:id="21" w:name="_Toc38099138"/>
      <w:bookmarkStart w:id="22" w:name="_Toc53991180"/>
      <w:bookmarkStart w:id="23" w:name="_Toc54152537"/>
      <w:bookmarkStart w:id="24" w:name="_Toc204567290"/>
      <w:bookmarkStart w:id="25" w:name="_Toc333907176"/>
      <w:bookmarkStart w:id="26" w:name="_Toc462825054"/>
      <w:bookmarkStart w:id="27" w:name="_Toc466368307"/>
      <w:r w:rsidRPr="00050B1A">
        <w:rPr>
          <w:lang w:val="fr-FR"/>
        </w:rPr>
        <w:br w:type="page"/>
      </w:r>
    </w:p>
    <w:p w14:paraId="1337BC79" w14:textId="77777777" w:rsidR="008F19D9" w:rsidRPr="007D22D1" w:rsidRDefault="008F19D9" w:rsidP="00CA224A">
      <w:pPr>
        <w:pStyle w:val="Heading1"/>
        <w:numPr>
          <w:ilvl w:val="0"/>
          <w:numId w:val="8"/>
        </w:numPr>
      </w:pPr>
      <w:bookmarkStart w:id="28" w:name="_Toc184201380"/>
      <w:bookmarkStart w:id="29" w:name="_Toc187836781"/>
      <w:r w:rsidRPr="007D22D1">
        <w:lastRenderedPageBreak/>
        <w:t>Introduction</w:t>
      </w:r>
      <w:bookmarkEnd w:id="14"/>
      <w:bookmarkEnd w:id="15"/>
      <w:bookmarkEnd w:id="28"/>
      <w:bookmarkEnd w:id="29"/>
    </w:p>
    <w:p w14:paraId="5C4627CD" w14:textId="666BFD9C" w:rsidR="008F19D9" w:rsidRDefault="008F19D9" w:rsidP="00CA224A">
      <w:bookmarkStart w:id="30" w:name="_Toc471369166"/>
      <w:bookmarkStart w:id="31" w:name="_Toc471370435"/>
      <w:bookmarkEnd w:id="16"/>
      <w:bookmarkEnd w:id="17"/>
      <w:bookmarkEnd w:id="18"/>
      <w:bookmarkEnd w:id="19"/>
      <w:bookmarkEnd w:id="20"/>
      <w:bookmarkEnd w:id="21"/>
      <w:bookmarkEnd w:id="22"/>
      <w:bookmarkEnd w:id="23"/>
      <w:bookmarkEnd w:id="24"/>
      <w:bookmarkEnd w:id="25"/>
      <w:bookmarkEnd w:id="26"/>
      <w:r w:rsidRPr="007D22D1">
        <w:t xml:space="preserve">This document is a technical specification of </w:t>
      </w:r>
      <w:r w:rsidR="00312C80">
        <w:t>HMH</w:t>
      </w:r>
      <w:r w:rsidRPr="007D22D1">
        <w:t xml:space="preserve"> drilling</w:t>
      </w:r>
      <w:r w:rsidR="0057599B">
        <w:t xml:space="preserve"> products</w:t>
      </w:r>
      <w:r w:rsidRPr="007D22D1">
        <w:t xml:space="preserve"> describing the basic quality which is built into the products by default</w:t>
      </w:r>
      <w:r>
        <w:t xml:space="preserve">. </w:t>
      </w:r>
    </w:p>
    <w:p w14:paraId="0A71C602" w14:textId="77777777" w:rsidR="008F19D9" w:rsidRPr="007D22D1" w:rsidRDefault="008F19D9" w:rsidP="00CA224A">
      <w:r>
        <w:t>This specification</w:t>
      </w:r>
      <w:r w:rsidRPr="007D22D1">
        <w:t xml:space="preserve"> is intended to meet </w:t>
      </w:r>
      <w:r>
        <w:t>the demands that are commonly expected</w:t>
      </w:r>
      <w:r w:rsidRPr="007D22D1">
        <w:t xml:space="preserve"> within the offshore industry. </w:t>
      </w:r>
      <w:r>
        <w:t xml:space="preserve">However, </w:t>
      </w:r>
      <w:proofErr w:type="gramStart"/>
      <w:r>
        <w:t>any and all</w:t>
      </w:r>
      <w:proofErr w:type="gramEnd"/>
      <w:r>
        <w:t xml:space="preserve"> warranties and/or guarantees in equity or at law are waived.</w:t>
      </w:r>
    </w:p>
    <w:p w14:paraId="49C5E8BB" w14:textId="208E0243" w:rsidR="008F19D9" w:rsidRDefault="008F19D9" w:rsidP="00CA224A">
      <w:pPr>
        <w:pStyle w:val="ListParagraph"/>
      </w:pPr>
      <w:r>
        <w:t xml:space="preserve">This specification shall be read in conjunction with </w:t>
      </w:r>
      <w:r w:rsidR="00BD6D7F">
        <w:t xml:space="preserve">the relevant </w:t>
      </w:r>
      <w:r>
        <w:t>product specification</w:t>
      </w:r>
      <w:r w:rsidR="00BD6D7F">
        <w:t>(s)</w:t>
      </w:r>
      <w:r w:rsidR="00EB1802">
        <w:t>,</w:t>
      </w:r>
      <w:r w:rsidR="001A0B92">
        <w:t xml:space="preserve"> </w:t>
      </w:r>
      <w:r w:rsidR="00A30155">
        <w:t>HMH document code</w:t>
      </w:r>
      <w:r w:rsidR="00F67EF6">
        <w:t xml:space="preserve"> </w:t>
      </w:r>
      <w:r>
        <w:t xml:space="preserve">SA04, the general arrangement drawing and </w:t>
      </w:r>
      <w:r w:rsidR="00312C80">
        <w:t>HMH</w:t>
      </w:r>
      <w:r>
        <w:t>’s quotation letter, which give additional information.</w:t>
      </w:r>
    </w:p>
    <w:p w14:paraId="487E3C01" w14:textId="22ACC4AA" w:rsidR="008F19D9" w:rsidRPr="007D22D1" w:rsidRDefault="008F19D9" w:rsidP="00CA224A">
      <w:pPr>
        <w:pStyle w:val="ListParagraph"/>
      </w:pPr>
      <w:r>
        <w:t xml:space="preserve">Apart from this, there is no specific reference to any other </w:t>
      </w:r>
      <w:r w:rsidR="00312C80">
        <w:t>HMH</w:t>
      </w:r>
      <w:r>
        <w:t xml:space="preserve"> standards. The quality is based on internationally recognized standards which are implemented in </w:t>
      </w:r>
      <w:r w:rsidR="00312C80">
        <w:t>HMH</w:t>
      </w:r>
      <w:r>
        <w:t xml:space="preserve">’s internal procedures and governing documents, to the extent applicable and/or desired. </w:t>
      </w:r>
    </w:p>
    <w:bookmarkEnd w:id="30"/>
    <w:bookmarkEnd w:id="31"/>
    <w:p w14:paraId="7C1E87E1" w14:textId="04B5CA32" w:rsidR="008F19D9" w:rsidRPr="00CF3FBF" w:rsidRDefault="008F19D9" w:rsidP="00CF3FBF">
      <w:pPr>
        <w:pStyle w:val="ListParagraph"/>
      </w:pPr>
      <w:r w:rsidRPr="007D22D1">
        <w:t>This specification can be used as a contract basis without any additional requirements, or as a platform for further negotiations, which can result in a revised offer.</w:t>
      </w:r>
    </w:p>
    <w:p w14:paraId="5A654937" w14:textId="77777777" w:rsidR="008F19D9" w:rsidRPr="007D22D1" w:rsidRDefault="008F19D9" w:rsidP="00CA224A">
      <w:pPr>
        <w:pStyle w:val="ListParagraph"/>
      </w:pPr>
      <w:r w:rsidRPr="007D22D1">
        <w:t xml:space="preserve">Principal regulations, as </w:t>
      </w:r>
      <w:r>
        <w:t>described</w:t>
      </w:r>
      <w:r w:rsidRPr="007D22D1">
        <w:t xml:space="preserve"> in chapter 3, must be clearly identified in the contract. Although the technical quality is standardized, and may need only minor amendments, there may be various administrative requirements that have an impact on cost and delivery time (</w:t>
      </w:r>
      <w:r>
        <w:t>e</w:t>
      </w:r>
      <w:r w:rsidRPr="007D22D1">
        <w:t xml:space="preserve">.g. documentation and approvals).  </w:t>
      </w:r>
    </w:p>
    <w:p w14:paraId="7AB696F9" w14:textId="77777777" w:rsidR="008F19D9" w:rsidRPr="007D22D1" w:rsidRDefault="008F19D9" w:rsidP="00CA224A">
      <w:pPr>
        <w:pStyle w:val="ListParagraph"/>
      </w:pPr>
      <w:r w:rsidRPr="007D22D1">
        <w:t xml:space="preserve">Any options mentioned in this document shall be priced </w:t>
      </w:r>
      <w:proofErr w:type="gramStart"/>
      <w:r w:rsidRPr="007D22D1">
        <w:t>separately</w:t>
      </w:r>
      <w:r>
        <w:t>, and</w:t>
      </w:r>
      <w:proofErr w:type="gramEnd"/>
      <w:r>
        <w:t xml:space="preserve"> are consequently excluded from the scope of work and price</w:t>
      </w:r>
      <w:r w:rsidRPr="007D22D1">
        <w:t xml:space="preserve">. </w:t>
      </w:r>
    </w:p>
    <w:p w14:paraId="49CAC00C" w14:textId="77777777" w:rsidR="008F19D9" w:rsidRPr="007D22D1" w:rsidRDefault="008F19D9" w:rsidP="00CA224A">
      <w:pPr>
        <w:pStyle w:val="ListParagraph"/>
      </w:pPr>
      <w:r w:rsidRPr="007D22D1">
        <w:t>This document will be revised and updated on a regular basis, to ensure the technical quality is compliant with relevant regulations and market demands.</w:t>
      </w:r>
    </w:p>
    <w:p w14:paraId="0236744A" w14:textId="77777777" w:rsidR="008F19D9" w:rsidRPr="007D22D1" w:rsidRDefault="008F19D9" w:rsidP="00CA224A">
      <w:pPr>
        <w:pStyle w:val="Heading1"/>
        <w:numPr>
          <w:ilvl w:val="0"/>
          <w:numId w:val="8"/>
        </w:numPr>
      </w:pPr>
      <w:bookmarkStart w:id="32" w:name="_Toc40347547"/>
      <w:bookmarkStart w:id="33" w:name="_Toc471369167"/>
      <w:bookmarkStart w:id="34" w:name="_Toc471370436"/>
      <w:bookmarkStart w:id="35" w:name="_Toc471816706"/>
      <w:bookmarkStart w:id="36" w:name="_Toc482712718"/>
      <w:bookmarkStart w:id="37" w:name="_Toc184201381"/>
      <w:bookmarkStart w:id="38" w:name="_Toc187836782"/>
      <w:bookmarkEnd w:id="32"/>
      <w:r w:rsidRPr="007D22D1">
        <w:t>Scope</w:t>
      </w:r>
      <w:bookmarkEnd w:id="33"/>
      <w:bookmarkEnd w:id="34"/>
      <w:bookmarkEnd w:id="35"/>
      <w:bookmarkEnd w:id="36"/>
      <w:bookmarkEnd w:id="37"/>
      <w:bookmarkEnd w:id="38"/>
    </w:p>
    <w:p w14:paraId="7E17EBE2" w14:textId="6C2CE1E1" w:rsidR="008F19D9" w:rsidRPr="007D22D1" w:rsidRDefault="008F19D9" w:rsidP="008F19D9">
      <w:r w:rsidRPr="007D22D1">
        <w:t xml:space="preserve">With reference to the </w:t>
      </w:r>
      <w:r w:rsidR="00312C80">
        <w:t>HMH</w:t>
      </w:r>
      <w:r w:rsidRPr="007D22D1">
        <w:t xml:space="preserve"> product catalogue, the following groups of products are included: </w:t>
      </w:r>
    </w:p>
    <w:p w14:paraId="76C1355C" w14:textId="77777777" w:rsidR="008F19D9" w:rsidRPr="007D22D1" w:rsidRDefault="008F19D9" w:rsidP="00CA224A">
      <w:pPr>
        <w:pStyle w:val="ListParagraph"/>
      </w:pPr>
      <w:r w:rsidRPr="007D22D1">
        <w:t xml:space="preserve">Structures and Traveling Equipment </w:t>
      </w:r>
    </w:p>
    <w:p w14:paraId="6D290FB8" w14:textId="77777777" w:rsidR="008F19D9" w:rsidRPr="007D22D1" w:rsidRDefault="008F19D9" w:rsidP="00CA224A">
      <w:pPr>
        <w:pStyle w:val="ListParagraph"/>
      </w:pPr>
      <w:r w:rsidRPr="007D22D1">
        <w:t>Drilling, Make and Break</w:t>
      </w:r>
    </w:p>
    <w:p w14:paraId="5B4CE514" w14:textId="77777777" w:rsidR="008F19D9" w:rsidRPr="007D22D1" w:rsidRDefault="008F19D9" w:rsidP="00CA224A">
      <w:pPr>
        <w:pStyle w:val="ListParagraph"/>
      </w:pPr>
      <w:r w:rsidRPr="007D22D1">
        <w:t>Handling Equipment and Cranes</w:t>
      </w:r>
    </w:p>
    <w:p w14:paraId="2FFD0503" w14:textId="77777777" w:rsidR="008F19D9" w:rsidRPr="007D22D1" w:rsidRDefault="008F19D9" w:rsidP="00CA224A">
      <w:pPr>
        <w:pStyle w:val="ListParagraph"/>
      </w:pPr>
      <w:r w:rsidRPr="007D22D1">
        <w:t>Motion Compensation Systems</w:t>
      </w:r>
    </w:p>
    <w:p w14:paraId="18B60847" w14:textId="77777777" w:rsidR="008F19D9" w:rsidRPr="007D22D1" w:rsidRDefault="008F19D9" w:rsidP="00CA224A">
      <w:pPr>
        <w:pStyle w:val="ListParagraph"/>
      </w:pPr>
      <w:r w:rsidRPr="007D22D1">
        <w:t>Control and Automation</w:t>
      </w:r>
    </w:p>
    <w:p w14:paraId="1A684A83" w14:textId="77777777" w:rsidR="008F19D9" w:rsidRPr="007D22D1" w:rsidRDefault="008F19D9" w:rsidP="00CA224A">
      <w:pPr>
        <w:pStyle w:val="ListParagraph"/>
      </w:pPr>
      <w:r w:rsidRPr="007D22D1">
        <w:t xml:space="preserve">Drilling Fluid Processing and </w:t>
      </w:r>
      <w:proofErr w:type="gramStart"/>
      <w:r w:rsidRPr="007D22D1">
        <w:t>High Pressure</w:t>
      </w:r>
      <w:proofErr w:type="gramEnd"/>
      <w:r w:rsidRPr="007D22D1">
        <w:t xml:space="preserve"> Manifolds</w:t>
      </w:r>
    </w:p>
    <w:p w14:paraId="2DFF3857" w14:textId="77777777" w:rsidR="008F19D9" w:rsidRPr="007D22D1" w:rsidRDefault="008F19D9" w:rsidP="00CA224A">
      <w:pPr>
        <w:pStyle w:val="ListParagraph"/>
      </w:pPr>
      <w:r w:rsidRPr="007D22D1">
        <w:t>Risers</w:t>
      </w:r>
    </w:p>
    <w:p w14:paraId="332136A6" w14:textId="77777777" w:rsidR="008F19D9" w:rsidRPr="007D22D1" w:rsidRDefault="008F19D9" w:rsidP="00CA224A">
      <w:pPr>
        <w:rPr>
          <w:u w:val="single"/>
        </w:rPr>
      </w:pPr>
      <w:r w:rsidRPr="007D22D1">
        <w:rPr>
          <w:u w:val="single"/>
        </w:rPr>
        <w:t>Not included in this specification:</w:t>
      </w:r>
      <w:r>
        <w:rPr>
          <w:u w:val="single"/>
        </w:rPr>
        <w:t xml:space="preserve"> (Not exhaustive)</w:t>
      </w:r>
    </w:p>
    <w:p w14:paraId="1C3A5E5E" w14:textId="3CA382FB" w:rsidR="008F19D9" w:rsidRPr="007D22D1" w:rsidRDefault="00C03DFD" w:rsidP="00CA224A">
      <w:pPr>
        <w:pStyle w:val="ListParagraph"/>
      </w:pPr>
      <w:r>
        <w:t>Products</w:t>
      </w:r>
      <w:r w:rsidRPr="007D22D1">
        <w:t xml:space="preserve"> </w:t>
      </w:r>
      <w:r w:rsidR="008F19D9" w:rsidRPr="007D22D1">
        <w:t xml:space="preserve">intended for land-based drilling, </w:t>
      </w:r>
    </w:p>
    <w:p w14:paraId="0642EA62" w14:textId="67E49C91" w:rsidR="008F19D9" w:rsidRPr="007D22D1" w:rsidRDefault="00C03DFD" w:rsidP="00CA224A">
      <w:pPr>
        <w:pStyle w:val="ListParagraph"/>
      </w:pPr>
      <w:r>
        <w:t>Products</w:t>
      </w:r>
      <w:r w:rsidRPr="007D22D1">
        <w:t xml:space="preserve"> </w:t>
      </w:r>
      <w:r w:rsidR="008F19D9" w:rsidRPr="007D22D1">
        <w:t>for oil and gas producing systems</w:t>
      </w:r>
    </w:p>
    <w:p w14:paraId="502667D9" w14:textId="48575F29" w:rsidR="008F19D9" w:rsidRPr="007D22D1" w:rsidRDefault="00C03DFD" w:rsidP="00CA224A">
      <w:pPr>
        <w:pStyle w:val="ListParagraph"/>
      </w:pPr>
      <w:r>
        <w:t>Products</w:t>
      </w:r>
      <w:r w:rsidRPr="007D22D1">
        <w:t xml:space="preserve"> </w:t>
      </w:r>
      <w:r w:rsidR="008F19D9" w:rsidRPr="007D22D1">
        <w:t xml:space="preserve">of other </w:t>
      </w:r>
      <w:r w:rsidR="008F19D9">
        <w:t>brand</w:t>
      </w:r>
      <w:r w:rsidR="79BE28F1">
        <w:t>s</w:t>
      </w:r>
      <w:r w:rsidR="008F19D9" w:rsidRPr="007D22D1">
        <w:t xml:space="preserve"> or make than </w:t>
      </w:r>
      <w:r w:rsidR="00312C80">
        <w:t>HMH</w:t>
      </w:r>
    </w:p>
    <w:p w14:paraId="6C6ADD26" w14:textId="77777777" w:rsidR="008F19D9" w:rsidRPr="007D22D1" w:rsidRDefault="008F19D9" w:rsidP="00CA224A">
      <w:pPr>
        <w:pStyle w:val="ListParagraph"/>
      </w:pPr>
      <w:r w:rsidRPr="007D22D1">
        <w:t>Activities belonging to the shipbuilding scope or plant engineering</w:t>
      </w:r>
    </w:p>
    <w:p w14:paraId="1F686CA5" w14:textId="67C4FE33" w:rsidR="008F19D9" w:rsidRPr="007D22D1" w:rsidRDefault="008F19D9" w:rsidP="00CA224A">
      <w:pPr>
        <w:pStyle w:val="ListParagraph"/>
      </w:pPr>
      <w:r w:rsidRPr="007D22D1">
        <w:t xml:space="preserve">Spare parts for </w:t>
      </w:r>
      <w:r w:rsidR="00635F39">
        <w:t xml:space="preserve">products </w:t>
      </w:r>
      <w:r>
        <w:t>built to earlier standards,</w:t>
      </w:r>
      <w:r w:rsidRPr="007D22D1">
        <w:t xml:space="preserve"> unless specially agreed.</w:t>
      </w:r>
    </w:p>
    <w:p w14:paraId="041CC06D" w14:textId="77777777" w:rsidR="008F19D9" w:rsidRPr="007D22D1" w:rsidRDefault="008F19D9" w:rsidP="00CA224A">
      <w:pPr>
        <w:pStyle w:val="Heading1"/>
        <w:numPr>
          <w:ilvl w:val="0"/>
          <w:numId w:val="8"/>
        </w:numPr>
      </w:pPr>
      <w:bookmarkStart w:id="39" w:name="_Toc471816707"/>
      <w:bookmarkStart w:id="40" w:name="_Toc482712719"/>
      <w:bookmarkStart w:id="41" w:name="_Toc353893836"/>
      <w:bookmarkStart w:id="42" w:name="_Toc355276535"/>
      <w:bookmarkStart w:id="43" w:name="_Ref469993899"/>
      <w:bookmarkStart w:id="44" w:name="_Ref471195769"/>
      <w:bookmarkStart w:id="45" w:name="_Toc184201382"/>
      <w:bookmarkStart w:id="46" w:name="_Toc187836783"/>
      <w:r w:rsidRPr="007D22D1">
        <w:lastRenderedPageBreak/>
        <w:t>Principal Regulations – Selectable Categories</w:t>
      </w:r>
      <w:bookmarkEnd w:id="39"/>
      <w:bookmarkEnd w:id="40"/>
      <w:bookmarkEnd w:id="41"/>
      <w:bookmarkEnd w:id="42"/>
      <w:bookmarkEnd w:id="43"/>
      <w:bookmarkEnd w:id="44"/>
      <w:bookmarkEnd w:id="45"/>
      <w:bookmarkEnd w:id="46"/>
    </w:p>
    <w:p w14:paraId="5E0EB7D7" w14:textId="0B58CA11" w:rsidR="008F19D9" w:rsidRPr="007D22D1" w:rsidRDefault="008F19D9" w:rsidP="00CA224A">
      <w:r w:rsidRPr="007D22D1">
        <w:t xml:space="preserve">The </w:t>
      </w:r>
      <w:r w:rsidR="00992783">
        <w:t xml:space="preserve">products </w:t>
      </w:r>
      <w:r w:rsidRPr="007D22D1">
        <w:t xml:space="preserve">can be delivered in compliance with </w:t>
      </w:r>
      <w:r>
        <w:t xml:space="preserve">the </w:t>
      </w:r>
      <w:r w:rsidRPr="007D22D1">
        <w:t>principal regulations and codes</w:t>
      </w:r>
      <w:r>
        <w:t xml:space="preserve"> listed</w:t>
      </w:r>
      <w:r w:rsidRPr="007D22D1">
        <w:t xml:space="preserve"> below</w:t>
      </w:r>
      <w:r>
        <w:t>. The selected option must be stipulated</w:t>
      </w:r>
      <w:r w:rsidRPr="007D22D1">
        <w:t xml:space="preserve"> in the contract. </w:t>
      </w:r>
    </w:p>
    <w:p w14:paraId="75AF8D51" w14:textId="77777777" w:rsidR="008F19D9" w:rsidRPr="007D22D1" w:rsidRDefault="008F19D9" w:rsidP="008F19D9"/>
    <w:p w14:paraId="6ACD50F0" w14:textId="2C1B91DD" w:rsidR="008F19D9" w:rsidRPr="007D22D1" w:rsidRDefault="008F19D9" w:rsidP="008F19D9">
      <w:pPr>
        <w:pStyle w:val="Caption"/>
        <w:keepNext/>
        <w:rPr>
          <w:lang w:val="en-US"/>
        </w:rPr>
      </w:pPr>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3</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r w:rsidRPr="007D22D1">
        <w:rPr>
          <w:lang w:val="en-US"/>
        </w:rPr>
        <w:t xml:space="preserve"> - Principal regulations</w:t>
      </w:r>
    </w:p>
    <w:p w14:paraId="61A6F268" w14:textId="77777777" w:rsidR="008F19D9" w:rsidRPr="007D22D1" w:rsidRDefault="008F19D9" w:rsidP="008F19D9"/>
    <w:tbl>
      <w:tblPr>
        <w:tblStyle w:val="LightList-Accent1"/>
        <w:tblW w:w="4945" w:type="pct"/>
        <w:tblLook w:val="04A0" w:firstRow="1" w:lastRow="0" w:firstColumn="1" w:lastColumn="0" w:noHBand="0" w:noVBand="1"/>
      </w:tblPr>
      <w:tblGrid>
        <w:gridCol w:w="1332"/>
        <w:gridCol w:w="2910"/>
        <w:gridCol w:w="2411"/>
        <w:gridCol w:w="2860"/>
      </w:tblGrid>
      <w:tr w:rsidR="008F5101" w:rsidRPr="007D22D1" w14:paraId="2F2AE626" w14:textId="77777777" w:rsidTr="0067245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700" w:type="pct"/>
            <w:hideMark/>
          </w:tcPr>
          <w:p w14:paraId="5CAE7D49" w14:textId="77777777" w:rsidR="008F19D9" w:rsidRPr="007D22D1" w:rsidRDefault="008F19D9" w:rsidP="00EA7C6C">
            <w:pPr>
              <w:rPr>
                <w:rFonts w:ascii="Calibri" w:hAnsi="Calibri" w:cs="Calibri"/>
                <w:b w:val="0"/>
                <w:bCs w:val="0"/>
                <w:color w:val="FFFFFF"/>
                <w:szCs w:val="22"/>
                <w:lang w:eastAsia="zh-TW"/>
              </w:rPr>
            </w:pPr>
            <w:r w:rsidRPr="007D22D1">
              <w:rPr>
                <w:rFonts w:ascii="Calibri" w:hAnsi="Calibri" w:cs="Calibri"/>
                <w:color w:val="FFFFFF"/>
                <w:szCs w:val="22"/>
                <w:lang w:eastAsia="zh-TW"/>
              </w:rPr>
              <w:t xml:space="preserve">Regulation Category </w:t>
            </w:r>
          </w:p>
        </w:tc>
        <w:tc>
          <w:tcPr>
            <w:tcW w:w="1530" w:type="pct"/>
            <w:hideMark/>
          </w:tcPr>
          <w:p w14:paraId="2D093CE0"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Cs w:val="22"/>
                <w:lang w:eastAsia="zh-TW"/>
              </w:rPr>
            </w:pPr>
            <w:r w:rsidRPr="007D22D1">
              <w:rPr>
                <w:rFonts w:ascii="Calibri" w:hAnsi="Calibri" w:cs="Calibri"/>
                <w:color w:val="FFFFFF"/>
                <w:szCs w:val="22"/>
                <w:lang w:eastAsia="zh-TW"/>
              </w:rPr>
              <w:t>Drilling Facility or Unit Category</w:t>
            </w:r>
          </w:p>
        </w:tc>
        <w:tc>
          <w:tcPr>
            <w:tcW w:w="1267" w:type="pct"/>
            <w:hideMark/>
          </w:tcPr>
          <w:p w14:paraId="567131AB"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Cs w:val="22"/>
                <w:lang w:eastAsia="zh-TW"/>
              </w:rPr>
            </w:pPr>
            <w:r w:rsidRPr="007D22D1">
              <w:rPr>
                <w:rFonts w:ascii="Calibri" w:hAnsi="Calibri" w:cs="Calibri"/>
                <w:color w:val="FFFFFF"/>
                <w:szCs w:val="22"/>
                <w:lang w:eastAsia="zh-TW"/>
              </w:rPr>
              <w:t>Activities / Deliveries</w:t>
            </w:r>
          </w:p>
        </w:tc>
        <w:tc>
          <w:tcPr>
            <w:tcW w:w="1503" w:type="pct"/>
            <w:hideMark/>
          </w:tcPr>
          <w:p w14:paraId="4F8B5439"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color w:val="FFFFFF"/>
                <w:szCs w:val="22"/>
                <w:lang w:eastAsia="zh-TW"/>
              </w:rPr>
            </w:pPr>
            <w:r w:rsidRPr="007D22D1">
              <w:rPr>
                <w:rFonts w:ascii="Calibri" w:hAnsi="Calibri" w:cs="Calibri"/>
                <w:color w:val="FFFFFF"/>
                <w:szCs w:val="22"/>
                <w:lang w:eastAsia="zh-TW"/>
              </w:rPr>
              <w:t>Compliance</w:t>
            </w:r>
          </w:p>
        </w:tc>
      </w:tr>
      <w:tr w:rsidR="008F19D9" w:rsidRPr="007D22D1" w14:paraId="221978FA" w14:textId="77777777" w:rsidTr="00672458">
        <w:trPr>
          <w:cnfStyle w:val="000000100000" w:firstRow="0" w:lastRow="0" w:firstColumn="0" w:lastColumn="0" w:oddVBand="0" w:evenVBand="0" w:oddHBand="1" w:evenHBand="0" w:firstRowFirstColumn="0" w:firstRowLastColumn="0" w:lastRowFirstColumn="0" w:lastRowLastColumn="0"/>
          <w:trHeight w:val="1200"/>
        </w:trPr>
        <w:tc>
          <w:tcPr>
            <w:cnfStyle w:val="001000000000" w:firstRow="0" w:lastRow="0" w:firstColumn="1" w:lastColumn="0" w:oddVBand="0" w:evenVBand="0" w:oddHBand="0" w:evenHBand="0" w:firstRowFirstColumn="0" w:firstRowLastColumn="0" w:lastRowFirstColumn="0" w:lastRowLastColumn="0"/>
            <w:tcW w:w="700" w:type="pct"/>
            <w:hideMark/>
          </w:tcPr>
          <w:p w14:paraId="1BCC18AC" w14:textId="77777777" w:rsidR="008F19D9" w:rsidRPr="007D22D1"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t>1 – Basic</w:t>
            </w:r>
          </w:p>
        </w:tc>
        <w:tc>
          <w:tcPr>
            <w:tcW w:w="1530" w:type="pct"/>
            <w:hideMark/>
          </w:tcPr>
          <w:p w14:paraId="7FDB424A"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Facilities</w:t>
            </w:r>
            <w:r w:rsidRPr="007D22D1">
              <w:rPr>
                <w:rFonts w:ascii="Calibri" w:hAnsi="Calibri" w:cs="Calibri"/>
                <w:color w:val="000000"/>
                <w:szCs w:val="22"/>
                <w:lang w:eastAsia="zh-TW"/>
              </w:rPr>
              <w:t xml:space="preserve"> with no special territorial requirements, or mobile units with a basic maritime class notation, not including the drilling plant. </w:t>
            </w:r>
          </w:p>
        </w:tc>
        <w:tc>
          <w:tcPr>
            <w:tcW w:w="1267" w:type="pct"/>
            <w:hideMark/>
          </w:tcPr>
          <w:p w14:paraId="198B1FD9" w14:textId="2301DD18"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Conformity is declared in Affidavit of Compliance (Works Certificate) issued by </w:t>
            </w:r>
            <w:r w:rsidR="00312C80">
              <w:rPr>
                <w:rFonts w:ascii="Calibri" w:hAnsi="Calibri" w:cs="Calibri"/>
                <w:color w:val="000000"/>
                <w:szCs w:val="22"/>
                <w:lang w:eastAsia="zh-TW"/>
              </w:rPr>
              <w:t>HMH</w:t>
            </w:r>
          </w:p>
        </w:tc>
        <w:tc>
          <w:tcPr>
            <w:tcW w:w="1503" w:type="pct"/>
            <w:hideMark/>
          </w:tcPr>
          <w:p w14:paraId="193BB19C" w14:textId="51034A36" w:rsidR="008F19D9" w:rsidRPr="00672458" w:rsidRDefault="0028657D" w:rsidP="00EA7C6C">
            <w:pPr>
              <w:cnfStyle w:val="000000100000" w:firstRow="0" w:lastRow="0" w:firstColumn="0" w:lastColumn="0" w:oddVBand="0" w:evenVBand="0" w:oddHBand="1" w:evenHBand="0" w:firstRowFirstColumn="0" w:firstRowLastColumn="0" w:lastRowFirstColumn="0" w:lastRowLastColumn="0"/>
              <w:rPr>
                <w:rFonts w:ascii="Calibri" w:hAnsi="Calibri"/>
                <w:i/>
                <w:color w:val="000000"/>
              </w:rPr>
            </w:pPr>
            <w:r>
              <w:rPr>
                <w:rFonts w:ascii="Calibri" w:hAnsi="Calibri" w:cs="Calibri"/>
                <w:color w:val="000000"/>
                <w:szCs w:val="22"/>
                <w:lang w:eastAsia="zh-TW"/>
              </w:rPr>
              <w:t>Products</w:t>
            </w:r>
            <w:r w:rsidRPr="007D22D1">
              <w:rPr>
                <w:rFonts w:ascii="Calibri" w:hAnsi="Calibri" w:cs="Calibri"/>
                <w:color w:val="000000"/>
                <w:szCs w:val="22"/>
                <w:lang w:eastAsia="zh-TW"/>
              </w:rPr>
              <w:t xml:space="preserve"> </w:t>
            </w:r>
            <w:r>
              <w:rPr>
                <w:rFonts w:ascii="Calibri" w:hAnsi="Calibri" w:cs="Calibri"/>
                <w:color w:val="000000"/>
                <w:szCs w:val="22"/>
                <w:lang w:eastAsia="zh-TW"/>
              </w:rPr>
              <w:t xml:space="preserve">are </w:t>
            </w:r>
            <w:r w:rsidR="008F19D9" w:rsidRPr="007D22D1">
              <w:rPr>
                <w:rFonts w:ascii="Calibri" w:hAnsi="Calibri" w:cs="Calibri"/>
                <w:color w:val="000000"/>
                <w:szCs w:val="22"/>
                <w:lang w:eastAsia="zh-TW"/>
              </w:rPr>
              <w:t xml:space="preserve">compliant with the default standards noted in </w:t>
            </w:r>
            <w:r w:rsidR="008F19D9" w:rsidRPr="00452F7C">
              <w:rPr>
                <w:rFonts w:ascii="Calibri" w:hAnsi="Calibri" w:cs="Calibri"/>
                <w:color w:val="000000"/>
                <w:szCs w:val="22"/>
                <w:lang w:eastAsia="zh-TW"/>
              </w:rPr>
              <w:fldChar w:fldCharType="begin"/>
            </w:r>
            <w:r w:rsidR="008F19D9" w:rsidRPr="007D22D1">
              <w:rPr>
                <w:rFonts w:ascii="Calibri" w:hAnsi="Calibri" w:cs="Calibri"/>
                <w:color w:val="000000"/>
                <w:szCs w:val="22"/>
                <w:lang w:eastAsia="zh-TW"/>
              </w:rPr>
              <w:instrText xml:space="preserve"> REF _Ref471368410 \h  \* MERGEFORMAT </w:instrText>
            </w:r>
            <w:r w:rsidR="008F19D9" w:rsidRPr="00452F7C">
              <w:rPr>
                <w:rFonts w:ascii="Calibri" w:hAnsi="Calibri" w:cs="Calibri"/>
                <w:color w:val="000000"/>
                <w:szCs w:val="22"/>
                <w:lang w:eastAsia="zh-TW"/>
              </w:rPr>
            </w:r>
            <w:r w:rsidR="008F19D9" w:rsidRPr="00452F7C">
              <w:rPr>
                <w:rFonts w:ascii="Calibri" w:hAnsi="Calibri" w:cs="Calibri"/>
                <w:color w:val="000000"/>
                <w:szCs w:val="22"/>
                <w:lang w:eastAsia="zh-TW"/>
              </w:rPr>
              <w:fldChar w:fldCharType="separate"/>
            </w:r>
            <w:r w:rsidR="00B22F4C" w:rsidRPr="00B22F4C">
              <w:rPr>
                <w:rFonts w:ascii="Calibri" w:hAnsi="Calibri" w:cs="Calibri"/>
                <w:color w:val="000000"/>
                <w:szCs w:val="22"/>
                <w:lang w:eastAsia="zh-TW"/>
              </w:rPr>
              <w:t>Table 4</w:t>
            </w:r>
            <w:r w:rsidR="00B22F4C" w:rsidRPr="00B22F4C">
              <w:rPr>
                <w:rFonts w:ascii="Calibri" w:hAnsi="Calibri" w:cs="Calibri"/>
                <w:color w:val="000000"/>
                <w:szCs w:val="22"/>
                <w:lang w:eastAsia="zh-TW"/>
              </w:rPr>
              <w:noBreakHyphen/>
              <w:t>1</w:t>
            </w:r>
            <w:r w:rsidR="008F19D9" w:rsidRPr="00452F7C">
              <w:rPr>
                <w:rFonts w:ascii="Calibri" w:hAnsi="Calibri" w:cs="Calibri"/>
                <w:color w:val="000000"/>
                <w:szCs w:val="22"/>
                <w:lang w:eastAsia="zh-TW"/>
              </w:rPr>
              <w:fldChar w:fldCharType="end"/>
            </w:r>
            <w:r w:rsidR="008F19D9" w:rsidRPr="007D22D1">
              <w:rPr>
                <w:rFonts w:ascii="Calibri" w:hAnsi="Calibri" w:cs="Calibri"/>
                <w:color w:val="000000"/>
                <w:szCs w:val="22"/>
                <w:lang w:eastAsia="zh-TW"/>
              </w:rPr>
              <w:t>.</w:t>
            </w:r>
            <w:r w:rsidR="008F19D9">
              <w:rPr>
                <w:rFonts w:ascii="Calibri" w:hAnsi="Calibri" w:cs="Calibri"/>
                <w:color w:val="000000"/>
                <w:szCs w:val="22"/>
                <w:lang w:eastAsia="zh-TW"/>
              </w:rPr>
              <w:t xml:space="preserve">   </w:t>
            </w:r>
            <w:r w:rsidR="008F19D9" w:rsidRPr="002C7D45">
              <w:rPr>
                <w:rFonts w:ascii="Calibri" w:hAnsi="Calibri" w:cs="Calibri"/>
                <w:iCs/>
                <w:color w:val="000000"/>
                <w:szCs w:val="22"/>
                <w:lang w:eastAsia="zh-TW"/>
              </w:rPr>
              <w:t>A</w:t>
            </w:r>
            <w:r w:rsidR="008F19D9">
              <w:rPr>
                <w:rFonts w:ascii="Calibri" w:hAnsi="Calibri" w:cs="Calibri"/>
                <w:iCs/>
                <w:color w:val="000000"/>
                <w:szCs w:val="22"/>
                <w:lang w:eastAsia="zh-TW"/>
              </w:rPr>
              <w:t>TEX</w:t>
            </w:r>
            <w:r w:rsidR="008F19D9" w:rsidRPr="002C7D45">
              <w:rPr>
                <w:rFonts w:ascii="Calibri" w:hAnsi="Calibri" w:cs="Calibri"/>
                <w:iCs/>
                <w:color w:val="000000"/>
                <w:szCs w:val="22"/>
                <w:lang w:eastAsia="zh-TW"/>
              </w:rPr>
              <w:t xml:space="preserve"> or IECEx compliant- as applicable and reflected in the price.  </w:t>
            </w:r>
            <w:r w:rsidR="008F19D9">
              <w:rPr>
                <w:rFonts w:ascii="Calibri" w:hAnsi="Calibri" w:cs="Calibri"/>
                <w:i/>
                <w:iCs/>
                <w:color w:val="000000"/>
                <w:szCs w:val="22"/>
                <w:lang w:eastAsia="zh-TW"/>
              </w:rPr>
              <w:t xml:space="preserve"> </w:t>
            </w:r>
          </w:p>
        </w:tc>
      </w:tr>
      <w:tr w:rsidR="008F19D9" w:rsidRPr="007D22D1" w14:paraId="2F0DE96F" w14:textId="77777777" w:rsidTr="00672458">
        <w:trPr>
          <w:trHeight w:val="1200"/>
        </w:trPr>
        <w:tc>
          <w:tcPr>
            <w:cnfStyle w:val="001000000000" w:firstRow="0" w:lastRow="0" w:firstColumn="1" w:lastColumn="0" w:oddVBand="0" w:evenVBand="0" w:oddHBand="0" w:evenHBand="0" w:firstRowFirstColumn="0" w:firstRowLastColumn="0" w:lastRowFirstColumn="0" w:lastRowLastColumn="0"/>
            <w:tcW w:w="700" w:type="pct"/>
            <w:hideMark/>
          </w:tcPr>
          <w:p w14:paraId="4642D75A" w14:textId="57EF74A4" w:rsidR="008F19D9" w:rsidRPr="007D22D1"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t xml:space="preserve">2 - </w:t>
            </w:r>
            <w:r>
              <w:rPr>
                <w:rFonts w:ascii="Calibri" w:hAnsi="Calibri" w:cs="Calibri"/>
                <w:color w:val="000000"/>
                <w:szCs w:val="22"/>
                <w:lang w:eastAsia="zh-TW"/>
              </w:rPr>
              <w:t>DNV</w:t>
            </w:r>
            <w:r w:rsidRPr="007D22D1">
              <w:rPr>
                <w:rFonts w:ascii="Calibri" w:hAnsi="Calibri" w:cs="Calibri"/>
                <w:color w:val="000000"/>
                <w:szCs w:val="22"/>
                <w:lang w:eastAsia="zh-TW"/>
              </w:rPr>
              <w:t xml:space="preserve">  with DRILL notation</w:t>
            </w:r>
          </w:p>
        </w:tc>
        <w:tc>
          <w:tcPr>
            <w:tcW w:w="1530" w:type="pct"/>
            <w:hideMark/>
          </w:tcPr>
          <w:p w14:paraId="0D4C6AF2" w14:textId="0E8C58FA"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Mobile unit where certification of the drilling plant by </w:t>
            </w:r>
            <w:r>
              <w:rPr>
                <w:rFonts w:ascii="Calibri" w:hAnsi="Calibri" w:cs="Calibri"/>
                <w:color w:val="000000"/>
                <w:szCs w:val="22"/>
                <w:lang w:eastAsia="zh-TW"/>
              </w:rPr>
              <w:t>DNV</w:t>
            </w:r>
            <w:r w:rsidRPr="007D22D1">
              <w:rPr>
                <w:rFonts w:ascii="Calibri" w:hAnsi="Calibri" w:cs="Calibri"/>
                <w:color w:val="000000"/>
                <w:szCs w:val="22"/>
                <w:lang w:eastAsia="zh-TW"/>
              </w:rPr>
              <w:t xml:space="preserve"> is required. Also including well intervention units with WELL notation</w:t>
            </w:r>
          </w:p>
        </w:tc>
        <w:tc>
          <w:tcPr>
            <w:tcW w:w="1267" w:type="pct"/>
            <w:hideMark/>
          </w:tcPr>
          <w:p w14:paraId="47AF71D2" w14:textId="1D4E617C" w:rsidR="008F19D9" w:rsidRPr="007D22D1" w:rsidRDefault="00F01B18"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 xml:space="preserve">Products </w:t>
            </w:r>
            <w:r w:rsidR="008F19D9" w:rsidRPr="007D22D1">
              <w:rPr>
                <w:rFonts w:ascii="Calibri" w:hAnsi="Calibri" w:cs="Calibri"/>
                <w:color w:val="000000"/>
                <w:szCs w:val="22"/>
                <w:lang w:eastAsia="zh-TW"/>
              </w:rPr>
              <w:t xml:space="preserve">are certified by </w:t>
            </w:r>
            <w:r w:rsidR="008F19D9">
              <w:rPr>
                <w:rFonts w:ascii="Calibri" w:hAnsi="Calibri" w:cs="Calibri"/>
                <w:color w:val="000000"/>
                <w:szCs w:val="22"/>
                <w:lang w:eastAsia="zh-TW"/>
              </w:rPr>
              <w:t>DNV</w:t>
            </w:r>
            <w:r w:rsidR="008F19D9" w:rsidRPr="007D22D1">
              <w:rPr>
                <w:rFonts w:ascii="Calibri" w:hAnsi="Calibri" w:cs="Calibri"/>
                <w:color w:val="000000"/>
                <w:szCs w:val="22"/>
                <w:lang w:eastAsia="zh-TW"/>
              </w:rPr>
              <w:t xml:space="preserve"> as stipulated in DNVGL-OS- E101. Certification is priced separately. </w:t>
            </w:r>
          </w:p>
        </w:tc>
        <w:tc>
          <w:tcPr>
            <w:tcW w:w="1503" w:type="pct"/>
            <w:hideMark/>
          </w:tcPr>
          <w:p w14:paraId="30AE7010" w14:textId="4190123D" w:rsidR="008F19D9" w:rsidRPr="007D22D1" w:rsidRDefault="00F01B18"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 xml:space="preserve">Products are </w:t>
            </w:r>
            <w:r w:rsidR="008F19D9" w:rsidRPr="007D22D1">
              <w:rPr>
                <w:rFonts w:ascii="Calibri" w:hAnsi="Calibri" w:cs="Calibri"/>
                <w:color w:val="000000"/>
                <w:szCs w:val="22"/>
                <w:lang w:eastAsia="zh-TW"/>
              </w:rPr>
              <w:t xml:space="preserve">compliant with the default standards noted in </w:t>
            </w:r>
            <w:r w:rsidR="008F19D9" w:rsidRPr="00452F7C">
              <w:rPr>
                <w:rFonts w:ascii="Calibri" w:hAnsi="Calibri" w:cs="Calibri"/>
                <w:color w:val="000000"/>
                <w:szCs w:val="22"/>
                <w:lang w:eastAsia="zh-TW"/>
              </w:rPr>
              <w:fldChar w:fldCharType="begin"/>
            </w:r>
            <w:r w:rsidR="008F19D9" w:rsidRPr="007D22D1">
              <w:rPr>
                <w:rFonts w:ascii="Calibri" w:hAnsi="Calibri" w:cs="Calibri"/>
                <w:color w:val="000000"/>
                <w:szCs w:val="22"/>
                <w:lang w:eastAsia="zh-TW"/>
              </w:rPr>
              <w:instrText xml:space="preserve"> REF _Ref471368410 \h  \* MERGEFORMAT </w:instrText>
            </w:r>
            <w:r w:rsidR="008F19D9" w:rsidRPr="00452F7C">
              <w:rPr>
                <w:rFonts w:ascii="Calibri" w:hAnsi="Calibri" w:cs="Calibri"/>
                <w:color w:val="000000"/>
                <w:szCs w:val="22"/>
                <w:lang w:eastAsia="zh-TW"/>
              </w:rPr>
            </w:r>
            <w:r w:rsidR="008F19D9" w:rsidRPr="00452F7C">
              <w:rPr>
                <w:rFonts w:ascii="Calibri" w:hAnsi="Calibri" w:cs="Calibri"/>
                <w:color w:val="000000"/>
                <w:szCs w:val="22"/>
                <w:lang w:eastAsia="zh-TW"/>
              </w:rPr>
              <w:fldChar w:fldCharType="separate"/>
            </w:r>
            <w:r w:rsidR="00B22F4C" w:rsidRPr="00B22F4C">
              <w:rPr>
                <w:rFonts w:ascii="Calibri" w:hAnsi="Calibri" w:cs="Calibri"/>
                <w:color w:val="000000"/>
                <w:szCs w:val="22"/>
                <w:lang w:eastAsia="zh-TW"/>
              </w:rPr>
              <w:t>Table 4</w:t>
            </w:r>
            <w:r w:rsidR="00B22F4C" w:rsidRPr="00B22F4C">
              <w:rPr>
                <w:rFonts w:ascii="Calibri" w:hAnsi="Calibri" w:cs="Calibri"/>
                <w:color w:val="000000"/>
                <w:szCs w:val="22"/>
                <w:lang w:eastAsia="zh-TW"/>
              </w:rPr>
              <w:noBreakHyphen/>
              <w:t>1</w:t>
            </w:r>
            <w:r w:rsidR="008F19D9" w:rsidRPr="00452F7C">
              <w:rPr>
                <w:rFonts w:ascii="Calibri" w:hAnsi="Calibri" w:cs="Calibri"/>
                <w:color w:val="000000"/>
                <w:szCs w:val="22"/>
                <w:lang w:eastAsia="zh-TW"/>
              </w:rPr>
              <w:fldChar w:fldCharType="end"/>
            </w:r>
            <w:r w:rsidR="008F19D9" w:rsidRPr="007D22D1">
              <w:rPr>
                <w:rFonts w:ascii="Calibri" w:hAnsi="Calibri" w:cs="Calibri"/>
                <w:color w:val="000000"/>
                <w:szCs w:val="22"/>
                <w:lang w:eastAsia="zh-TW"/>
              </w:rPr>
              <w:t>.</w:t>
            </w:r>
          </w:p>
        </w:tc>
      </w:tr>
      <w:tr w:rsidR="008F19D9" w:rsidRPr="007D22D1" w14:paraId="44EFD2CF" w14:textId="77777777" w:rsidTr="00672458">
        <w:trPr>
          <w:cnfStyle w:val="000000100000" w:firstRow="0" w:lastRow="0" w:firstColumn="0" w:lastColumn="0" w:oddVBand="0" w:evenVBand="0" w:oddHBand="1" w:evenHBand="0" w:firstRowFirstColumn="0" w:firstRowLastColumn="0" w:lastRowFirstColumn="0" w:lastRowLastColumn="0"/>
          <w:trHeight w:val="1800"/>
        </w:trPr>
        <w:tc>
          <w:tcPr>
            <w:cnfStyle w:val="001000000000" w:firstRow="0" w:lastRow="0" w:firstColumn="1" w:lastColumn="0" w:oddVBand="0" w:evenVBand="0" w:oddHBand="0" w:evenHBand="0" w:firstRowFirstColumn="0" w:firstRowLastColumn="0" w:lastRowFirstColumn="0" w:lastRowLastColumn="0"/>
            <w:tcW w:w="700" w:type="pct"/>
            <w:hideMark/>
          </w:tcPr>
          <w:p w14:paraId="43C11613" w14:textId="308422AF" w:rsidR="008F19D9" w:rsidRPr="007D22D1"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t xml:space="preserve">3 - </w:t>
            </w:r>
            <w:r>
              <w:rPr>
                <w:rFonts w:ascii="Calibri" w:hAnsi="Calibri" w:cs="Calibri"/>
                <w:color w:val="000000"/>
                <w:szCs w:val="22"/>
                <w:lang w:eastAsia="zh-TW"/>
              </w:rPr>
              <w:t>DNV</w:t>
            </w:r>
            <w:r w:rsidRPr="007D22D1">
              <w:rPr>
                <w:rFonts w:ascii="Calibri" w:hAnsi="Calibri" w:cs="Calibri"/>
                <w:color w:val="000000"/>
                <w:szCs w:val="22"/>
                <w:lang w:eastAsia="zh-TW"/>
              </w:rPr>
              <w:t xml:space="preserve"> </w:t>
            </w:r>
            <w:r w:rsidRPr="007D22D1">
              <w:rPr>
                <w:rFonts w:ascii="Calibri" w:hAnsi="Calibri" w:cs="Calibri"/>
                <w:color w:val="000000"/>
                <w:szCs w:val="22"/>
                <w:lang w:eastAsia="zh-TW"/>
              </w:rPr>
              <w:br/>
              <w:t>with</w:t>
            </w:r>
            <w:r w:rsidRPr="007D22D1">
              <w:rPr>
                <w:rFonts w:ascii="Calibri" w:hAnsi="Calibri" w:cs="Calibri"/>
                <w:color w:val="000000"/>
                <w:szCs w:val="22"/>
                <w:lang w:eastAsia="zh-TW"/>
              </w:rPr>
              <w:br/>
              <w:t>DRILL-N</w:t>
            </w:r>
            <w:r w:rsidRPr="007D22D1">
              <w:rPr>
                <w:rFonts w:ascii="Calibri" w:hAnsi="Calibri" w:cs="Calibri"/>
                <w:color w:val="000000"/>
                <w:szCs w:val="22"/>
                <w:lang w:eastAsia="zh-TW"/>
              </w:rPr>
              <w:br/>
              <w:t>notation</w:t>
            </w:r>
          </w:p>
        </w:tc>
        <w:tc>
          <w:tcPr>
            <w:tcW w:w="1530" w:type="pct"/>
            <w:hideMark/>
          </w:tcPr>
          <w:p w14:paraId="6178AD11"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Mobile unit registered in a national shipping register and dedicated for operating on the Norwegian Continental Shelf and where certification of the drilling plant is required. Also including well intervention units with WELL-N notation.</w:t>
            </w:r>
          </w:p>
        </w:tc>
        <w:tc>
          <w:tcPr>
            <w:tcW w:w="1267" w:type="pct"/>
            <w:hideMark/>
          </w:tcPr>
          <w:p w14:paraId="6D946108" w14:textId="5E09A12A" w:rsidR="008F19D9" w:rsidRPr="007D22D1" w:rsidRDefault="00F01B18"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 xml:space="preserve">Products </w:t>
            </w:r>
            <w:r w:rsidR="008F19D9" w:rsidRPr="007D22D1">
              <w:rPr>
                <w:rFonts w:ascii="Calibri" w:hAnsi="Calibri" w:cs="Calibri"/>
                <w:color w:val="000000"/>
                <w:szCs w:val="22"/>
                <w:lang w:eastAsia="zh-TW"/>
              </w:rPr>
              <w:t xml:space="preserve">are certified by </w:t>
            </w:r>
            <w:r w:rsidR="008F19D9">
              <w:rPr>
                <w:rFonts w:ascii="Calibri" w:hAnsi="Calibri" w:cs="Calibri"/>
                <w:color w:val="000000"/>
                <w:szCs w:val="22"/>
                <w:lang w:eastAsia="zh-TW"/>
              </w:rPr>
              <w:t>DNV</w:t>
            </w:r>
            <w:r w:rsidR="008F19D9" w:rsidRPr="007D22D1">
              <w:rPr>
                <w:rFonts w:ascii="Calibri" w:hAnsi="Calibri" w:cs="Calibri"/>
                <w:color w:val="000000"/>
                <w:szCs w:val="22"/>
                <w:lang w:eastAsia="zh-TW"/>
              </w:rPr>
              <w:t xml:space="preserve"> as stipulated in DNVGL –OS- E101 and relevant Norwegian regulations. Certification is priced separately.</w:t>
            </w:r>
          </w:p>
        </w:tc>
        <w:tc>
          <w:tcPr>
            <w:tcW w:w="1503" w:type="pct"/>
            <w:hideMark/>
          </w:tcPr>
          <w:p w14:paraId="705B5369" w14:textId="41D4DE00" w:rsidR="008F19D9" w:rsidRPr="007D22D1" w:rsidRDefault="00285912"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Products are</w:t>
            </w:r>
            <w:r w:rsidR="008F19D9" w:rsidRPr="007D22D1">
              <w:rPr>
                <w:rFonts w:ascii="Calibri" w:hAnsi="Calibri" w:cs="Calibri"/>
                <w:color w:val="000000"/>
                <w:szCs w:val="22"/>
                <w:lang w:eastAsia="zh-TW"/>
              </w:rPr>
              <w:t xml:space="preserve"> compliant with the default standards noted in </w:t>
            </w:r>
            <w:r w:rsidR="008F19D9" w:rsidRPr="00452F7C">
              <w:rPr>
                <w:rFonts w:ascii="Calibri" w:hAnsi="Calibri" w:cs="Calibri"/>
                <w:color w:val="000000"/>
                <w:szCs w:val="22"/>
                <w:lang w:eastAsia="zh-TW"/>
              </w:rPr>
              <w:fldChar w:fldCharType="begin"/>
            </w:r>
            <w:r w:rsidR="008F19D9" w:rsidRPr="007D22D1">
              <w:rPr>
                <w:rFonts w:ascii="Calibri" w:hAnsi="Calibri" w:cs="Calibri"/>
                <w:color w:val="000000"/>
                <w:szCs w:val="22"/>
                <w:lang w:eastAsia="zh-TW"/>
              </w:rPr>
              <w:instrText xml:space="preserve"> REF _Ref471368410 \h  \* MERGEFORMAT </w:instrText>
            </w:r>
            <w:r w:rsidR="008F19D9" w:rsidRPr="00452F7C">
              <w:rPr>
                <w:rFonts w:ascii="Calibri" w:hAnsi="Calibri" w:cs="Calibri"/>
                <w:color w:val="000000"/>
                <w:szCs w:val="22"/>
                <w:lang w:eastAsia="zh-TW"/>
              </w:rPr>
            </w:r>
            <w:r w:rsidR="008F19D9" w:rsidRPr="00452F7C">
              <w:rPr>
                <w:rFonts w:ascii="Calibri" w:hAnsi="Calibri" w:cs="Calibri"/>
                <w:color w:val="000000"/>
                <w:szCs w:val="22"/>
                <w:lang w:eastAsia="zh-TW"/>
              </w:rPr>
              <w:fldChar w:fldCharType="separate"/>
            </w:r>
            <w:r w:rsidR="00B22F4C" w:rsidRPr="00B22F4C">
              <w:rPr>
                <w:rFonts w:ascii="Calibri" w:hAnsi="Calibri" w:cs="Calibri"/>
                <w:color w:val="000000"/>
                <w:szCs w:val="22"/>
                <w:lang w:eastAsia="zh-TW"/>
              </w:rPr>
              <w:t>Table 4</w:t>
            </w:r>
            <w:r w:rsidR="00B22F4C" w:rsidRPr="00B22F4C">
              <w:rPr>
                <w:rFonts w:ascii="Calibri" w:hAnsi="Calibri" w:cs="Calibri"/>
                <w:color w:val="000000"/>
                <w:szCs w:val="22"/>
                <w:lang w:eastAsia="zh-TW"/>
              </w:rPr>
              <w:noBreakHyphen/>
              <w:t>1</w:t>
            </w:r>
            <w:r w:rsidR="008F19D9" w:rsidRPr="00452F7C">
              <w:rPr>
                <w:rFonts w:ascii="Calibri" w:hAnsi="Calibri" w:cs="Calibri"/>
                <w:color w:val="000000"/>
                <w:szCs w:val="22"/>
                <w:lang w:eastAsia="zh-TW"/>
              </w:rPr>
              <w:fldChar w:fldCharType="end"/>
            </w:r>
            <w:r w:rsidR="008F19D9" w:rsidRPr="007D22D1">
              <w:rPr>
                <w:rFonts w:ascii="Calibri" w:hAnsi="Calibri" w:cs="Calibri"/>
                <w:color w:val="000000"/>
                <w:szCs w:val="22"/>
                <w:lang w:eastAsia="zh-TW"/>
              </w:rPr>
              <w:t xml:space="preserve"> and the following:</w:t>
            </w:r>
            <w:r w:rsidR="008F19D9" w:rsidRPr="007D22D1">
              <w:rPr>
                <w:rFonts w:ascii="Calibri" w:hAnsi="Calibri" w:cs="Calibri"/>
                <w:color w:val="000000"/>
                <w:szCs w:val="22"/>
                <w:lang w:eastAsia="zh-TW"/>
              </w:rPr>
              <w:br/>
            </w:r>
            <w:r w:rsidR="00AC2F1C">
              <w:rPr>
                <w:rFonts w:ascii="Calibri" w:hAnsi="Calibri" w:cs="Calibri"/>
                <w:color w:val="000000"/>
                <w:szCs w:val="22"/>
                <w:lang w:eastAsia="zh-TW"/>
              </w:rPr>
              <w:t xml:space="preserve">- </w:t>
            </w:r>
            <w:r w:rsidR="008F19D9" w:rsidRPr="007D22D1">
              <w:rPr>
                <w:rFonts w:ascii="Calibri" w:hAnsi="Calibri" w:cs="Calibri"/>
                <w:color w:val="000000"/>
                <w:szCs w:val="22"/>
                <w:lang w:eastAsia="zh-TW"/>
              </w:rPr>
              <w:t>NORSOK R-002 for lifting equipment</w:t>
            </w:r>
            <w:r w:rsidR="008F19D9" w:rsidRPr="007D22D1">
              <w:rPr>
                <w:rFonts w:ascii="Calibri" w:hAnsi="Calibri" w:cs="Calibri"/>
                <w:color w:val="000000"/>
                <w:szCs w:val="22"/>
                <w:lang w:eastAsia="zh-TW"/>
              </w:rPr>
              <w:br/>
              <w:t xml:space="preserve">- NORSOK S-002 as applicable and reasonable </w:t>
            </w:r>
          </w:p>
          <w:p w14:paraId="7A9BC55F" w14:textId="20125D28" w:rsidR="008F19D9" w:rsidRPr="007D22D1" w:rsidRDefault="002B5FD5"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 xml:space="preserve">- </w:t>
            </w:r>
            <w:r w:rsidR="008F19D9" w:rsidRPr="007D22D1">
              <w:rPr>
                <w:rFonts w:ascii="Calibri" w:hAnsi="Calibri" w:cs="Calibri"/>
                <w:color w:val="000000"/>
                <w:szCs w:val="22"/>
                <w:lang w:eastAsia="zh-TW"/>
              </w:rPr>
              <w:t xml:space="preserve">Norwegian FME regulations for electrical installations, if registered with Norwegian flag. </w:t>
            </w:r>
          </w:p>
        </w:tc>
      </w:tr>
      <w:tr w:rsidR="008F19D9" w:rsidRPr="007D22D1" w14:paraId="17D63559" w14:textId="77777777" w:rsidTr="00672458">
        <w:trPr>
          <w:trHeight w:val="1500"/>
        </w:trPr>
        <w:tc>
          <w:tcPr>
            <w:cnfStyle w:val="001000000000" w:firstRow="0" w:lastRow="0" w:firstColumn="1" w:lastColumn="0" w:oddVBand="0" w:evenVBand="0" w:oddHBand="0" w:evenHBand="0" w:firstRowFirstColumn="0" w:firstRowLastColumn="0" w:lastRowFirstColumn="0" w:lastRowLastColumn="0"/>
            <w:tcW w:w="700" w:type="pct"/>
            <w:hideMark/>
          </w:tcPr>
          <w:p w14:paraId="3F772E6F" w14:textId="77777777" w:rsidR="008F19D9"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t xml:space="preserve">4 - ABS  with </w:t>
            </w:r>
            <w:r w:rsidRPr="007D22D1">
              <w:rPr>
                <w:rFonts w:ascii="Wingdings" w:hAnsi="Wingdings" w:cs="Calibri"/>
                <w:color w:val="000000"/>
                <w:szCs w:val="22"/>
                <w:lang w:eastAsia="zh-TW"/>
              </w:rPr>
              <w:t></w:t>
            </w:r>
            <w:r w:rsidRPr="007D22D1">
              <w:rPr>
                <w:rFonts w:ascii="Calibri" w:hAnsi="Calibri" w:cs="Calibri"/>
                <w:color w:val="000000"/>
                <w:szCs w:val="22"/>
                <w:lang w:eastAsia="zh-TW"/>
              </w:rPr>
              <w:t>CDS notation</w:t>
            </w:r>
            <w:r>
              <w:rPr>
                <w:rFonts w:ascii="Calibri" w:hAnsi="Calibri" w:cs="Calibri"/>
                <w:color w:val="000000"/>
                <w:szCs w:val="22"/>
                <w:lang w:eastAsia="zh-TW"/>
              </w:rPr>
              <w:t>.</w:t>
            </w:r>
          </w:p>
          <w:p w14:paraId="5A3D2CFE" w14:textId="77777777" w:rsidR="008F19D9" w:rsidRPr="007D22D1" w:rsidRDefault="008F19D9" w:rsidP="00EA7C6C">
            <w:pPr>
              <w:rPr>
                <w:rFonts w:ascii="Calibri" w:hAnsi="Calibri" w:cs="Calibri"/>
                <w:color w:val="000000"/>
                <w:szCs w:val="22"/>
                <w:lang w:eastAsia="zh-TW"/>
              </w:rPr>
            </w:pPr>
            <w:r>
              <w:rPr>
                <w:rFonts w:ascii="Calibri" w:hAnsi="Calibri" w:cs="Calibri"/>
                <w:color w:val="000000"/>
                <w:szCs w:val="22"/>
                <w:lang w:eastAsia="zh-TW"/>
              </w:rPr>
              <w:t>(Maltese-cross-CDS)</w:t>
            </w:r>
          </w:p>
        </w:tc>
        <w:tc>
          <w:tcPr>
            <w:tcW w:w="1530" w:type="pct"/>
            <w:hideMark/>
          </w:tcPr>
          <w:p w14:paraId="77F3EFDA"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Mobile unit where certification of the drilling plant by American Bureau of Shipping is required.</w:t>
            </w:r>
          </w:p>
        </w:tc>
        <w:tc>
          <w:tcPr>
            <w:tcW w:w="1267" w:type="pct"/>
            <w:hideMark/>
          </w:tcPr>
          <w:p w14:paraId="64456765" w14:textId="36D8BAB5" w:rsidR="008F19D9" w:rsidRPr="007D22D1" w:rsidRDefault="00E67CD4"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Products are</w:t>
            </w:r>
            <w:r w:rsidR="008F19D9" w:rsidRPr="007D22D1">
              <w:rPr>
                <w:rFonts w:ascii="Calibri" w:hAnsi="Calibri" w:cs="Calibri"/>
                <w:color w:val="000000"/>
                <w:szCs w:val="22"/>
                <w:lang w:eastAsia="zh-TW"/>
              </w:rPr>
              <w:t xml:space="preserve"> certified by ABS as stipulated in “Guide for Classification of Drilling System” (CDS guide). Certification is priced separately. </w:t>
            </w:r>
          </w:p>
        </w:tc>
        <w:tc>
          <w:tcPr>
            <w:tcW w:w="1503" w:type="pct"/>
            <w:hideMark/>
          </w:tcPr>
          <w:p w14:paraId="559C686E" w14:textId="7844F759" w:rsidR="008F19D9" w:rsidRDefault="00E67CD4"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Products are</w:t>
            </w:r>
            <w:r w:rsidR="008F19D9" w:rsidRPr="007D22D1">
              <w:rPr>
                <w:rFonts w:ascii="Calibri" w:hAnsi="Calibri" w:cs="Calibri"/>
                <w:color w:val="000000"/>
                <w:szCs w:val="22"/>
                <w:lang w:eastAsia="zh-TW"/>
              </w:rPr>
              <w:t xml:space="preserve"> compliant with the default standards noted in </w:t>
            </w:r>
            <w:r w:rsidR="008F19D9" w:rsidRPr="00452F7C">
              <w:rPr>
                <w:rFonts w:ascii="Calibri" w:hAnsi="Calibri" w:cs="Calibri"/>
                <w:color w:val="000000"/>
                <w:szCs w:val="22"/>
                <w:lang w:eastAsia="zh-TW"/>
              </w:rPr>
              <w:fldChar w:fldCharType="begin"/>
            </w:r>
            <w:r w:rsidR="008F19D9" w:rsidRPr="007D22D1">
              <w:rPr>
                <w:rFonts w:ascii="Calibri" w:hAnsi="Calibri" w:cs="Calibri"/>
                <w:color w:val="000000"/>
                <w:szCs w:val="22"/>
                <w:lang w:eastAsia="zh-TW"/>
              </w:rPr>
              <w:instrText xml:space="preserve"> REF _Ref471368410 \h  \* MERGEFORMAT </w:instrText>
            </w:r>
            <w:r w:rsidR="008F19D9" w:rsidRPr="00452F7C">
              <w:rPr>
                <w:rFonts w:ascii="Calibri" w:hAnsi="Calibri" w:cs="Calibri"/>
                <w:color w:val="000000"/>
                <w:szCs w:val="22"/>
                <w:lang w:eastAsia="zh-TW"/>
              </w:rPr>
            </w:r>
            <w:r w:rsidR="008F19D9" w:rsidRPr="00452F7C">
              <w:rPr>
                <w:rFonts w:ascii="Calibri" w:hAnsi="Calibri" w:cs="Calibri"/>
                <w:color w:val="000000"/>
                <w:szCs w:val="22"/>
                <w:lang w:eastAsia="zh-TW"/>
              </w:rPr>
              <w:fldChar w:fldCharType="separate"/>
            </w:r>
            <w:r w:rsidR="00B22F4C" w:rsidRPr="00B22F4C">
              <w:rPr>
                <w:rFonts w:ascii="Calibri" w:hAnsi="Calibri" w:cs="Calibri"/>
                <w:color w:val="000000"/>
                <w:szCs w:val="22"/>
                <w:lang w:eastAsia="zh-TW"/>
              </w:rPr>
              <w:t>Table 4</w:t>
            </w:r>
            <w:r w:rsidR="00B22F4C" w:rsidRPr="00B22F4C">
              <w:rPr>
                <w:rFonts w:ascii="Calibri" w:hAnsi="Calibri" w:cs="Calibri"/>
                <w:color w:val="000000"/>
                <w:szCs w:val="22"/>
                <w:lang w:eastAsia="zh-TW"/>
              </w:rPr>
              <w:noBreakHyphen/>
              <w:t>1</w:t>
            </w:r>
            <w:r w:rsidR="008F19D9" w:rsidRPr="00452F7C">
              <w:rPr>
                <w:rFonts w:ascii="Calibri" w:hAnsi="Calibri" w:cs="Calibri"/>
                <w:color w:val="000000"/>
                <w:szCs w:val="22"/>
                <w:lang w:eastAsia="zh-TW"/>
              </w:rPr>
              <w:fldChar w:fldCharType="end"/>
            </w:r>
            <w:r w:rsidR="008F19D9" w:rsidRPr="007D22D1">
              <w:rPr>
                <w:rFonts w:ascii="Calibri" w:hAnsi="Calibri" w:cs="Calibri"/>
                <w:color w:val="000000"/>
                <w:szCs w:val="22"/>
                <w:lang w:eastAsia="zh-TW"/>
              </w:rPr>
              <w:t>.</w:t>
            </w:r>
          </w:p>
          <w:p w14:paraId="6C5F1C86" w14:textId="77777777" w:rsidR="008F19D9" w:rsidRPr="00961A00"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2C7D45">
              <w:rPr>
                <w:rFonts w:ascii="Calibri" w:hAnsi="Calibri" w:cs="Calibri"/>
                <w:iCs/>
                <w:color w:val="000000"/>
                <w:szCs w:val="22"/>
                <w:lang w:eastAsia="zh-TW"/>
              </w:rPr>
              <w:t xml:space="preserve">And applicable parts of ABS MODU rules </w:t>
            </w:r>
          </w:p>
        </w:tc>
      </w:tr>
      <w:tr w:rsidR="008F19D9" w:rsidRPr="007D22D1" w14:paraId="4247B29D" w14:textId="77777777" w:rsidTr="00672458">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700" w:type="pct"/>
            <w:hideMark/>
          </w:tcPr>
          <w:p w14:paraId="0FC943C5" w14:textId="77777777" w:rsidR="008F19D9" w:rsidRPr="007D22D1"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lastRenderedPageBreak/>
              <w:t>5 - Norwegian Fixed installations</w:t>
            </w:r>
          </w:p>
        </w:tc>
        <w:tc>
          <w:tcPr>
            <w:tcW w:w="1530" w:type="pct"/>
            <w:hideMark/>
          </w:tcPr>
          <w:p w14:paraId="37398507"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facilities permanently placed at the Norwegian continental shelf. (including buoyant vessels at permanent position)</w:t>
            </w:r>
          </w:p>
        </w:tc>
        <w:tc>
          <w:tcPr>
            <w:tcW w:w="1267" w:type="pct"/>
            <w:hideMark/>
          </w:tcPr>
          <w:p w14:paraId="34B13AAE" w14:textId="1360A120"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lang w:eastAsia="zh-TW"/>
              </w:rPr>
            </w:pPr>
            <w:r w:rsidRPr="50712F5D">
              <w:rPr>
                <w:rFonts w:ascii="Calibri" w:hAnsi="Calibri" w:cs="Calibri"/>
                <w:color w:val="000000" w:themeColor="text1"/>
                <w:lang w:eastAsia="zh-TW"/>
              </w:rPr>
              <w:t xml:space="preserve">Equipment shall be CE marked and </w:t>
            </w:r>
            <w:r w:rsidR="00312C80" w:rsidRPr="50712F5D">
              <w:rPr>
                <w:rFonts w:ascii="Calibri" w:hAnsi="Calibri" w:cs="Calibri"/>
                <w:color w:val="000000" w:themeColor="text1"/>
                <w:lang w:eastAsia="zh-TW"/>
              </w:rPr>
              <w:t>HMH</w:t>
            </w:r>
            <w:r w:rsidRPr="50712F5D">
              <w:rPr>
                <w:rFonts w:ascii="Calibri" w:hAnsi="Calibri" w:cs="Calibri"/>
                <w:color w:val="000000" w:themeColor="text1"/>
                <w:lang w:eastAsia="zh-TW"/>
              </w:rPr>
              <w:t xml:space="preserve"> will issue a declaration of conformity or declaration of incorporation. </w:t>
            </w:r>
            <w:r>
              <w:br/>
            </w:r>
            <w:r w:rsidRPr="50712F5D">
              <w:rPr>
                <w:rFonts w:ascii="Calibri" w:hAnsi="Calibri" w:cs="Calibri"/>
                <w:color w:val="000000" w:themeColor="text1"/>
                <w:lang w:eastAsia="zh-TW"/>
              </w:rPr>
              <w:t>Verification of lifting equipment according to N</w:t>
            </w:r>
            <w:r w:rsidR="0AE4177A" w:rsidRPr="50712F5D">
              <w:rPr>
                <w:rFonts w:ascii="Calibri" w:hAnsi="Calibri" w:cs="Calibri"/>
                <w:color w:val="000000" w:themeColor="text1"/>
                <w:lang w:eastAsia="zh-TW"/>
              </w:rPr>
              <w:t>ORSOK</w:t>
            </w:r>
            <w:r w:rsidRPr="50712F5D">
              <w:rPr>
                <w:rFonts w:ascii="Calibri" w:hAnsi="Calibri" w:cs="Calibri"/>
                <w:color w:val="000000" w:themeColor="text1"/>
                <w:lang w:eastAsia="zh-TW"/>
              </w:rPr>
              <w:t xml:space="preserve"> R-002.  Extent of </w:t>
            </w:r>
            <w:proofErr w:type="gramStart"/>
            <w:r w:rsidRPr="50712F5D">
              <w:rPr>
                <w:rFonts w:ascii="Calibri" w:hAnsi="Calibri" w:cs="Calibri"/>
                <w:color w:val="000000" w:themeColor="text1"/>
                <w:lang w:eastAsia="zh-TW"/>
              </w:rPr>
              <w:t>third party</w:t>
            </w:r>
            <w:proofErr w:type="gramEnd"/>
            <w:r w:rsidRPr="50712F5D">
              <w:rPr>
                <w:rFonts w:ascii="Calibri" w:hAnsi="Calibri" w:cs="Calibri"/>
                <w:color w:val="000000" w:themeColor="text1"/>
                <w:lang w:eastAsia="zh-TW"/>
              </w:rPr>
              <w:t xml:space="preserve"> verification to be agreed with client and priced separately. </w:t>
            </w:r>
          </w:p>
        </w:tc>
        <w:tc>
          <w:tcPr>
            <w:tcW w:w="1503" w:type="pct"/>
            <w:hideMark/>
          </w:tcPr>
          <w:p w14:paraId="1F188761" w14:textId="77DBB56B" w:rsidR="00E152C9" w:rsidRPr="00672458" w:rsidRDefault="00E67CD4" w:rsidP="00E152C9">
            <w:pPr>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r w:rsidRPr="00672458">
              <w:rPr>
                <w:rFonts w:ascii="Calibri" w:hAnsi="Calibri"/>
                <w:color w:val="000000" w:themeColor="text1"/>
              </w:rPr>
              <w:t>Products are</w:t>
            </w:r>
            <w:r w:rsidR="008F19D9" w:rsidRPr="00672458">
              <w:rPr>
                <w:rFonts w:ascii="Calibri" w:hAnsi="Calibri"/>
                <w:color w:val="000000" w:themeColor="text1"/>
              </w:rPr>
              <w:t xml:space="preserve"> compliant with the default standards noted in </w:t>
            </w:r>
            <w:r w:rsidR="008F19D9" w:rsidRPr="00672458">
              <w:rPr>
                <w:rFonts w:ascii="Calibri" w:hAnsi="Calibri"/>
                <w:color w:val="000000" w:themeColor="text1"/>
              </w:rPr>
              <w:fldChar w:fldCharType="begin"/>
            </w:r>
            <w:r w:rsidR="008F19D9" w:rsidRPr="00672458">
              <w:rPr>
                <w:rFonts w:ascii="Calibri" w:hAnsi="Calibri"/>
                <w:color w:val="000000" w:themeColor="text1"/>
              </w:rPr>
              <w:instrText xml:space="preserve"> REF _Ref471368410 \h  \* MERGEFORMAT </w:instrText>
            </w:r>
            <w:r w:rsidR="008F19D9" w:rsidRPr="00672458">
              <w:rPr>
                <w:rFonts w:ascii="Calibri" w:hAnsi="Calibri"/>
                <w:color w:val="000000" w:themeColor="text1"/>
              </w:rPr>
            </w:r>
            <w:r w:rsidR="008F19D9" w:rsidRPr="00672458">
              <w:rPr>
                <w:rFonts w:ascii="Calibri" w:hAnsi="Calibri"/>
                <w:color w:val="000000" w:themeColor="text1"/>
              </w:rPr>
              <w:fldChar w:fldCharType="separate"/>
            </w:r>
            <w:r w:rsidR="00B22F4C" w:rsidRPr="00B22F4C">
              <w:rPr>
                <w:rFonts w:ascii="Calibri" w:hAnsi="Calibri"/>
                <w:color w:val="000000" w:themeColor="text1"/>
              </w:rPr>
              <w:t>Table 4</w:t>
            </w:r>
            <w:r w:rsidR="00B22F4C" w:rsidRPr="00B22F4C">
              <w:rPr>
                <w:rFonts w:ascii="Calibri" w:hAnsi="Calibri"/>
                <w:color w:val="000000" w:themeColor="text1"/>
              </w:rPr>
              <w:noBreakHyphen/>
              <w:t>1</w:t>
            </w:r>
            <w:r w:rsidR="008F19D9" w:rsidRPr="00672458">
              <w:rPr>
                <w:rFonts w:ascii="Calibri" w:hAnsi="Calibri"/>
                <w:color w:val="000000" w:themeColor="text1"/>
              </w:rPr>
              <w:fldChar w:fldCharType="end"/>
            </w:r>
            <w:r w:rsidR="008F19D9" w:rsidRPr="00672458">
              <w:rPr>
                <w:rFonts w:ascii="Calibri" w:hAnsi="Calibri"/>
                <w:color w:val="000000" w:themeColor="text1"/>
              </w:rPr>
              <w:t xml:space="preserve"> and the following:</w:t>
            </w:r>
          </w:p>
          <w:p w14:paraId="112A12BC" w14:textId="264ACFF4" w:rsidR="00E152C9" w:rsidRDefault="008F19D9" w:rsidP="00E152C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lang w:eastAsia="zh-TW"/>
              </w:rPr>
            </w:pPr>
            <w:r w:rsidRPr="00672458">
              <w:rPr>
                <w:rFonts w:ascii="Calibri" w:hAnsi="Calibri"/>
                <w:color w:val="000000" w:themeColor="text1"/>
              </w:rPr>
              <w:t>- CE marking (Ref. chapter 6)</w:t>
            </w:r>
          </w:p>
          <w:p w14:paraId="4FC198B8" w14:textId="68D5A217" w:rsidR="00E152C9" w:rsidRDefault="008F19D9" w:rsidP="00E152C9">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themeColor="text1"/>
                <w:lang w:eastAsia="zh-TW"/>
              </w:rPr>
            </w:pPr>
            <w:r w:rsidRPr="00672458">
              <w:rPr>
                <w:rFonts w:ascii="Calibri" w:hAnsi="Calibri"/>
                <w:color w:val="000000" w:themeColor="text1"/>
              </w:rPr>
              <w:t>- NORSOK R-002 for lifting equipment</w:t>
            </w:r>
          </w:p>
          <w:p w14:paraId="7028D6DB" w14:textId="66B83FAB" w:rsidR="00E152C9" w:rsidRPr="00672458" w:rsidRDefault="008F19D9" w:rsidP="00E152C9">
            <w:pPr>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r w:rsidRPr="00672458">
              <w:rPr>
                <w:rFonts w:ascii="Calibri" w:hAnsi="Calibri"/>
                <w:color w:val="000000" w:themeColor="text1"/>
              </w:rPr>
              <w:t xml:space="preserve">- NORSOK S-002 as applicable and reasonable for </w:t>
            </w:r>
            <w:r w:rsidR="003D60C6">
              <w:rPr>
                <w:rFonts w:ascii="Calibri" w:hAnsi="Calibri" w:cs="Calibri"/>
                <w:color w:val="000000" w:themeColor="text1"/>
                <w:lang w:eastAsia="zh-TW"/>
              </w:rPr>
              <w:t xml:space="preserve">drilling </w:t>
            </w:r>
            <w:r w:rsidR="008745AC">
              <w:rPr>
                <w:rFonts w:ascii="Calibri" w:hAnsi="Calibri" w:cs="Calibri"/>
                <w:color w:val="000000" w:themeColor="text1"/>
                <w:lang w:eastAsia="zh-TW"/>
              </w:rPr>
              <w:t>products</w:t>
            </w:r>
            <w:r w:rsidRPr="00672458">
              <w:rPr>
                <w:rFonts w:ascii="Calibri" w:hAnsi="Calibri"/>
                <w:color w:val="000000" w:themeColor="text1"/>
              </w:rPr>
              <w:t>.</w:t>
            </w:r>
          </w:p>
          <w:p w14:paraId="1FCBA970" w14:textId="456F71DD" w:rsidR="008F19D9" w:rsidRPr="00672458" w:rsidRDefault="008F19D9" w:rsidP="00E152C9">
            <w:pPr>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r w:rsidRPr="00672458">
              <w:rPr>
                <w:rFonts w:ascii="Calibri" w:hAnsi="Calibri"/>
                <w:color w:val="000000" w:themeColor="text1"/>
              </w:rPr>
              <w:t xml:space="preserve">- NORSOK D-001 as applicable </w:t>
            </w:r>
            <w:r w:rsidR="003D60C6">
              <w:rPr>
                <w:rFonts w:ascii="Calibri" w:hAnsi="Calibri" w:cs="Calibri"/>
                <w:color w:val="000000" w:themeColor="text1"/>
                <w:lang w:eastAsia="zh-TW"/>
              </w:rPr>
              <w:t>for drilling products</w:t>
            </w:r>
            <w:r w:rsidRPr="00672458">
              <w:rPr>
                <w:rFonts w:ascii="Calibri" w:hAnsi="Calibri"/>
                <w:color w:val="000000" w:themeColor="text1"/>
              </w:rPr>
              <w:t xml:space="preserve">.  </w:t>
            </w:r>
          </w:p>
          <w:p w14:paraId="632FF7F1" w14:textId="77777777" w:rsidR="008F19D9" w:rsidRPr="00672458" w:rsidRDefault="008F19D9" w:rsidP="00907DF9">
            <w:pPr>
              <w:cnfStyle w:val="000000100000" w:firstRow="0" w:lastRow="0" w:firstColumn="0" w:lastColumn="0" w:oddVBand="0" w:evenVBand="0" w:oddHBand="1" w:evenHBand="0" w:firstRowFirstColumn="0" w:firstRowLastColumn="0" w:lastRowFirstColumn="0" w:lastRowLastColumn="0"/>
              <w:rPr>
                <w:rFonts w:ascii="Calibri" w:hAnsi="Calibri"/>
                <w:color w:val="000000" w:themeColor="text1"/>
              </w:rPr>
            </w:pPr>
          </w:p>
        </w:tc>
      </w:tr>
      <w:tr w:rsidR="008F19D9" w:rsidRPr="007D22D1" w14:paraId="058106B6" w14:textId="77777777" w:rsidTr="00672458">
        <w:trPr>
          <w:trHeight w:val="1800"/>
        </w:trPr>
        <w:tc>
          <w:tcPr>
            <w:cnfStyle w:val="001000000000" w:firstRow="0" w:lastRow="0" w:firstColumn="1" w:lastColumn="0" w:oddVBand="0" w:evenVBand="0" w:oddHBand="0" w:evenHBand="0" w:firstRowFirstColumn="0" w:firstRowLastColumn="0" w:lastRowFirstColumn="0" w:lastRowLastColumn="0"/>
            <w:tcW w:w="700" w:type="pct"/>
            <w:hideMark/>
          </w:tcPr>
          <w:p w14:paraId="539C179C" w14:textId="77777777" w:rsidR="008F19D9" w:rsidRPr="007D22D1" w:rsidRDefault="008F19D9" w:rsidP="00EA7C6C">
            <w:pPr>
              <w:rPr>
                <w:rFonts w:ascii="Calibri" w:hAnsi="Calibri" w:cs="Calibri"/>
                <w:color w:val="000000"/>
                <w:szCs w:val="22"/>
                <w:lang w:eastAsia="zh-TW"/>
              </w:rPr>
            </w:pPr>
            <w:r w:rsidRPr="007D22D1">
              <w:rPr>
                <w:rFonts w:ascii="Calibri" w:hAnsi="Calibri" w:cs="Calibri"/>
                <w:color w:val="000000"/>
                <w:szCs w:val="22"/>
                <w:lang w:eastAsia="zh-TW"/>
              </w:rPr>
              <w:t>6 - Other</w:t>
            </w:r>
          </w:p>
        </w:tc>
        <w:tc>
          <w:tcPr>
            <w:tcW w:w="1530" w:type="pct"/>
            <w:hideMark/>
          </w:tcPr>
          <w:p w14:paraId="2642AF10" w14:textId="2343DBB8"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Cs w:val="22"/>
                <w:lang w:eastAsia="zh-TW"/>
              </w:rPr>
            </w:pPr>
            <w:r w:rsidRPr="007D22D1">
              <w:rPr>
                <w:rFonts w:ascii="Calibri" w:eastAsia="Arial" w:hAnsi="Calibri" w:cs="Calibri"/>
                <w:color w:val="000000"/>
                <w:szCs w:val="22"/>
                <w:lang w:eastAsia="zh-TW"/>
              </w:rPr>
              <w:t xml:space="preserve">Other rules, regulations or requirements. </w:t>
            </w:r>
            <w:r w:rsidR="00312C80">
              <w:rPr>
                <w:rFonts w:ascii="Calibri" w:eastAsia="Arial" w:hAnsi="Calibri" w:cs="Calibri"/>
                <w:color w:val="000000"/>
                <w:szCs w:val="22"/>
                <w:lang w:eastAsia="zh-TW"/>
              </w:rPr>
              <w:t>HMH</w:t>
            </w:r>
            <w:r w:rsidRPr="007D22D1">
              <w:rPr>
                <w:rFonts w:ascii="Calibri" w:eastAsia="Arial" w:hAnsi="Calibri" w:cs="Calibri"/>
                <w:color w:val="000000"/>
                <w:szCs w:val="22"/>
                <w:lang w:eastAsia="zh-TW"/>
              </w:rPr>
              <w:t xml:space="preserve"> is a highly flexible vendor of drilling equipment and has long experience in adapting to different regulations and requirements around the world. </w:t>
            </w:r>
          </w:p>
          <w:p w14:paraId="6742C829"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eastAsia="Arial" w:hAnsi="Calibri" w:cs="Calibri"/>
                <w:color w:val="000000"/>
                <w:szCs w:val="22"/>
                <w:lang w:eastAsia="zh-TW"/>
              </w:rPr>
              <w:t xml:space="preserve"> </w:t>
            </w:r>
          </w:p>
        </w:tc>
        <w:tc>
          <w:tcPr>
            <w:tcW w:w="1267" w:type="pct"/>
            <w:hideMark/>
          </w:tcPr>
          <w:p w14:paraId="0805B473"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Assessment of local regulations.</w:t>
            </w:r>
            <w:r w:rsidRPr="007D22D1">
              <w:rPr>
                <w:rFonts w:ascii="Calibri" w:hAnsi="Calibri" w:cs="Calibri"/>
                <w:color w:val="000000"/>
                <w:szCs w:val="22"/>
                <w:lang w:eastAsia="zh-TW"/>
              </w:rPr>
              <w:br/>
              <w:t>Activities and deliveries required in regulations will be planned. Certification to local regulations when applicable. Design changes may be required</w:t>
            </w:r>
          </w:p>
        </w:tc>
        <w:tc>
          <w:tcPr>
            <w:tcW w:w="1503" w:type="pct"/>
            <w:hideMark/>
          </w:tcPr>
          <w:p w14:paraId="5DE8544D" w14:textId="3C7E67F8" w:rsidR="008F19D9" w:rsidRPr="007D22D1" w:rsidRDefault="00E67CD4"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Products are</w:t>
            </w:r>
            <w:r w:rsidR="008F19D9" w:rsidRPr="007D22D1">
              <w:rPr>
                <w:rFonts w:ascii="Calibri" w:hAnsi="Calibri" w:cs="Calibri"/>
                <w:color w:val="000000"/>
                <w:szCs w:val="22"/>
                <w:lang w:eastAsia="zh-TW"/>
              </w:rPr>
              <w:t xml:space="preserve"> compliant with the default standards noted in </w:t>
            </w:r>
            <w:r w:rsidR="008F19D9" w:rsidRPr="00452F7C">
              <w:rPr>
                <w:rFonts w:ascii="Calibri" w:hAnsi="Calibri" w:cs="Calibri"/>
                <w:color w:val="000000"/>
                <w:szCs w:val="22"/>
                <w:lang w:eastAsia="zh-TW"/>
              </w:rPr>
              <w:fldChar w:fldCharType="begin"/>
            </w:r>
            <w:r w:rsidR="008F19D9" w:rsidRPr="007D22D1">
              <w:rPr>
                <w:rFonts w:ascii="Calibri" w:hAnsi="Calibri" w:cs="Calibri"/>
                <w:color w:val="000000"/>
                <w:szCs w:val="22"/>
                <w:lang w:eastAsia="zh-TW"/>
              </w:rPr>
              <w:instrText xml:space="preserve"> REF _Ref471368410 \h  \* MERGEFORMAT </w:instrText>
            </w:r>
            <w:r w:rsidR="008F19D9" w:rsidRPr="00452F7C">
              <w:rPr>
                <w:rFonts w:ascii="Calibri" w:hAnsi="Calibri" w:cs="Calibri"/>
                <w:color w:val="000000"/>
                <w:szCs w:val="22"/>
                <w:lang w:eastAsia="zh-TW"/>
              </w:rPr>
            </w:r>
            <w:r w:rsidR="008F19D9" w:rsidRPr="00452F7C">
              <w:rPr>
                <w:rFonts w:ascii="Calibri" w:hAnsi="Calibri" w:cs="Calibri"/>
                <w:color w:val="000000"/>
                <w:szCs w:val="22"/>
                <w:lang w:eastAsia="zh-TW"/>
              </w:rPr>
              <w:fldChar w:fldCharType="separate"/>
            </w:r>
            <w:r w:rsidR="00B22F4C" w:rsidRPr="00B22F4C">
              <w:rPr>
                <w:rFonts w:ascii="Calibri" w:hAnsi="Calibri" w:cs="Calibri"/>
                <w:color w:val="000000"/>
                <w:szCs w:val="22"/>
                <w:lang w:eastAsia="zh-TW"/>
              </w:rPr>
              <w:t>Table 4</w:t>
            </w:r>
            <w:r w:rsidR="00B22F4C" w:rsidRPr="00B22F4C">
              <w:rPr>
                <w:rFonts w:ascii="Calibri" w:hAnsi="Calibri" w:cs="Calibri"/>
                <w:color w:val="000000"/>
                <w:szCs w:val="22"/>
                <w:lang w:eastAsia="zh-TW"/>
              </w:rPr>
              <w:noBreakHyphen/>
              <w:t>1</w:t>
            </w:r>
            <w:r w:rsidR="008F19D9" w:rsidRPr="00452F7C">
              <w:rPr>
                <w:rFonts w:ascii="Calibri" w:hAnsi="Calibri" w:cs="Calibri"/>
                <w:color w:val="000000"/>
                <w:szCs w:val="22"/>
                <w:lang w:eastAsia="zh-TW"/>
              </w:rPr>
              <w:fldChar w:fldCharType="end"/>
            </w:r>
            <w:r w:rsidR="008F19D9" w:rsidRPr="007D22D1">
              <w:rPr>
                <w:rFonts w:ascii="Calibri" w:hAnsi="Calibri" w:cs="Calibri"/>
                <w:color w:val="000000"/>
                <w:szCs w:val="22"/>
                <w:lang w:eastAsia="zh-TW"/>
              </w:rPr>
              <w:t xml:space="preserve"> and amendments shall be agreed with client or governing Body.</w:t>
            </w:r>
          </w:p>
          <w:p w14:paraId="34F6F47A"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eastAsia="Arial" w:hAnsi="Calibri" w:cs="Calibri"/>
                <w:color w:val="000000"/>
                <w:szCs w:val="22"/>
                <w:lang w:eastAsia="zh-TW"/>
              </w:rPr>
            </w:pPr>
            <w:r w:rsidRPr="007D22D1">
              <w:rPr>
                <w:rFonts w:ascii="Calibri" w:eastAsia="Arial" w:hAnsi="Calibri" w:cs="Calibri"/>
                <w:color w:val="000000"/>
                <w:szCs w:val="22"/>
                <w:lang w:eastAsia="zh-TW"/>
              </w:rPr>
              <w:t xml:space="preserve">Examples may </w:t>
            </w:r>
            <w:proofErr w:type="gramStart"/>
            <w:r w:rsidRPr="007D22D1">
              <w:rPr>
                <w:rFonts w:ascii="Calibri" w:eastAsia="Arial" w:hAnsi="Calibri" w:cs="Calibri"/>
                <w:color w:val="000000"/>
                <w:szCs w:val="22"/>
                <w:lang w:eastAsia="zh-TW"/>
              </w:rPr>
              <w:t>include:</w:t>
            </w:r>
            <w:proofErr w:type="gramEnd"/>
            <w:r w:rsidRPr="007D22D1">
              <w:rPr>
                <w:rFonts w:ascii="Calibri" w:eastAsia="Arial" w:hAnsi="Calibri" w:cs="Calibri"/>
                <w:color w:val="000000"/>
                <w:szCs w:val="22"/>
                <w:lang w:eastAsia="zh-TW"/>
              </w:rPr>
              <w:t xml:space="preserve"> Canadian, Russian and UK regulations. Lloyds, BV, and other classification rules.</w:t>
            </w:r>
          </w:p>
          <w:p w14:paraId="010DB262"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p>
        </w:tc>
      </w:tr>
    </w:tbl>
    <w:p w14:paraId="41EB34EE" w14:textId="77777777" w:rsidR="008F19D9" w:rsidRDefault="008F19D9" w:rsidP="008F19D9">
      <w:bookmarkStart w:id="47" w:name="_Toc485024895"/>
      <w:bookmarkStart w:id="48" w:name="_Toc485024896"/>
      <w:bookmarkEnd w:id="47"/>
      <w:bookmarkEnd w:id="48"/>
    </w:p>
    <w:p w14:paraId="775A785D"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64C889EF" w14:textId="77777777" w:rsidR="008F19D9" w:rsidRDefault="008F19D9" w:rsidP="00CA224A">
      <w:pPr>
        <w:pStyle w:val="Heading1"/>
        <w:numPr>
          <w:ilvl w:val="0"/>
          <w:numId w:val="8"/>
        </w:numPr>
      </w:pPr>
      <w:r w:rsidRPr="007D22D1">
        <w:lastRenderedPageBreak/>
        <w:t xml:space="preserve"> </w:t>
      </w:r>
      <w:bookmarkStart w:id="49" w:name="_Toc471816708"/>
      <w:bookmarkStart w:id="50" w:name="_Toc482712720"/>
      <w:bookmarkStart w:id="51" w:name="_Toc184201383"/>
      <w:bookmarkStart w:id="52" w:name="_Toc187836784"/>
      <w:r w:rsidRPr="007D22D1">
        <w:t>Normative References</w:t>
      </w:r>
      <w:bookmarkEnd w:id="49"/>
      <w:bookmarkEnd w:id="50"/>
      <w:bookmarkEnd w:id="51"/>
      <w:bookmarkEnd w:id="52"/>
    </w:p>
    <w:p w14:paraId="7C60834B" w14:textId="77777777" w:rsidR="008F19D9" w:rsidRPr="007D22D1" w:rsidRDefault="008F19D9" w:rsidP="008F19D9">
      <w:r w:rsidRPr="007D22D1">
        <w:t xml:space="preserve">Within the provisions of the principal regulations, the internationally recognized standards listed in table 4-1 are used as our main reference. </w:t>
      </w:r>
    </w:p>
    <w:p w14:paraId="2DE31AB5" w14:textId="77983BEB" w:rsidR="008F19D9" w:rsidRDefault="008F19D9" w:rsidP="008F19D9">
      <w:r w:rsidRPr="007D22D1">
        <w:t>Within the applicable area as noted in the table, our products shall meet all relevant requirements in these standards</w:t>
      </w:r>
      <w:r>
        <w:t xml:space="preserve">, unless otherwise detailed in the product specification provided with the bid. </w:t>
      </w:r>
    </w:p>
    <w:p w14:paraId="7AD94929" w14:textId="4E8FFEC3" w:rsidR="008F19D9" w:rsidRPr="00672458" w:rsidRDefault="004B4247" w:rsidP="008F19D9">
      <w:r>
        <w:t>S</w:t>
      </w:r>
      <w:r w:rsidR="008F19D9" w:rsidRPr="007D22D1">
        <w:t xml:space="preserve">tandards of limited application </w:t>
      </w:r>
      <w:r w:rsidR="00424894">
        <w:t xml:space="preserve">is </w:t>
      </w:r>
      <w:r w:rsidR="008F19D9" w:rsidRPr="007D22D1">
        <w:t xml:space="preserve">referred in the document. These are not listed in table </w:t>
      </w:r>
      <w:proofErr w:type="gramStart"/>
      <w:r w:rsidR="008F19D9" w:rsidRPr="007D22D1">
        <w:t>4-1, and</w:t>
      </w:r>
      <w:proofErr w:type="gramEnd"/>
      <w:r w:rsidR="008F19D9" w:rsidRPr="007D22D1">
        <w:t xml:space="preserve"> apply as explained in the text. The complete overview of references is given in appendix A.</w:t>
      </w:r>
    </w:p>
    <w:p w14:paraId="7CD8A6F2" w14:textId="4D083D0F" w:rsidR="008F19D9" w:rsidRDefault="008F19D9" w:rsidP="008F19D9">
      <w:r>
        <w:t xml:space="preserve">For new rig projects, </w:t>
      </w:r>
      <w:r w:rsidRPr="007D22D1">
        <w:t>latest edition effective at time of tender shall apply, unless otherwise agreed.</w:t>
      </w:r>
    </w:p>
    <w:p w14:paraId="1FA3100B" w14:textId="366725A1" w:rsidR="008F19D9" w:rsidRPr="007D22D1" w:rsidRDefault="008F19D9" w:rsidP="008F19D9">
      <w:r w:rsidRPr="00A11AC3">
        <w:t>For replacement of equipment, rules and editions from the time of original build applies, however HMH may choose to use current editions as applicable. (E.g. for stocked items)</w:t>
      </w:r>
      <w:r w:rsidR="00E30E6A">
        <w:t>.</w:t>
      </w:r>
      <w:r w:rsidR="00A51BEC">
        <w:t xml:space="preserve"> </w:t>
      </w:r>
      <w:r w:rsidR="002D6608">
        <w:t xml:space="preserve">Equipment upgrades may be subject to </w:t>
      </w:r>
      <w:r w:rsidR="00333B64">
        <w:t>re-certification</w:t>
      </w:r>
      <w:r w:rsidR="00421D2D">
        <w:t xml:space="preserve"> </w:t>
      </w:r>
      <w:r w:rsidR="00E9096D">
        <w:t xml:space="preserve">as </w:t>
      </w:r>
      <w:r w:rsidR="00421D2D">
        <w:t>applicable</w:t>
      </w:r>
      <w:r w:rsidR="00F77FA8">
        <w:t xml:space="preserve">. </w:t>
      </w:r>
      <w:r w:rsidR="00EB0EEA">
        <w:t>Exceptions to be clarified.</w:t>
      </w:r>
      <w:r w:rsidR="004367E3" w:rsidRPr="007D22D1" w:rsidDel="00A60681">
        <w:t xml:space="preserve"> </w:t>
      </w:r>
    </w:p>
    <w:p w14:paraId="3C76A0B4" w14:textId="2526E0DE" w:rsidR="008F19D9" w:rsidRDefault="008F19D9" w:rsidP="00D74145">
      <w:pPr>
        <w:pStyle w:val="Caption"/>
        <w:keepNext/>
        <w:rPr>
          <w:lang w:val="en-US"/>
        </w:rPr>
      </w:pPr>
      <w:bookmarkStart w:id="53" w:name="_Ref471368410"/>
      <w:bookmarkStart w:id="54" w:name="_Ref471368848"/>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4</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bookmarkEnd w:id="53"/>
      <w:bookmarkEnd w:id="54"/>
      <w:r w:rsidRPr="007D22D1">
        <w:rPr>
          <w:lang w:val="en-US"/>
        </w:rPr>
        <w:t xml:space="preserve"> - Application areas for the main normative references. </w:t>
      </w:r>
    </w:p>
    <w:tbl>
      <w:tblPr>
        <w:tblStyle w:val="ListTable3-Accent1"/>
        <w:tblW w:w="5000" w:type="pct"/>
        <w:tblLayout w:type="fixed"/>
        <w:tblLook w:val="04A0" w:firstRow="1" w:lastRow="0" w:firstColumn="1" w:lastColumn="0" w:noHBand="0" w:noVBand="1"/>
      </w:tblPr>
      <w:tblGrid>
        <w:gridCol w:w="2831"/>
        <w:gridCol w:w="6798"/>
      </w:tblGrid>
      <w:tr w:rsidR="00BB1987" w:rsidRPr="00BB1987" w14:paraId="1258E451" w14:textId="77777777" w:rsidTr="0067245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70" w:type="pct"/>
            <w:noWrap/>
            <w:hideMark/>
          </w:tcPr>
          <w:p w14:paraId="4B6B68A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rPr>
              <w:t>Standard document</w:t>
            </w:r>
          </w:p>
        </w:tc>
        <w:tc>
          <w:tcPr>
            <w:tcW w:w="3530" w:type="pct"/>
            <w:noWrap/>
            <w:hideMark/>
          </w:tcPr>
          <w:p w14:paraId="7299D3A2"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100000000000" w:firstRow="1"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rPr>
              <w:t xml:space="preserve">Areas for application </w:t>
            </w:r>
          </w:p>
        </w:tc>
      </w:tr>
      <w:tr w:rsidR="00BB1987" w:rsidRPr="00BB1987" w14:paraId="4AF48167"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773BB1A4"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ABS Guide for Classification of Drilling System (CDS)</w:t>
            </w:r>
          </w:p>
        </w:tc>
        <w:tc>
          <w:tcPr>
            <w:tcW w:w="3530" w:type="pct"/>
            <w:noWrap/>
            <w:hideMark/>
          </w:tcPr>
          <w:p w14:paraId="481AE5F3" w14:textId="264D9C61"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 xml:space="preserve">Technical requirements are implemented by default for all equipment as relevant.  Certification when selected.   </w:t>
            </w:r>
          </w:p>
        </w:tc>
      </w:tr>
      <w:tr w:rsidR="00BB1987" w:rsidRPr="00BB1987" w14:paraId="55105670"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21153C5D"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 xml:space="preserve">API STD </w:t>
            </w:r>
            <w:proofErr w:type="gramStart"/>
            <w:r w:rsidRPr="00672458">
              <w:rPr>
                <w:rFonts w:ascii="Aptos Narrow" w:hAnsi="Aptos Narrow"/>
                <w:color w:val="000000"/>
              </w:rPr>
              <w:t>2RD</w:t>
            </w:r>
            <w:proofErr w:type="gramEnd"/>
          </w:p>
        </w:tc>
        <w:tc>
          <w:tcPr>
            <w:tcW w:w="3530" w:type="pct"/>
            <w:noWrap/>
            <w:hideMark/>
          </w:tcPr>
          <w:p w14:paraId="46B97D7F"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general dynamic risers for floating production systems</w:t>
            </w:r>
          </w:p>
        </w:tc>
      </w:tr>
      <w:tr w:rsidR="00BB1987" w:rsidRPr="00BB1987" w14:paraId="36BBF1A8"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ED0F6B4"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 xml:space="preserve">API Spec 4F </w:t>
            </w:r>
          </w:p>
        </w:tc>
        <w:tc>
          <w:tcPr>
            <w:tcW w:w="3530" w:type="pct"/>
            <w:noWrap/>
            <w:hideMark/>
          </w:tcPr>
          <w:p w14:paraId="6195466F"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Derricks, compensator structure, load criteria for design of fingerboards.</w:t>
            </w:r>
          </w:p>
        </w:tc>
      </w:tr>
      <w:tr w:rsidR="00BB1987" w:rsidRPr="00BB1987" w14:paraId="7936F2B2"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33291FF"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5L, ISO 3183</w:t>
            </w:r>
          </w:p>
        </w:tc>
        <w:tc>
          <w:tcPr>
            <w:tcW w:w="3530" w:type="pct"/>
            <w:noWrap/>
            <w:hideMark/>
          </w:tcPr>
          <w:p w14:paraId="2617C6EB"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main joints</w:t>
            </w:r>
          </w:p>
        </w:tc>
      </w:tr>
      <w:tr w:rsidR="00BB1987" w:rsidRPr="00BB1987" w14:paraId="665EF5A9"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4C0981E3"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6A</w:t>
            </w:r>
          </w:p>
        </w:tc>
        <w:tc>
          <w:tcPr>
            <w:tcW w:w="3530" w:type="pct"/>
            <w:noWrap/>
            <w:hideMark/>
          </w:tcPr>
          <w:p w14:paraId="23C8B89C"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Choke and kill manifold, Standpipe manifold, Gate valves</w:t>
            </w:r>
          </w:p>
        </w:tc>
      </w:tr>
      <w:tr w:rsidR="00BB1987" w:rsidRPr="00BB1987" w14:paraId="0CB35219"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4034F0D"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7K</w:t>
            </w:r>
          </w:p>
        </w:tc>
        <w:tc>
          <w:tcPr>
            <w:tcW w:w="3530" w:type="pct"/>
            <w:noWrap/>
            <w:hideMark/>
          </w:tcPr>
          <w:p w14:paraId="6DFC8CD2"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 xml:space="preserve">Mud pumps, </w:t>
            </w:r>
            <w:proofErr w:type="spellStart"/>
            <w:r w:rsidRPr="00672458">
              <w:rPr>
                <w:rFonts w:ascii="Aptos Narrow" w:hAnsi="Aptos Narrow"/>
                <w:color w:val="000000"/>
              </w:rPr>
              <w:t>drawwork</w:t>
            </w:r>
            <w:proofErr w:type="spellEnd"/>
            <w:r w:rsidRPr="00672458">
              <w:rPr>
                <w:rFonts w:ascii="Aptos Narrow" w:hAnsi="Aptos Narrow"/>
                <w:color w:val="000000"/>
              </w:rPr>
              <w:t xml:space="preserve"> and rotary table. Mud hoses</w:t>
            </w:r>
          </w:p>
        </w:tc>
      </w:tr>
      <w:tr w:rsidR="00BB1987" w:rsidRPr="00BB1987" w14:paraId="4046B577"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56613BA8"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 xml:space="preserve">API Spec 8C </w:t>
            </w:r>
          </w:p>
        </w:tc>
        <w:tc>
          <w:tcPr>
            <w:tcW w:w="3530" w:type="pct"/>
            <w:noWrap/>
            <w:hideMark/>
          </w:tcPr>
          <w:p w14:paraId="6B3A8D2C" w14:textId="0A750B7C"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Hoisting equipment;</w:t>
            </w:r>
          </w:p>
        </w:tc>
      </w:tr>
      <w:tr w:rsidR="00BB1987" w:rsidRPr="00BB1987" w14:paraId="3F875068"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73AC6008"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16A, ISO 13533</w:t>
            </w:r>
          </w:p>
        </w:tc>
        <w:tc>
          <w:tcPr>
            <w:tcW w:w="3530" w:type="pct"/>
            <w:noWrap/>
            <w:hideMark/>
          </w:tcPr>
          <w:p w14:paraId="36ED0FE3"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quality control</w:t>
            </w:r>
          </w:p>
        </w:tc>
      </w:tr>
      <w:tr w:rsidR="00BB1987" w:rsidRPr="00BB1987" w14:paraId="4F0CFFB1"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4524708F"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16C</w:t>
            </w:r>
          </w:p>
        </w:tc>
        <w:tc>
          <w:tcPr>
            <w:tcW w:w="3530" w:type="pct"/>
            <w:noWrap/>
            <w:hideMark/>
          </w:tcPr>
          <w:p w14:paraId="21FF026E" w14:textId="47464A25"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 xml:space="preserve">Choke </w:t>
            </w:r>
            <w:r w:rsidRPr="00BB1987">
              <w:rPr>
                <w:rFonts w:ascii="Aptos Narrow" w:hAnsi="Aptos Narrow" w:cs="Times New Roman"/>
                <w:color w:val="000000"/>
                <w:szCs w:val="22"/>
                <w:lang w:eastAsia="en-US" w:bidi="th-TH"/>
              </w:rPr>
              <w:t>&amp;</w:t>
            </w:r>
            <w:r w:rsidRPr="00672458">
              <w:rPr>
                <w:rFonts w:ascii="Aptos Narrow" w:hAnsi="Aptos Narrow"/>
                <w:color w:val="000000"/>
              </w:rPr>
              <w:t xml:space="preserve"> kill manifold, Choke control system. </w:t>
            </w:r>
            <w:r w:rsidRPr="00BB1987">
              <w:rPr>
                <w:rFonts w:ascii="Aptos Narrow" w:hAnsi="Aptos Narrow" w:cs="Times New Roman"/>
                <w:color w:val="000000"/>
                <w:szCs w:val="22"/>
                <w:lang w:eastAsia="en-US" w:bidi="th-TH"/>
              </w:rPr>
              <w:t>Risers: Choke &amp; kill lines</w:t>
            </w:r>
          </w:p>
        </w:tc>
      </w:tr>
      <w:tr w:rsidR="00BB1987" w:rsidRPr="00BB1987" w14:paraId="72A65702"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40B9F8F3"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16F</w:t>
            </w:r>
          </w:p>
        </w:tc>
        <w:tc>
          <w:tcPr>
            <w:tcW w:w="3530" w:type="pct"/>
            <w:noWrap/>
            <w:hideMark/>
          </w:tcPr>
          <w:p w14:paraId="39905F57"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general for the whole scope. Sec. 13 for buoyancy</w:t>
            </w:r>
          </w:p>
        </w:tc>
      </w:tr>
      <w:tr w:rsidR="00BB1987" w:rsidRPr="00BB1987" w14:paraId="3403C222"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7264CFB9"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RP 16Q and DNV F201</w:t>
            </w:r>
          </w:p>
        </w:tc>
        <w:tc>
          <w:tcPr>
            <w:tcW w:w="3530" w:type="pct"/>
            <w:noWrap/>
            <w:hideMark/>
          </w:tcPr>
          <w:p w14:paraId="2081F0E8" w14:textId="79E03A9F"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 xml:space="preserve">Marine drilling riser </w:t>
            </w:r>
            <w:proofErr w:type="spellStart"/>
            <w:r w:rsidRPr="00672458">
              <w:rPr>
                <w:rFonts w:ascii="Aptos Narrow" w:hAnsi="Aptos Narrow"/>
                <w:color w:val="000000"/>
              </w:rPr>
              <w:t>systems</w:t>
            </w:r>
            <w:r w:rsidRPr="00BB1987">
              <w:rPr>
                <w:rFonts w:ascii="Aptos Narrow" w:hAnsi="Aptos Narrow" w:cs="Times New Roman"/>
                <w:color w:val="000000"/>
                <w:szCs w:val="22"/>
                <w:lang w:eastAsia="en-US" w:bidi="th-TH"/>
              </w:rPr>
              <w:t>:</w:t>
            </w:r>
            <w:r w:rsidRPr="00672458">
              <w:rPr>
                <w:rFonts w:ascii="Aptos Narrow" w:hAnsi="Aptos Narrow"/>
                <w:color w:val="000000"/>
              </w:rPr>
              <w:t>design</w:t>
            </w:r>
            <w:proofErr w:type="spellEnd"/>
            <w:r w:rsidRPr="00672458">
              <w:rPr>
                <w:rFonts w:ascii="Aptos Narrow" w:hAnsi="Aptos Narrow"/>
                <w:color w:val="000000"/>
              </w:rPr>
              <w:t>, selection, operation</w:t>
            </w:r>
            <w:r w:rsidRPr="00BB1987">
              <w:rPr>
                <w:rFonts w:ascii="Aptos Narrow" w:hAnsi="Aptos Narrow" w:cs="Times New Roman"/>
                <w:color w:val="000000"/>
                <w:szCs w:val="22"/>
                <w:lang w:eastAsia="en-US" w:bidi="th-TH"/>
              </w:rPr>
              <w:t>,</w:t>
            </w:r>
            <w:r w:rsidRPr="00672458">
              <w:rPr>
                <w:rFonts w:ascii="Aptos Narrow" w:hAnsi="Aptos Narrow"/>
                <w:color w:val="000000"/>
              </w:rPr>
              <w:t xml:space="preserve"> maintenance</w:t>
            </w:r>
          </w:p>
        </w:tc>
      </w:tr>
      <w:tr w:rsidR="00BB1987" w:rsidRPr="00BB1987" w14:paraId="1B2359C4"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0F3B61A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16R, ISO 13625</w:t>
            </w:r>
          </w:p>
        </w:tc>
        <w:tc>
          <w:tcPr>
            <w:tcW w:w="3530" w:type="pct"/>
            <w:noWrap/>
            <w:hideMark/>
          </w:tcPr>
          <w:p w14:paraId="741D17B4"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couplings</w:t>
            </w:r>
          </w:p>
        </w:tc>
      </w:tr>
      <w:tr w:rsidR="00BB1987" w:rsidRPr="00BB1987" w14:paraId="34CE4090"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363773F8"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RP 17B, ISO 13628-11</w:t>
            </w:r>
          </w:p>
        </w:tc>
        <w:tc>
          <w:tcPr>
            <w:tcW w:w="3530" w:type="pct"/>
            <w:noWrap/>
            <w:hideMark/>
          </w:tcPr>
          <w:p w14:paraId="0868BAAD" w14:textId="2A35D422"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 xml:space="preserve">Drilling risers – flexible pipe. Supplements 13628-2 and 13628-10. </w:t>
            </w:r>
          </w:p>
        </w:tc>
      </w:tr>
      <w:tr w:rsidR="00BB1987" w:rsidRPr="00BB1987" w14:paraId="469195BF"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78F9340"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Spec 17D</w:t>
            </w:r>
          </w:p>
        </w:tc>
        <w:tc>
          <w:tcPr>
            <w:tcW w:w="3530" w:type="pct"/>
            <w:noWrap/>
            <w:hideMark/>
          </w:tcPr>
          <w:p w14:paraId="0A10EE45"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Drilling risers – lifting equipment</w:t>
            </w:r>
          </w:p>
        </w:tc>
      </w:tr>
      <w:tr w:rsidR="00BB1987" w:rsidRPr="00BB1987" w14:paraId="7F5EFFB2"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5A2AA19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API Standard 53</w:t>
            </w:r>
          </w:p>
        </w:tc>
        <w:tc>
          <w:tcPr>
            <w:tcW w:w="3530" w:type="pct"/>
            <w:noWrap/>
            <w:hideMark/>
          </w:tcPr>
          <w:p w14:paraId="30852812" w14:textId="08424E15" w:rsidR="00BB1987" w:rsidRPr="00672458" w:rsidRDefault="004F5E2E"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ins w:id="55" w:author="Hodne, Jens" w:date="2026-04-23T14:18:00Z">
              <w:r w:rsidRPr="004F5E2E">
                <w:rPr>
                  <w:rFonts w:ascii="Aptos Narrow" w:hAnsi="Aptos Narrow"/>
                  <w:color w:val="000000"/>
                </w:rPr>
                <w:t>Well Control Equipment Systems for Drilling Wells</w:t>
              </w:r>
            </w:ins>
            <w:del w:id="56" w:author="Hodne, Jens" w:date="2026-04-23T14:18:00Z" w16du:dateUtc="2026-04-23T12:18:00Z">
              <w:r w:rsidR="00BB1987" w:rsidRPr="00672458" w:rsidDel="004F5E2E">
                <w:rPr>
                  <w:rFonts w:ascii="Aptos Narrow" w:hAnsi="Aptos Narrow"/>
                  <w:color w:val="000000"/>
                </w:rPr>
                <w:delText>Choke and kill manifold</w:delText>
              </w:r>
            </w:del>
          </w:p>
        </w:tc>
      </w:tr>
      <w:tr w:rsidR="00BB1987" w:rsidRPr="00BB1987" w14:paraId="64A6B158"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7A84429A"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 xml:space="preserve">ASME B31.3 </w:t>
            </w:r>
          </w:p>
        </w:tc>
        <w:tc>
          <w:tcPr>
            <w:tcW w:w="3530" w:type="pct"/>
            <w:noWrap/>
            <w:hideMark/>
          </w:tcPr>
          <w:p w14:paraId="3EFC005C"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Piping design, fabrication and testing.</w:t>
            </w:r>
          </w:p>
        </w:tc>
      </w:tr>
      <w:tr w:rsidR="00BB1987" w:rsidRPr="00BB1987" w14:paraId="1D3EAA08"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9EE7AB2"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ASME BPVC section VIII</w:t>
            </w:r>
          </w:p>
        </w:tc>
        <w:tc>
          <w:tcPr>
            <w:tcW w:w="3530" w:type="pct"/>
            <w:noWrap/>
            <w:hideMark/>
          </w:tcPr>
          <w:p w14:paraId="7CE5F6EC" w14:textId="25C2E4B4"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Pressure design and analysis, risers and pressure vessels.</w:t>
            </w:r>
          </w:p>
        </w:tc>
      </w:tr>
      <w:tr w:rsidR="00BB1987" w:rsidRPr="00BB1987" w14:paraId="7DCB86D3"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080DB6C6"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DNVGL-OS- E101 Drilling Facilities</w:t>
            </w:r>
          </w:p>
        </w:tc>
        <w:tc>
          <w:tcPr>
            <w:tcW w:w="3530" w:type="pct"/>
            <w:noWrap/>
            <w:hideMark/>
          </w:tcPr>
          <w:p w14:paraId="11297072"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Technical requirements are implemented by default for all equipment as relevant. Certification when selected</w:t>
            </w:r>
          </w:p>
        </w:tc>
      </w:tr>
      <w:tr w:rsidR="00BB1987" w:rsidRPr="00BB1987" w14:paraId="7AF6FDC4"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04003C73"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Eurocode 3</w:t>
            </w:r>
          </w:p>
        </w:tc>
        <w:tc>
          <w:tcPr>
            <w:tcW w:w="3530" w:type="pct"/>
            <w:noWrap/>
            <w:hideMark/>
          </w:tcPr>
          <w:p w14:paraId="181BBB8E"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Structural design</w:t>
            </w:r>
          </w:p>
        </w:tc>
      </w:tr>
      <w:tr w:rsidR="00BB1987" w:rsidRPr="00BB1987" w14:paraId="32759330" w14:textId="77777777" w:rsidTr="00672458">
        <w:trPr>
          <w:trHeight w:hRule="exac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70723778"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IEC 60079</w:t>
            </w:r>
          </w:p>
        </w:tc>
        <w:tc>
          <w:tcPr>
            <w:tcW w:w="3530" w:type="pct"/>
            <w:noWrap/>
            <w:hideMark/>
          </w:tcPr>
          <w:p w14:paraId="68C6ECC1" w14:textId="71433230"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Explosive atmospheres. Equipment. Relevant parts</w:t>
            </w:r>
          </w:p>
        </w:tc>
      </w:tr>
      <w:tr w:rsidR="00BB1987" w:rsidRPr="00BB1987" w14:paraId="22AB7401" w14:textId="77777777" w:rsidTr="00672458">
        <w:trPr>
          <w:cnfStyle w:val="000000100000" w:firstRow="0" w:lastRow="0" w:firstColumn="0" w:lastColumn="0" w:oddVBand="0" w:evenVBand="0" w:oddHBand="1" w:evenHBand="0" w:firstRowFirstColumn="0" w:firstRowLastColumn="0" w:lastRowFirstColumn="0" w:lastRowLastColumn="0"/>
          <w:trHeight w:hRule="exac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39C619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IEC 61131-3</w:t>
            </w:r>
          </w:p>
        </w:tc>
        <w:tc>
          <w:tcPr>
            <w:tcW w:w="3530" w:type="pct"/>
            <w:noWrap/>
            <w:hideMark/>
          </w:tcPr>
          <w:p w14:paraId="0157DC4F"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Programmable controllers. Part 3: Programming languages</w:t>
            </w:r>
          </w:p>
        </w:tc>
      </w:tr>
      <w:tr w:rsidR="00BB1987" w:rsidRPr="00BB1987" w14:paraId="1D04D8C0" w14:textId="77777777" w:rsidTr="00672458">
        <w:trPr>
          <w:trHeight w:hRule="exac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268E11C6"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IEC 61158</w:t>
            </w:r>
          </w:p>
        </w:tc>
        <w:tc>
          <w:tcPr>
            <w:tcW w:w="3530" w:type="pct"/>
            <w:noWrap/>
            <w:hideMark/>
          </w:tcPr>
          <w:p w14:paraId="334C9BE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Industrial communications networks. Fieldbus specification</w:t>
            </w:r>
          </w:p>
        </w:tc>
      </w:tr>
      <w:tr w:rsidR="00BB1987" w:rsidRPr="00BB1987" w14:paraId="280E8157" w14:textId="77777777" w:rsidTr="00672458">
        <w:trPr>
          <w:cnfStyle w:val="000000100000" w:firstRow="0" w:lastRow="0" w:firstColumn="0" w:lastColumn="0" w:oddVBand="0" w:evenVBand="0" w:oddHBand="1" w:evenHBand="0" w:firstRowFirstColumn="0" w:firstRowLastColumn="0" w:lastRowFirstColumn="0" w:lastRowLastColumn="0"/>
          <w:trHeight w:hRule="exac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5DFBFCF3"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IEC 61892</w:t>
            </w:r>
          </w:p>
        </w:tc>
        <w:tc>
          <w:tcPr>
            <w:tcW w:w="3530" w:type="pct"/>
            <w:noWrap/>
            <w:hideMark/>
          </w:tcPr>
          <w:p w14:paraId="2723EB81"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Mobile and fixed offshore units. Electrical installations</w:t>
            </w:r>
          </w:p>
        </w:tc>
      </w:tr>
      <w:tr w:rsidR="00BB1987" w:rsidRPr="00BB1987" w14:paraId="1856EEA9"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4F84B967"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 xml:space="preserve">NACE MR 0175/ISO 15156  </w:t>
            </w:r>
          </w:p>
        </w:tc>
        <w:tc>
          <w:tcPr>
            <w:tcW w:w="3530" w:type="pct"/>
            <w:noWrap/>
            <w:hideMark/>
          </w:tcPr>
          <w:p w14:paraId="31C9733E" w14:textId="254D0F5E"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H2S corrosion. Risers, Choke and Kill, Cement and Standpipe manifold</w:t>
            </w:r>
          </w:p>
        </w:tc>
      </w:tr>
      <w:tr w:rsidR="00BB1987" w:rsidRPr="00BB1987" w14:paraId="22854557" w14:textId="77777777" w:rsidTr="0067245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5A0E9AC4"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NORSOK Z-006</w:t>
            </w:r>
          </w:p>
        </w:tc>
        <w:tc>
          <w:tcPr>
            <w:tcW w:w="3530" w:type="pct"/>
            <w:noWrap/>
            <w:hideMark/>
          </w:tcPr>
          <w:p w14:paraId="7D543514"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sidRPr="00672458">
              <w:rPr>
                <w:rFonts w:ascii="Aptos Narrow" w:hAnsi="Aptos Narrow"/>
                <w:color w:val="000000"/>
              </w:rPr>
              <w:t>Preservation</w:t>
            </w:r>
          </w:p>
        </w:tc>
      </w:tr>
      <w:tr w:rsidR="00BB1987" w:rsidRPr="00BB1987" w14:paraId="366D9B46" w14:textId="77777777" w:rsidTr="00672458">
        <w:trPr>
          <w:trHeight w:val="300"/>
        </w:trPr>
        <w:tc>
          <w:tcPr>
            <w:cnfStyle w:val="001000000000" w:firstRow="0" w:lastRow="0" w:firstColumn="1" w:lastColumn="0" w:oddVBand="0" w:evenVBand="0" w:oddHBand="0" w:evenHBand="0" w:firstRowFirstColumn="0" w:firstRowLastColumn="0" w:lastRowFirstColumn="0" w:lastRowLastColumn="0"/>
            <w:tcW w:w="1470" w:type="pct"/>
            <w:noWrap/>
            <w:hideMark/>
          </w:tcPr>
          <w:p w14:paraId="6DC1E4DB"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Aptos Narrow" w:hAnsi="Aptos Narrow"/>
                <w:color w:val="000000"/>
              </w:rPr>
            </w:pPr>
            <w:r w:rsidRPr="00672458">
              <w:rPr>
                <w:rFonts w:ascii="Aptos Narrow" w:hAnsi="Aptos Narrow"/>
                <w:color w:val="000000"/>
              </w:rPr>
              <w:t>NORSOK Z-018</w:t>
            </w:r>
          </w:p>
        </w:tc>
        <w:tc>
          <w:tcPr>
            <w:tcW w:w="3530" w:type="pct"/>
            <w:noWrap/>
            <w:hideMark/>
          </w:tcPr>
          <w:p w14:paraId="4275A5FC" w14:textId="77777777" w:rsidR="00BB1987" w:rsidRPr="00672458" w:rsidRDefault="00BB1987" w:rsidP="00672458">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672458">
              <w:rPr>
                <w:rFonts w:ascii="Aptos Narrow" w:hAnsi="Aptos Narrow"/>
                <w:color w:val="000000"/>
              </w:rPr>
              <w:t>Documentation of equipment</w:t>
            </w:r>
          </w:p>
        </w:tc>
      </w:tr>
    </w:tbl>
    <w:p w14:paraId="24B6E369" w14:textId="77777777" w:rsidR="00BB1987" w:rsidRDefault="00BB1987" w:rsidP="00BB1987">
      <w:pPr>
        <w:rPr>
          <w:lang w:eastAsia="en-GB"/>
        </w:rPr>
      </w:pPr>
    </w:p>
    <w:p w14:paraId="0A8E5CD7" w14:textId="291B64F9" w:rsidR="008F19D9" w:rsidRPr="007D22D1" w:rsidRDefault="008F19D9" w:rsidP="00CA224A">
      <w:pPr>
        <w:pStyle w:val="Heading1"/>
        <w:numPr>
          <w:ilvl w:val="0"/>
          <w:numId w:val="8"/>
        </w:numPr>
      </w:pPr>
      <w:bookmarkStart w:id="57" w:name="_Toc470175597"/>
      <w:bookmarkStart w:id="58" w:name="_Toc471296207"/>
      <w:bookmarkStart w:id="59" w:name="_Toc471369170"/>
      <w:bookmarkStart w:id="60" w:name="_Toc471370439"/>
      <w:bookmarkStart w:id="61" w:name="_Toc471816709"/>
      <w:bookmarkStart w:id="62" w:name="_Toc482712721"/>
      <w:bookmarkStart w:id="63" w:name="_Toc184201384"/>
      <w:bookmarkStart w:id="64" w:name="_Toc187836785"/>
      <w:bookmarkEnd w:id="57"/>
      <w:bookmarkEnd w:id="58"/>
      <w:r w:rsidRPr="007D22D1">
        <w:lastRenderedPageBreak/>
        <w:t>API</w:t>
      </w:r>
      <w:bookmarkEnd w:id="59"/>
      <w:bookmarkEnd w:id="60"/>
      <w:bookmarkEnd w:id="61"/>
      <w:bookmarkEnd w:id="62"/>
      <w:r>
        <w:t xml:space="preserve"> Monogram</w:t>
      </w:r>
      <w:bookmarkEnd w:id="63"/>
      <w:bookmarkEnd w:id="64"/>
    </w:p>
    <w:p w14:paraId="128C6525" w14:textId="6C5D5B7A" w:rsidR="008F19D9" w:rsidRPr="00D4316E" w:rsidRDefault="008F19D9" w:rsidP="00CA224A">
      <w:r w:rsidRPr="00D4316E">
        <w:t>The following equipment may be supplied with API monogram:</w:t>
      </w:r>
    </w:p>
    <w:p w14:paraId="2F110965" w14:textId="77777777" w:rsidR="008F19D9" w:rsidRPr="00D4316E" w:rsidRDefault="008F19D9" w:rsidP="008F19D9">
      <w:r w:rsidRPr="00D4316E">
        <w:t>Rotary tables API 7K-0551</w:t>
      </w:r>
    </w:p>
    <w:p w14:paraId="3BA23013" w14:textId="77777777" w:rsidR="008F19D9" w:rsidRPr="00D4316E" w:rsidRDefault="008F19D9" w:rsidP="008F19D9">
      <w:r w:rsidRPr="00D4316E">
        <w:t>Mud pump components API 7K-0551</w:t>
      </w:r>
    </w:p>
    <w:p w14:paraId="581B0E36" w14:textId="77777777" w:rsidR="008F19D9" w:rsidRPr="00D4316E" w:rsidRDefault="008F19D9" w:rsidP="008F19D9">
      <w:proofErr w:type="spellStart"/>
      <w:r w:rsidRPr="00D4316E">
        <w:t>Drawwork</w:t>
      </w:r>
      <w:proofErr w:type="spellEnd"/>
      <w:r w:rsidRPr="00D4316E">
        <w:t xml:space="preserve"> components API 7K-0551</w:t>
      </w:r>
    </w:p>
    <w:p w14:paraId="20FD0822" w14:textId="77777777" w:rsidR="008F19D9" w:rsidRPr="00D4316E" w:rsidRDefault="008F19D9" w:rsidP="008F19D9">
      <w:r w:rsidRPr="00D4316E">
        <w:t>Power swivels (Top drive) PSL 1 API 8C-0351</w:t>
      </w:r>
    </w:p>
    <w:p w14:paraId="262DC404" w14:textId="77777777" w:rsidR="008F19D9" w:rsidRPr="00D4316E" w:rsidRDefault="008F19D9" w:rsidP="008F19D9">
      <w:r w:rsidRPr="00D4316E">
        <w:t>Travelling blocks PSL 1 API 8C-0351</w:t>
      </w:r>
    </w:p>
    <w:p w14:paraId="44C581C1" w14:textId="73569058" w:rsidR="008F19D9" w:rsidRPr="007D22D1" w:rsidRDefault="008F19D9" w:rsidP="1EEE4B4B">
      <w:pPr>
        <w:spacing w:line="259" w:lineRule="auto"/>
      </w:pPr>
      <w:r w:rsidRPr="00D4316E">
        <w:t xml:space="preserve">The implementation of API monogram license for other product types is continuously evaluated by </w:t>
      </w:r>
      <w:r w:rsidR="00312C80">
        <w:t>HMH</w:t>
      </w:r>
      <w:r w:rsidRPr="00D4316E">
        <w:t xml:space="preserve">, based on market </w:t>
      </w:r>
      <w:proofErr w:type="spellStart"/>
      <w:r w:rsidRPr="00D4316E">
        <w:t>demand.</w:t>
      </w:r>
      <w:r w:rsidR="7672CAA2">
        <w:t>Current</w:t>
      </w:r>
      <w:proofErr w:type="spellEnd"/>
      <w:r w:rsidR="7672CAA2">
        <w:t xml:space="preserve"> </w:t>
      </w:r>
      <w:r w:rsidR="4340C370">
        <w:t xml:space="preserve">monogram </w:t>
      </w:r>
      <w:r w:rsidR="07B56E7D">
        <w:t xml:space="preserve">certifications </w:t>
      </w:r>
      <w:r>
        <w:t>are published at the “</w:t>
      </w:r>
      <w:hyperlink r:id="rId17" w:history="1">
        <w:r w:rsidRPr="1EEE4B4B">
          <w:rPr>
            <w:rStyle w:val="Hyperlink"/>
          </w:rPr>
          <w:t>API composite list</w:t>
        </w:r>
      </w:hyperlink>
      <w:r>
        <w:t>”</w:t>
      </w:r>
      <w:r w:rsidR="02F67714">
        <w:t xml:space="preserve"> under company names MHWirth or HMH.</w:t>
      </w:r>
    </w:p>
    <w:p w14:paraId="39AF0A8A" w14:textId="77777777" w:rsidR="008F19D9" w:rsidRPr="007D22D1" w:rsidRDefault="008F19D9" w:rsidP="00CA224A">
      <w:pPr>
        <w:pStyle w:val="Heading1"/>
        <w:numPr>
          <w:ilvl w:val="0"/>
          <w:numId w:val="8"/>
        </w:numPr>
      </w:pPr>
      <w:bookmarkStart w:id="65" w:name="_Toc353893839"/>
      <w:bookmarkStart w:id="66" w:name="_Toc355276538"/>
      <w:bookmarkStart w:id="67" w:name="_Ref467762808"/>
      <w:bookmarkStart w:id="68" w:name="_Ref467762818"/>
      <w:bookmarkStart w:id="69" w:name="_Toc471369171"/>
      <w:bookmarkStart w:id="70" w:name="_Toc471370440"/>
      <w:bookmarkStart w:id="71" w:name="_Toc471816710"/>
      <w:bookmarkStart w:id="72" w:name="_Toc482712722"/>
      <w:bookmarkStart w:id="73" w:name="_Toc184201385"/>
      <w:bookmarkStart w:id="74" w:name="_Toc187836786"/>
      <w:r w:rsidRPr="007D22D1">
        <w:t>CE Marking</w:t>
      </w:r>
      <w:bookmarkEnd w:id="65"/>
      <w:bookmarkEnd w:id="66"/>
      <w:bookmarkEnd w:id="67"/>
      <w:bookmarkEnd w:id="68"/>
      <w:bookmarkEnd w:id="69"/>
      <w:bookmarkEnd w:id="70"/>
      <w:bookmarkEnd w:id="71"/>
      <w:bookmarkEnd w:id="72"/>
      <w:bookmarkEnd w:id="73"/>
      <w:bookmarkEnd w:id="74"/>
    </w:p>
    <w:p w14:paraId="0B34227C" w14:textId="3A272C3F" w:rsidR="008F19D9" w:rsidRPr="007D22D1" w:rsidRDefault="008F19D9" w:rsidP="00CA224A">
      <w:pPr>
        <w:pStyle w:val="ListParagraph"/>
      </w:pPr>
      <w:r w:rsidRPr="007D22D1">
        <w:t>European EU directives</w:t>
      </w:r>
      <w:r w:rsidR="00726443">
        <w:t>/regulations</w:t>
      </w:r>
      <w:r w:rsidRPr="007D22D1">
        <w:t xml:space="preserve"> shall apply when mandatory</w:t>
      </w:r>
    </w:p>
    <w:p w14:paraId="6A1B940F" w14:textId="139D6A57" w:rsidR="008F19D9" w:rsidRPr="007D22D1" w:rsidRDefault="008F19D9" w:rsidP="00CA224A">
      <w:pPr>
        <w:pStyle w:val="ListParagraph"/>
      </w:pPr>
      <w:r w:rsidRPr="007D22D1">
        <w:t xml:space="preserve">Equipment for </w:t>
      </w:r>
      <w:r>
        <w:t>non-movable</w:t>
      </w:r>
      <w:r w:rsidRPr="007D22D1">
        <w:t xml:space="preserve"> installations within the EU</w:t>
      </w:r>
      <w:r w:rsidR="00C72FCF">
        <w:t>/EEA</w:t>
      </w:r>
      <w:r w:rsidR="002113C4">
        <w:t>/UK</w:t>
      </w:r>
      <w:r w:rsidRPr="007D22D1">
        <w:t xml:space="preserve"> is CE marked by </w:t>
      </w:r>
      <w:r w:rsidR="00312C80">
        <w:t>HMH</w:t>
      </w:r>
      <w:r w:rsidRPr="007D22D1">
        <w:t>.</w:t>
      </w:r>
    </w:p>
    <w:p w14:paraId="3F0BF950" w14:textId="0BD9526B" w:rsidR="008F19D9" w:rsidRPr="002C7D45" w:rsidRDefault="008F19D9" w:rsidP="00CA224A">
      <w:pPr>
        <w:pStyle w:val="ListParagraph"/>
      </w:pPr>
      <w:bookmarkStart w:id="75" w:name="_Hlk38529126"/>
      <w:r w:rsidRPr="007D22D1">
        <w:t xml:space="preserve">CE marking </w:t>
      </w:r>
      <w:r>
        <w:t xml:space="preserve">is not applicable </w:t>
      </w:r>
      <w:r w:rsidRPr="007D22D1">
        <w:t>for</w:t>
      </w:r>
      <w:r>
        <w:t xml:space="preserve"> </w:t>
      </w:r>
      <w:r w:rsidRPr="007D22D1">
        <w:t>territories outside the EU</w:t>
      </w:r>
      <w:r w:rsidR="00652D24">
        <w:t>/EEA/UK</w:t>
      </w:r>
      <w:r>
        <w:t>, for</w:t>
      </w:r>
      <w:r w:rsidRPr="007D22D1">
        <w:t xml:space="preserve"> seagoing vessels</w:t>
      </w:r>
      <w:r>
        <w:t xml:space="preserve"> and</w:t>
      </w:r>
      <w:r w:rsidRPr="007D22D1">
        <w:t xml:space="preserve"> mobile </w:t>
      </w:r>
      <w:r w:rsidRPr="00BF6EDD">
        <w:t xml:space="preserve">offshore units. </w:t>
      </w:r>
      <w:r w:rsidR="00312C80">
        <w:t>HMH</w:t>
      </w:r>
      <w:r w:rsidRPr="00BF6EDD">
        <w:t xml:space="preserve"> will </w:t>
      </w:r>
      <w:r w:rsidR="00C03DBC" w:rsidRPr="00BF6EDD">
        <w:t>as normal</w:t>
      </w:r>
      <w:r w:rsidRPr="00BF6EDD">
        <w:t xml:space="preserve"> not CE mark such equipment</w:t>
      </w:r>
      <w:r w:rsidRPr="002C7D45">
        <w:t>, but the technical requirements of the directives</w:t>
      </w:r>
      <w:r w:rsidR="00A44581">
        <w:t>/regulations</w:t>
      </w:r>
      <w:r w:rsidRPr="002C7D45">
        <w:t xml:space="preserve"> may be implemented as an option to any customer upon agreement</w:t>
      </w:r>
      <w:r w:rsidRPr="00BF6EDD">
        <w:t xml:space="preserve">. </w:t>
      </w:r>
    </w:p>
    <w:bookmarkEnd w:id="75"/>
    <w:p w14:paraId="49684130" w14:textId="2B3B8B12" w:rsidR="008F19D9" w:rsidRPr="007D22D1" w:rsidRDefault="008F19D9" w:rsidP="00CA224A">
      <w:pPr>
        <w:pStyle w:val="ListParagraph"/>
      </w:pPr>
      <w:r w:rsidRPr="007D22D1">
        <w:t xml:space="preserve">Upon </w:t>
      </w:r>
      <w:r>
        <w:t xml:space="preserve">delivery </w:t>
      </w:r>
      <w:r w:rsidRPr="007D22D1">
        <w:t xml:space="preserve">of the equipment, </w:t>
      </w:r>
      <w:r>
        <w:t>an</w:t>
      </w:r>
      <w:r w:rsidRPr="007D22D1">
        <w:t xml:space="preserve"> EC</w:t>
      </w:r>
      <w:r w:rsidR="00A83A26">
        <w:t>/EU</w:t>
      </w:r>
      <w:r w:rsidR="005E4BA2">
        <w:t xml:space="preserve"> </w:t>
      </w:r>
      <w:r w:rsidRPr="007D22D1">
        <w:t xml:space="preserve">Declaration of Conformity comprehending all relevant directives and harmonized standards </w:t>
      </w:r>
      <w:r>
        <w:t>is</w:t>
      </w:r>
      <w:r w:rsidRPr="007D22D1">
        <w:t xml:space="preserve"> issued by </w:t>
      </w:r>
      <w:r w:rsidR="00312C80">
        <w:t>HMH</w:t>
      </w:r>
      <w:r>
        <w:t>.</w:t>
      </w:r>
      <w:r w:rsidRPr="007D22D1">
        <w:t xml:space="preserve"> </w:t>
      </w:r>
    </w:p>
    <w:p w14:paraId="3F99A115" w14:textId="2B23631C" w:rsidR="008F19D9" w:rsidRPr="007D22D1" w:rsidRDefault="008F19D9" w:rsidP="00CA224A">
      <w:pPr>
        <w:pStyle w:val="ListParagraph"/>
      </w:pPr>
      <w:r w:rsidRPr="007D22D1">
        <w:t xml:space="preserve">Technical files and declarations of components are kept by </w:t>
      </w:r>
      <w:r w:rsidR="00312C80">
        <w:t>HMH</w:t>
      </w:r>
      <w:r w:rsidRPr="007D22D1">
        <w:t xml:space="preserve"> or notified body as mandated by the relevant EU directive.</w:t>
      </w:r>
    </w:p>
    <w:p w14:paraId="4C47621E" w14:textId="408CD39F" w:rsidR="008F19D9" w:rsidRPr="007D22D1" w:rsidRDefault="008F19D9" w:rsidP="008720FA">
      <w:pPr>
        <w:pStyle w:val="ListParagraph"/>
      </w:pPr>
      <w:r w:rsidRPr="007D22D1">
        <w:t xml:space="preserve">Partly complete equipment is not CE marked. A declaration of incorporation is issued </w:t>
      </w:r>
      <w:r>
        <w:t>as mandated in the relevant EU directive</w:t>
      </w:r>
      <w:r w:rsidRPr="007D22D1">
        <w:t>.</w:t>
      </w:r>
    </w:p>
    <w:p w14:paraId="698BE985" w14:textId="77777777" w:rsidR="008F19D9" w:rsidRPr="007D22D1" w:rsidRDefault="008F19D9" w:rsidP="00CA224A">
      <w:r w:rsidRPr="007D22D1">
        <w:rPr>
          <w:u w:val="single"/>
        </w:rPr>
        <w:t xml:space="preserve">The following EU directives are included, when </w:t>
      </w:r>
      <w:r>
        <w:rPr>
          <w:u w:val="single"/>
        </w:rPr>
        <w:t>relevant</w:t>
      </w:r>
      <w:r w:rsidRPr="007D22D1">
        <w:t xml:space="preserve">: </w:t>
      </w:r>
    </w:p>
    <w:p w14:paraId="378A7E3D" w14:textId="5E7E1678" w:rsidR="008F19D9" w:rsidRPr="007D22D1" w:rsidRDefault="2514B030" w:rsidP="00CA224A">
      <w:pPr>
        <w:pStyle w:val="ListParagraph"/>
      </w:pPr>
      <w:r>
        <w:t>Equipment for explosive atmospheres 2014/34/EU (ATEX)</w:t>
      </w:r>
    </w:p>
    <w:p w14:paraId="5719CBB7" w14:textId="77777777" w:rsidR="008F19D9" w:rsidRPr="007D22D1" w:rsidRDefault="008F19D9" w:rsidP="00CA224A">
      <w:pPr>
        <w:pStyle w:val="ListParagraph"/>
      </w:pPr>
      <w:r>
        <w:t xml:space="preserve">Machinery Directive 2006/42/EC (MD) </w:t>
      </w:r>
    </w:p>
    <w:p w14:paraId="13A9185B" w14:textId="77777777" w:rsidR="008F19D9" w:rsidRPr="007D22D1" w:rsidRDefault="008F19D9" w:rsidP="00CA224A">
      <w:pPr>
        <w:pStyle w:val="ListParagraph"/>
      </w:pPr>
      <w:r w:rsidRPr="007D22D1">
        <w:t xml:space="preserve">Pressure Equipment Directive 2014/68/ EU (PED)   </w:t>
      </w:r>
    </w:p>
    <w:p w14:paraId="59180B9C" w14:textId="77777777" w:rsidR="008F19D9" w:rsidRPr="007D22D1" w:rsidRDefault="008F19D9" w:rsidP="00CA224A">
      <w:pPr>
        <w:pStyle w:val="ListParagraph"/>
      </w:pPr>
      <w:r w:rsidRPr="007D22D1">
        <w:t>Electromagnetic Compatibility Directive 2014/30/EU (EMC)</w:t>
      </w:r>
    </w:p>
    <w:p w14:paraId="0A82547D" w14:textId="77777777" w:rsidR="008F19D9" w:rsidRPr="00270254" w:rsidRDefault="008F19D9" w:rsidP="00CA224A">
      <w:pPr>
        <w:pStyle w:val="ListParagraph"/>
        <w:rPr>
          <w:lang w:val="pt-BR"/>
        </w:rPr>
      </w:pPr>
      <w:r w:rsidRPr="00270254">
        <w:rPr>
          <w:lang w:val="pt-BR"/>
        </w:rPr>
        <w:t>Low Voltage Directive 2014/35/EU (LVD)</w:t>
      </w:r>
    </w:p>
    <w:p w14:paraId="44EFF9B4" w14:textId="7CAE3C8E" w:rsidR="008F19D9" w:rsidRPr="007D22D1" w:rsidRDefault="008F19D9" w:rsidP="008F19D9">
      <w:r>
        <w:t xml:space="preserve">Note: </w:t>
      </w:r>
      <w:r w:rsidRPr="007D22D1">
        <w:t>High pressure manifolds for well control are exempted from the Pressure Equipment Directive.</w:t>
      </w:r>
    </w:p>
    <w:p w14:paraId="454B545E" w14:textId="46E28FAA" w:rsidR="008F19D9" w:rsidRPr="007D22D1"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rsidRPr="007D22D1">
        <w:br w:type="page"/>
      </w:r>
    </w:p>
    <w:p w14:paraId="75F07C27" w14:textId="77777777" w:rsidR="008F19D9" w:rsidRPr="007D22D1" w:rsidRDefault="008F19D9" w:rsidP="00CA224A">
      <w:pPr>
        <w:pStyle w:val="Heading1"/>
        <w:numPr>
          <w:ilvl w:val="0"/>
          <w:numId w:val="8"/>
        </w:numPr>
      </w:pPr>
      <w:bookmarkStart w:id="76" w:name="_Toc485024900"/>
      <w:bookmarkStart w:id="77" w:name="_Toc471296210"/>
      <w:bookmarkStart w:id="78" w:name="_Toc471296211"/>
      <w:bookmarkStart w:id="79" w:name="_Toc471296213"/>
      <w:bookmarkStart w:id="80" w:name="_Toc471296215"/>
      <w:bookmarkStart w:id="81" w:name="_Toc471296216"/>
      <w:bookmarkStart w:id="82" w:name="_Toc471296217"/>
      <w:bookmarkStart w:id="83" w:name="_Toc471296218"/>
      <w:bookmarkStart w:id="84" w:name="_Toc471296219"/>
      <w:bookmarkStart w:id="85" w:name="_Toc471296221"/>
      <w:bookmarkStart w:id="86" w:name="_Toc471296222"/>
      <w:bookmarkStart w:id="87" w:name="_Toc471369172"/>
      <w:bookmarkStart w:id="88" w:name="_Toc471370441"/>
      <w:bookmarkStart w:id="89" w:name="_Toc471816711"/>
      <w:bookmarkStart w:id="90" w:name="_Toc482712723"/>
      <w:bookmarkStart w:id="91" w:name="_Toc184201386"/>
      <w:bookmarkStart w:id="92" w:name="_Toc187836787"/>
      <w:bookmarkEnd w:id="76"/>
      <w:bookmarkEnd w:id="77"/>
      <w:bookmarkEnd w:id="78"/>
      <w:bookmarkEnd w:id="79"/>
      <w:bookmarkEnd w:id="80"/>
      <w:bookmarkEnd w:id="81"/>
      <w:bookmarkEnd w:id="82"/>
      <w:bookmarkEnd w:id="83"/>
      <w:bookmarkEnd w:id="84"/>
      <w:bookmarkEnd w:id="85"/>
      <w:bookmarkEnd w:id="86"/>
      <w:r w:rsidRPr="007D22D1">
        <w:lastRenderedPageBreak/>
        <w:t>Safety</w:t>
      </w:r>
      <w:bookmarkEnd w:id="87"/>
      <w:bookmarkEnd w:id="88"/>
      <w:bookmarkEnd w:id="89"/>
      <w:bookmarkEnd w:id="90"/>
      <w:bookmarkEnd w:id="91"/>
      <w:bookmarkEnd w:id="92"/>
    </w:p>
    <w:p w14:paraId="25D7D47D" w14:textId="77777777" w:rsidR="008F19D9" w:rsidRPr="007D22D1" w:rsidRDefault="008F19D9" w:rsidP="00CA224A">
      <w:pPr>
        <w:pStyle w:val="Heading2"/>
        <w:numPr>
          <w:ilvl w:val="1"/>
          <w:numId w:val="8"/>
        </w:numPr>
        <w:tabs>
          <w:tab w:val="clear" w:pos="567"/>
        </w:tabs>
        <w:ind w:left="624" w:hanging="624"/>
      </w:pPr>
      <w:bookmarkStart w:id="93" w:name="_Toc471369173"/>
      <w:bookmarkStart w:id="94" w:name="_Toc471370442"/>
      <w:bookmarkStart w:id="95" w:name="_Toc471816712"/>
      <w:bookmarkStart w:id="96" w:name="_Toc482712724"/>
      <w:r w:rsidRPr="007D22D1">
        <w:t>Risk Assessment and Risk Reduction</w:t>
      </w:r>
      <w:bookmarkEnd w:id="93"/>
      <w:bookmarkEnd w:id="94"/>
      <w:bookmarkEnd w:id="95"/>
      <w:bookmarkEnd w:id="96"/>
    </w:p>
    <w:p w14:paraId="63FF7DAC" w14:textId="506E23B9" w:rsidR="008F19D9" w:rsidRPr="007D22D1" w:rsidRDefault="008F19D9" w:rsidP="008F19D9">
      <w:r w:rsidRPr="007D22D1">
        <w:t xml:space="preserve">A risk assessment is performed on all </w:t>
      </w:r>
      <w:r w:rsidR="00312C80">
        <w:t>HMH</w:t>
      </w:r>
      <w:r w:rsidRPr="007D22D1">
        <w:t xml:space="preserve"> products with the objective of reducing risk to the lowest practicable level to prevent harm to personnel, property and environment.</w:t>
      </w:r>
    </w:p>
    <w:p w14:paraId="5B852D83" w14:textId="12F9D402" w:rsidR="008F19D9" w:rsidRPr="007D22D1" w:rsidRDefault="008F19D9" w:rsidP="00CA224A">
      <w:pPr>
        <w:pStyle w:val="ListParagraph"/>
      </w:pPr>
      <w:r w:rsidRPr="007D22D1">
        <w:t xml:space="preserve">To achieve safety in the design of </w:t>
      </w:r>
      <w:r w:rsidR="00312C80">
        <w:t>HMH</w:t>
      </w:r>
      <w:r w:rsidRPr="007D22D1">
        <w:t xml:space="preserve"> products, general principles and methodology for risk assessment and risk reduction is based on and performed according to ISO 12100</w:t>
      </w:r>
    </w:p>
    <w:p w14:paraId="1F2FE85D" w14:textId="0DF4D94C" w:rsidR="008F19D9" w:rsidRPr="007D22D1" w:rsidRDefault="008F19D9" w:rsidP="00CA224A">
      <w:pPr>
        <w:pStyle w:val="ListParagraph"/>
      </w:pPr>
      <w:r>
        <w:t xml:space="preserve">The preferred hazard analysis method </w:t>
      </w:r>
      <w:r w:rsidRPr="008752A8">
        <w:t xml:space="preserve">used is </w:t>
      </w:r>
      <w:r w:rsidR="77D815CF" w:rsidRPr="00672458">
        <w:t>FMEA</w:t>
      </w:r>
      <w:r w:rsidR="77D815CF" w:rsidRPr="008752A8">
        <w:t xml:space="preserve"> </w:t>
      </w:r>
      <w:r w:rsidRPr="008752A8">
        <w:t>(Failure Mode</w:t>
      </w:r>
      <w:r w:rsidR="3E1D4AB1" w:rsidRPr="008752A8">
        <w:t xml:space="preserve"> </w:t>
      </w:r>
      <w:r w:rsidR="3E1D4AB1" w:rsidRPr="00672458">
        <w:t>and</w:t>
      </w:r>
      <w:r w:rsidRPr="008752A8">
        <w:t xml:space="preserve"> Effect </w:t>
      </w:r>
      <w:r>
        <w:t>Analysis), with the objective to make our equipment inherently safe by design, as far as reasonably practicable</w:t>
      </w:r>
    </w:p>
    <w:p w14:paraId="0BF1EF3C" w14:textId="77777777" w:rsidR="008F19D9" w:rsidRPr="007D22D1" w:rsidRDefault="008F19D9" w:rsidP="00CA224A">
      <w:pPr>
        <w:pStyle w:val="ListParagraph"/>
      </w:pPr>
      <w:r w:rsidRPr="007D22D1">
        <w:t>Information for safe use is integrated in the user manual, including recommended working practices and warnings of residual risk</w:t>
      </w:r>
    </w:p>
    <w:p w14:paraId="5B739428" w14:textId="77777777" w:rsidR="008F19D9" w:rsidRPr="007D22D1" w:rsidRDefault="008F19D9" w:rsidP="00CA224A">
      <w:pPr>
        <w:pStyle w:val="Heading2"/>
        <w:numPr>
          <w:ilvl w:val="1"/>
          <w:numId w:val="8"/>
        </w:numPr>
        <w:tabs>
          <w:tab w:val="clear" w:pos="567"/>
        </w:tabs>
        <w:ind w:left="624" w:hanging="624"/>
      </w:pPr>
      <w:bookmarkStart w:id="97" w:name="_Toc471369174"/>
      <w:bookmarkStart w:id="98" w:name="_Toc471370443"/>
      <w:bookmarkStart w:id="99" w:name="_Toc471816713"/>
      <w:bookmarkStart w:id="100" w:name="_Toc482712725"/>
      <w:r w:rsidRPr="007D22D1">
        <w:t>Safety Design</w:t>
      </w:r>
      <w:bookmarkEnd w:id="97"/>
      <w:bookmarkEnd w:id="98"/>
      <w:bookmarkEnd w:id="99"/>
      <w:bookmarkEnd w:id="100"/>
      <w:r w:rsidRPr="007D22D1">
        <w:t xml:space="preserve"> </w:t>
      </w:r>
    </w:p>
    <w:p w14:paraId="7C07A7AE" w14:textId="77777777" w:rsidR="008F19D9" w:rsidRPr="007D22D1" w:rsidRDefault="008F19D9" w:rsidP="00CA224A">
      <w:pPr>
        <w:pStyle w:val="ListParagraph"/>
      </w:pPr>
      <w:r w:rsidRPr="007D22D1">
        <w:t>For safety of machinery- electrical equipment of machines, IEC 60204-1 is applied</w:t>
      </w:r>
    </w:p>
    <w:p w14:paraId="4CB8C6A8" w14:textId="77777777" w:rsidR="008F19D9" w:rsidRPr="007D22D1" w:rsidRDefault="008F19D9" w:rsidP="00CA224A">
      <w:pPr>
        <w:pStyle w:val="ListParagraph"/>
      </w:pPr>
      <w:r w:rsidRPr="007D22D1">
        <w:t>For safety of hydraulic and pneumatic systems ISO 4413 and ISO 4414 is applied</w:t>
      </w:r>
    </w:p>
    <w:p w14:paraId="67A9EC07" w14:textId="360EDC7C" w:rsidR="008F19D9" w:rsidRPr="007D22D1" w:rsidRDefault="548EE66B" w:rsidP="00CA224A">
      <w:pPr>
        <w:pStyle w:val="ListParagraph"/>
        <w:rPr>
          <w:color w:val="FF0000"/>
        </w:rPr>
      </w:pPr>
      <w:r>
        <w:t>Emergency stop system is in accordance with ISO 13850</w:t>
      </w:r>
      <w:r w:rsidR="1902242F">
        <w:t xml:space="preserve"> </w:t>
      </w:r>
      <w:r w:rsidR="00260A9B">
        <w:t xml:space="preserve">with </w:t>
      </w:r>
      <w:r w:rsidR="00AC6ECF">
        <w:t xml:space="preserve">minimum </w:t>
      </w:r>
      <w:r w:rsidR="00F11E35">
        <w:t>ISO13</w:t>
      </w:r>
      <w:r w:rsidR="00D06D9F">
        <w:t>8</w:t>
      </w:r>
      <w:r w:rsidR="00F11E35">
        <w:t>49-</w:t>
      </w:r>
      <w:r w:rsidR="00D06D9F">
        <w:t>1</w:t>
      </w:r>
      <w:r w:rsidR="00F11E35">
        <w:t xml:space="preserve"> P</w:t>
      </w:r>
      <w:r w:rsidR="00AE3763">
        <w:t>erformance Level d</w:t>
      </w:r>
      <w:r w:rsidR="1902242F">
        <w:t xml:space="preserve"> </w:t>
      </w:r>
    </w:p>
    <w:p w14:paraId="7CD0AFF1" w14:textId="2AA337DD" w:rsidR="008F19D9" w:rsidRPr="007D22D1" w:rsidRDefault="008F19D9" w:rsidP="00CA224A">
      <w:pPr>
        <w:pStyle w:val="ListParagraph"/>
      </w:pPr>
      <w:r w:rsidRPr="007D22D1">
        <w:t xml:space="preserve">Equipment for overhead installation is secured according to Dropped Objects Awareness and Prevention” (DROPS) and amendments by the Norwegian “Working Together for Safety” organization. The best practices of these two organizations are </w:t>
      </w:r>
      <w:r w:rsidR="008D6552">
        <w:t>followed</w:t>
      </w:r>
      <w:r w:rsidRPr="007D22D1">
        <w:t xml:space="preserve">.   </w:t>
      </w:r>
    </w:p>
    <w:p w14:paraId="6CFAA3DD" w14:textId="77777777" w:rsidR="008F19D9" w:rsidRPr="007D22D1" w:rsidRDefault="008F19D9" w:rsidP="00CA224A">
      <w:pPr>
        <w:pStyle w:val="Heading2"/>
        <w:numPr>
          <w:ilvl w:val="1"/>
          <w:numId w:val="8"/>
        </w:numPr>
        <w:tabs>
          <w:tab w:val="clear" w:pos="567"/>
        </w:tabs>
        <w:ind w:left="624" w:hanging="624"/>
      </w:pPr>
      <w:bookmarkStart w:id="101" w:name="_Toc471369175"/>
      <w:bookmarkStart w:id="102" w:name="_Toc471370444"/>
      <w:bookmarkStart w:id="103" w:name="_Toc471816714"/>
      <w:bookmarkStart w:id="104" w:name="_Toc482712726"/>
      <w:r w:rsidRPr="007D22D1">
        <w:t>Access</w:t>
      </w:r>
      <w:bookmarkEnd w:id="101"/>
      <w:bookmarkEnd w:id="102"/>
      <w:bookmarkEnd w:id="103"/>
      <w:bookmarkEnd w:id="104"/>
      <w:r w:rsidRPr="007D22D1">
        <w:t xml:space="preserve"> </w:t>
      </w:r>
    </w:p>
    <w:p w14:paraId="666D441A" w14:textId="77777777" w:rsidR="008F19D9" w:rsidRPr="007D22D1" w:rsidRDefault="008F19D9" w:rsidP="00CA224A">
      <w:pPr>
        <w:pStyle w:val="ListParagraph"/>
      </w:pPr>
      <w:r w:rsidRPr="007D22D1">
        <w:t>Access ways for operating the equipment are in accordance with ISO 14122-1, which is the main reference</w:t>
      </w:r>
    </w:p>
    <w:p w14:paraId="08DA8C2A" w14:textId="77777777" w:rsidR="008F19D9" w:rsidRPr="007D22D1" w:rsidRDefault="008F19D9" w:rsidP="00CA224A">
      <w:pPr>
        <w:pStyle w:val="ListParagraph"/>
      </w:pPr>
      <w:r w:rsidRPr="007D22D1">
        <w:t>Access for maintenance and emergency of cranes and other equipment is designed according to EN 13586</w:t>
      </w:r>
    </w:p>
    <w:p w14:paraId="433FDE41" w14:textId="77777777" w:rsidR="008F19D9" w:rsidRPr="007D22D1" w:rsidRDefault="008F19D9" w:rsidP="00CA224A">
      <w:pPr>
        <w:pStyle w:val="Heading2"/>
        <w:numPr>
          <w:ilvl w:val="1"/>
          <w:numId w:val="8"/>
        </w:numPr>
        <w:tabs>
          <w:tab w:val="clear" w:pos="567"/>
        </w:tabs>
        <w:ind w:left="624" w:hanging="624"/>
      </w:pPr>
      <w:bookmarkStart w:id="105" w:name="_Toc471369176"/>
      <w:bookmarkStart w:id="106" w:name="_Toc471370445"/>
      <w:bookmarkStart w:id="107" w:name="_Toc471816715"/>
      <w:bookmarkStart w:id="108" w:name="_Toc482712727"/>
      <w:r w:rsidRPr="007D22D1">
        <w:t>Ergonomics</w:t>
      </w:r>
      <w:bookmarkEnd w:id="105"/>
      <w:bookmarkEnd w:id="106"/>
      <w:bookmarkEnd w:id="107"/>
      <w:bookmarkEnd w:id="108"/>
    </w:p>
    <w:p w14:paraId="043E49E5" w14:textId="77777777" w:rsidR="008F19D9" w:rsidRPr="007D22D1" w:rsidRDefault="008F19D9" w:rsidP="00CA224A">
      <w:pPr>
        <w:pStyle w:val="ListParagraph"/>
      </w:pPr>
      <w:r w:rsidRPr="007D22D1">
        <w:t xml:space="preserve">Control panels and other control devices for manual operation of equipment are placed in safe locations. </w:t>
      </w:r>
    </w:p>
    <w:p w14:paraId="64A58758" w14:textId="77777777" w:rsidR="008F19D9" w:rsidRPr="007D22D1" w:rsidRDefault="008F19D9" w:rsidP="00CA224A">
      <w:pPr>
        <w:pStyle w:val="ListParagraph"/>
      </w:pPr>
      <w:r w:rsidRPr="007D22D1">
        <w:t>Ergonomic design of drilling control rooms and crane cabins is according to ISO 11064</w:t>
      </w:r>
    </w:p>
    <w:p w14:paraId="3D461ACD" w14:textId="77777777" w:rsidR="008F19D9" w:rsidRPr="007D22D1"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rsidRPr="007D22D1">
        <w:br w:type="page"/>
      </w:r>
    </w:p>
    <w:p w14:paraId="457F1086" w14:textId="77777777" w:rsidR="008F19D9" w:rsidRPr="007D22D1" w:rsidRDefault="008F19D9" w:rsidP="00CA224A">
      <w:pPr>
        <w:pStyle w:val="Heading2"/>
        <w:numPr>
          <w:ilvl w:val="1"/>
          <w:numId w:val="8"/>
        </w:numPr>
        <w:tabs>
          <w:tab w:val="clear" w:pos="567"/>
        </w:tabs>
        <w:ind w:left="624" w:hanging="624"/>
      </w:pPr>
      <w:bookmarkStart w:id="109" w:name="_Toc471369177"/>
      <w:bookmarkStart w:id="110" w:name="_Toc471370446"/>
      <w:bookmarkStart w:id="111" w:name="_Toc471816716"/>
      <w:bookmarkStart w:id="112" w:name="_Toc482712728"/>
      <w:r w:rsidRPr="007D22D1">
        <w:lastRenderedPageBreak/>
        <w:t>Noise</w:t>
      </w:r>
      <w:bookmarkEnd w:id="109"/>
      <w:bookmarkEnd w:id="110"/>
      <w:bookmarkEnd w:id="111"/>
      <w:bookmarkEnd w:id="112"/>
      <w:r w:rsidRPr="007D22D1">
        <w:t xml:space="preserve"> </w:t>
      </w:r>
    </w:p>
    <w:p w14:paraId="36A9CDA8" w14:textId="77777777" w:rsidR="008F19D9" w:rsidRPr="007D22D1" w:rsidRDefault="008F19D9" w:rsidP="00CA224A">
      <w:pPr>
        <w:pStyle w:val="ListParagraph"/>
      </w:pPr>
      <w:r w:rsidRPr="007D22D1">
        <w:t>CE marked equipment is supplied with information about noise emission in accordance with the Machinery Directive 2006/42/EC.</w:t>
      </w:r>
    </w:p>
    <w:p w14:paraId="2B436BDE" w14:textId="607630B1" w:rsidR="008F19D9" w:rsidRPr="007D22D1" w:rsidRDefault="008F19D9" w:rsidP="00CA224A">
      <w:pPr>
        <w:pStyle w:val="ListParagraph"/>
      </w:pPr>
      <w:r w:rsidRPr="007D22D1">
        <w:t xml:space="preserve">Information about noise from </w:t>
      </w:r>
      <w:r>
        <w:t xml:space="preserve">non-CE marked </w:t>
      </w:r>
      <w:r w:rsidRPr="007D22D1">
        <w:t xml:space="preserve">equipment can be provided by </w:t>
      </w:r>
      <w:r w:rsidR="00312C80">
        <w:t>HMH</w:t>
      </w:r>
      <w:r w:rsidRPr="007D22D1">
        <w:t xml:space="preserve"> as an option</w:t>
      </w:r>
    </w:p>
    <w:p w14:paraId="548DE236" w14:textId="77777777" w:rsidR="008F19D9" w:rsidRPr="007D22D1" w:rsidRDefault="008F19D9" w:rsidP="00CA224A">
      <w:pPr>
        <w:pStyle w:val="ListParagraph"/>
      </w:pPr>
      <w:r w:rsidRPr="007D22D1">
        <w:t>Noise measurements, when required, are typically performed according to ISO 3746 or ISO 9614-2</w:t>
      </w:r>
    </w:p>
    <w:p w14:paraId="622C2528" w14:textId="77777777" w:rsidR="008F19D9" w:rsidRPr="007D22D1" w:rsidRDefault="008F19D9" w:rsidP="00CA224A">
      <w:pPr>
        <w:pStyle w:val="ListParagraph"/>
      </w:pPr>
      <w:r w:rsidRPr="007D22D1">
        <w:t>Modifications or additions to meet the noise level for a room or area are beyond the scope of this specification.</w:t>
      </w:r>
    </w:p>
    <w:p w14:paraId="529A4CD1" w14:textId="77777777" w:rsidR="008F19D9" w:rsidRPr="007D22D1" w:rsidRDefault="008F19D9" w:rsidP="00CA224A">
      <w:pPr>
        <w:pStyle w:val="Heading2"/>
        <w:numPr>
          <w:ilvl w:val="1"/>
          <w:numId w:val="8"/>
        </w:numPr>
        <w:tabs>
          <w:tab w:val="clear" w:pos="567"/>
        </w:tabs>
        <w:ind w:left="624" w:hanging="624"/>
      </w:pPr>
      <w:bookmarkStart w:id="113" w:name="_Toc445468584"/>
      <w:bookmarkStart w:id="114" w:name="_Toc445468812"/>
      <w:bookmarkStart w:id="115" w:name="_Toc445469357"/>
      <w:bookmarkStart w:id="116" w:name="_Toc445469583"/>
      <w:bookmarkStart w:id="117" w:name="_Toc445469885"/>
      <w:bookmarkStart w:id="118" w:name="_Toc471369178"/>
      <w:bookmarkStart w:id="119" w:name="_Toc471370447"/>
      <w:bookmarkStart w:id="120" w:name="_Toc471816717"/>
      <w:bookmarkStart w:id="121" w:name="_Toc482712729"/>
      <w:bookmarkStart w:id="122" w:name="_Ref184106826"/>
      <w:bookmarkStart w:id="123" w:name="_Ref184106864"/>
      <w:bookmarkEnd w:id="113"/>
      <w:bookmarkEnd w:id="114"/>
      <w:bookmarkEnd w:id="115"/>
      <w:bookmarkEnd w:id="116"/>
      <w:bookmarkEnd w:id="117"/>
      <w:r w:rsidRPr="007D22D1">
        <w:t>Hazardous Area Classification</w:t>
      </w:r>
      <w:bookmarkEnd w:id="118"/>
      <w:bookmarkEnd w:id="119"/>
      <w:bookmarkEnd w:id="120"/>
      <w:bookmarkEnd w:id="121"/>
      <w:bookmarkEnd w:id="122"/>
      <w:bookmarkEnd w:id="123"/>
    </w:p>
    <w:p w14:paraId="0481CD3D" w14:textId="1F68A06A" w:rsidR="008F19D9" w:rsidRPr="007D22D1" w:rsidRDefault="008F19D9" w:rsidP="008F19D9">
      <w:r>
        <w:t xml:space="preserve">Equipment is delivered according to the hazardous area classification specified by the customer in each </w:t>
      </w:r>
      <w:proofErr w:type="gramStart"/>
      <w:r>
        <w:t>project, and</w:t>
      </w:r>
      <w:proofErr w:type="gramEnd"/>
      <w:r>
        <w:t xml:space="preserve"> is detailed in the equipment specifications submitted with the bid from </w:t>
      </w:r>
      <w:r w:rsidR="00312C80">
        <w:t>HMH</w:t>
      </w:r>
      <w:r>
        <w:t>.</w:t>
      </w:r>
    </w:p>
    <w:p w14:paraId="02AB5270" w14:textId="3A4CC633" w:rsidR="008F19D9" w:rsidRPr="007D22D1" w:rsidRDefault="008F19D9" w:rsidP="00CA224A">
      <w:pPr>
        <w:pStyle w:val="ListParagraph"/>
      </w:pPr>
      <w:r w:rsidRPr="007D22D1">
        <w:t>Electrical and electronic equipment for hazardous areas is based on IEC 60079, and certified to ATEX or IECEx, as applicable.</w:t>
      </w:r>
    </w:p>
    <w:p w14:paraId="3DD74137" w14:textId="220EC7BB" w:rsidR="008F19D9" w:rsidRPr="00703BF3" w:rsidRDefault="008F19D9" w:rsidP="00D4316E">
      <w:pPr>
        <w:pStyle w:val="ListParagraph"/>
      </w:pPr>
      <w:r w:rsidRPr="00703BF3">
        <w:t xml:space="preserve">For non-electrical equipment in hazardous area ignition hazard assessment (IHA) is performed according to EN 1127-1 and ISO 80079.  This is part of </w:t>
      </w:r>
      <w:r w:rsidR="00FC46F0">
        <w:t>HMH</w:t>
      </w:r>
      <w:r w:rsidRPr="00703BF3">
        <w:t xml:space="preserve"> basic design risk assessment.  </w:t>
      </w:r>
    </w:p>
    <w:p w14:paraId="4BE24168" w14:textId="637FEEBD" w:rsidR="000F4018" w:rsidRPr="00A92600" w:rsidRDefault="008F19D9" w:rsidP="000F4018">
      <w:pPr>
        <w:pStyle w:val="ListParagraph"/>
      </w:pPr>
      <w:r w:rsidRPr="004674C9">
        <w:t>The technical file, including the IHA, is reported according to the ATEX directive and filed with the Notified Body as mandated by legislation or contract.</w:t>
      </w:r>
      <w:r w:rsidRPr="004674C9" w:rsidDel="00855509">
        <w:t xml:space="preserve"> </w:t>
      </w:r>
    </w:p>
    <w:p w14:paraId="33C730C2" w14:textId="387D9C3F" w:rsidR="00EA2BF9" w:rsidRDefault="00DC16AF" w:rsidP="00855509">
      <w:pPr>
        <w:pStyle w:val="ListParagraph"/>
        <w:rPr>
          <w:rFonts w:eastAsia="PMingLiU"/>
        </w:rPr>
      </w:pPr>
      <w:r w:rsidRPr="00A92600">
        <w:rPr>
          <w:rFonts w:eastAsia="PMingLiU"/>
        </w:rPr>
        <w:t xml:space="preserve">All deliveries are </w:t>
      </w:r>
      <w:r w:rsidR="00314FC1">
        <w:t xml:space="preserve">certified </w:t>
      </w:r>
      <w:r w:rsidR="3F7F8A6B">
        <w:t xml:space="preserve">for </w:t>
      </w:r>
      <w:r w:rsidR="3F7F8A6B" w:rsidDel="009F2383">
        <w:t>gas group IIB and temperature class T3 (≤ 200 °C)</w:t>
      </w:r>
      <w:r w:rsidR="3F7F8A6B" w:rsidRPr="00A92600" w:rsidDel="009F2383">
        <w:rPr>
          <w:rFonts w:eastAsia="PMingLiU"/>
        </w:rPr>
        <w:t xml:space="preserve"> </w:t>
      </w:r>
      <w:r w:rsidR="004667B3">
        <w:t xml:space="preserve">or </w:t>
      </w:r>
      <w:r w:rsidR="008E59B3">
        <w:t>stricter</w:t>
      </w:r>
      <w:r w:rsidR="00F62FE4">
        <w:t>.</w:t>
      </w:r>
      <w:r w:rsidR="3F7F8A6B" w:rsidRPr="00A92600">
        <w:rPr>
          <w:rFonts w:eastAsia="PMingLiU"/>
        </w:rPr>
        <w:t xml:space="preserve"> </w:t>
      </w:r>
    </w:p>
    <w:p w14:paraId="5ED2874C" w14:textId="39EB142D" w:rsidR="008F19D9" w:rsidRPr="00EA2BF9" w:rsidDel="00855509" w:rsidRDefault="00EA2BF9" w:rsidP="00EA2BF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eastAsia="PMingLiU"/>
        </w:rPr>
      </w:pPr>
      <w:r>
        <w:rPr>
          <w:rFonts w:eastAsia="PMingLiU"/>
        </w:rPr>
        <w:br w:type="page"/>
      </w:r>
    </w:p>
    <w:p w14:paraId="7BA642B0" w14:textId="77777777" w:rsidR="008F19D9" w:rsidRDefault="008F19D9" w:rsidP="00CA224A">
      <w:pPr>
        <w:pStyle w:val="Heading1"/>
        <w:numPr>
          <w:ilvl w:val="0"/>
          <w:numId w:val="8"/>
        </w:numPr>
      </w:pPr>
      <w:bookmarkStart w:id="124" w:name="_Toc353893842"/>
      <w:bookmarkStart w:id="125" w:name="_Toc355276541"/>
      <w:bookmarkStart w:id="126" w:name="_Ref471301243"/>
      <w:bookmarkStart w:id="127" w:name="_Toc471369179"/>
      <w:bookmarkStart w:id="128" w:name="_Toc471370448"/>
      <w:bookmarkStart w:id="129" w:name="_Toc471816718"/>
      <w:bookmarkStart w:id="130" w:name="_Toc482712730"/>
      <w:bookmarkStart w:id="131" w:name="_Toc184201387"/>
      <w:bookmarkStart w:id="132" w:name="_Toc187836788"/>
      <w:r w:rsidRPr="007D22D1">
        <w:lastRenderedPageBreak/>
        <w:t>Design Basis</w:t>
      </w:r>
      <w:bookmarkEnd w:id="124"/>
      <w:bookmarkEnd w:id="125"/>
      <w:bookmarkEnd w:id="126"/>
      <w:bookmarkEnd w:id="127"/>
      <w:bookmarkEnd w:id="128"/>
      <w:bookmarkEnd w:id="129"/>
      <w:bookmarkEnd w:id="130"/>
      <w:bookmarkEnd w:id="131"/>
      <w:bookmarkEnd w:id="132"/>
    </w:p>
    <w:p w14:paraId="34594D54" w14:textId="77777777" w:rsidR="008F19D9" w:rsidRDefault="008F19D9" w:rsidP="00CA224A">
      <w:r>
        <w:t xml:space="preserve">Design criteria given in this specification are basis for pricing, schedule and weight estimates, unless other criteria are expressly specified in the order by customer. Change of criteria after contract shall be processed as variation order according to applicable terms and conditions.  </w:t>
      </w:r>
    </w:p>
    <w:p w14:paraId="60F85EDD" w14:textId="77777777" w:rsidR="008F19D9" w:rsidRPr="007D22D1" w:rsidRDefault="008F19D9" w:rsidP="00CA224A">
      <w:pPr>
        <w:pStyle w:val="Heading2"/>
        <w:numPr>
          <w:ilvl w:val="1"/>
          <w:numId w:val="8"/>
        </w:numPr>
        <w:tabs>
          <w:tab w:val="clear" w:pos="567"/>
        </w:tabs>
        <w:ind w:left="624" w:hanging="624"/>
      </w:pPr>
      <w:bookmarkStart w:id="133" w:name="_Toc471369180"/>
      <w:bookmarkStart w:id="134" w:name="_Toc471370449"/>
      <w:bookmarkStart w:id="135" w:name="_Toc471816719"/>
      <w:bookmarkStart w:id="136" w:name="_Toc482712731"/>
      <w:r w:rsidRPr="007D22D1">
        <w:t>Lifetime and Operational Conditions</w:t>
      </w:r>
      <w:bookmarkEnd w:id="133"/>
      <w:bookmarkEnd w:id="134"/>
      <w:bookmarkEnd w:id="135"/>
      <w:bookmarkEnd w:id="136"/>
    </w:p>
    <w:p w14:paraId="335C2BD6" w14:textId="77777777" w:rsidR="008F19D9" w:rsidRPr="007D22D1" w:rsidRDefault="008F19D9" w:rsidP="00CA224A">
      <w:pPr>
        <w:pStyle w:val="ListParagraph"/>
      </w:pPr>
      <w:r w:rsidRPr="007D22D1">
        <w:t>The equipment is designed and built to operate in marine offshore conditions</w:t>
      </w:r>
    </w:p>
    <w:p w14:paraId="720A8BA1" w14:textId="77777777" w:rsidR="008F19D9" w:rsidRPr="007D22D1" w:rsidRDefault="008F19D9" w:rsidP="00CA224A">
      <w:pPr>
        <w:pStyle w:val="ListParagraph"/>
      </w:pPr>
      <w:r>
        <w:rPr>
          <w:szCs w:val="22"/>
        </w:rPr>
        <w:t xml:space="preserve">Primary </w:t>
      </w:r>
      <w:r w:rsidRPr="007D22D1">
        <w:rPr>
          <w:szCs w:val="22"/>
        </w:rPr>
        <w:t>structural parts of the equipment are designed for a fatigue life of 20 years operation in typical drilling program cycles.</w:t>
      </w:r>
      <w:r w:rsidRPr="007D22D1">
        <w:t xml:space="preserve"> Normal wear and tear shall be expected.</w:t>
      </w:r>
      <w:r w:rsidRPr="007D22D1">
        <w:rPr>
          <w:szCs w:val="22"/>
        </w:rPr>
        <w:t xml:space="preserve"> </w:t>
      </w:r>
    </w:p>
    <w:p w14:paraId="199B85FE" w14:textId="77777777" w:rsidR="008F19D9" w:rsidRPr="007D22D1" w:rsidRDefault="008F19D9" w:rsidP="00CA224A">
      <w:pPr>
        <w:pStyle w:val="ListParagraph"/>
      </w:pPr>
      <w:r w:rsidRPr="007D22D1">
        <w:rPr>
          <w:szCs w:val="22"/>
        </w:rPr>
        <w:t>Recommended services and maintenance programs must be followed</w:t>
      </w:r>
    </w:p>
    <w:p w14:paraId="7E702754" w14:textId="77777777" w:rsidR="008F19D9" w:rsidRPr="007D22D1" w:rsidRDefault="008F19D9" w:rsidP="00CA224A">
      <w:pPr>
        <w:pStyle w:val="ListParagraph"/>
      </w:pPr>
      <w:r w:rsidRPr="007D22D1">
        <w:rPr>
          <w:szCs w:val="22"/>
        </w:rPr>
        <w:t>Design basis for drilling risers is established case by case, beyond this specification.</w:t>
      </w:r>
    </w:p>
    <w:p w14:paraId="2FA1BB5A" w14:textId="77777777" w:rsidR="008F19D9" w:rsidRPr="007D22D1" w:rsidRDefault="008F19D9" w:rsidP="00CA224A">
      <w:pPr>
        <w:pStyle w:val="Heading2"/>
        <w:numPr>
          <w:ilvl w:val="1"/>
          <w:numId w:val="8"/>
        </w:numPr>
        <w:tabs>
          <w:tab w:val="clear" w:pos="567"/>
        </w:tabs>
        <w:ind w:left="624" w:hanging="624"/>
      </w:pPr>
      <w:bookmarkStart w:id="137" w:name="_Toc351993355"/>
      <w:bookmarkStart w:id="138" w:name="_Toc355276543"/>
      <w:bookmarkStart w:id="139" w:name="_Toc471369181"/>
      <w:bookmarkStart w:id="140" w:name="_Toc471370450"/>
      <w:bookmarkStart w:id="141" w:name="_Toc471816720"/>
      <w:bookmarkStart w:id="142" w:name="_Toc482712732"/>
      <w:r w:rsidRPr="007D22D1">
        <w:t>Temperature</w:t>
      </w:r>
      <w:bookmarkEnd w:id="137"/>
      <w:bookmarkEnd w:id="138"/>
      <w:bookmarkEnd w:id="139"/>
      <w:bookmarkEnd w:id="140"/>
      <w:bookmarkEnd w:id="141"/>
      <w:bookmarkEnd w:id="142"/>
    </w:p>
    <w:p w14:paraId="6A9D2CA8" w14:textId="377F8BE6" w:rsidR="008F19D9" w:rsidRPr="007D22D1" w:rsidRDefault="008F19D9" w:rsidP="008F19D9">
      <w:r w:rsidRPr="007D22D1">
        <w:t xml:space="preserve">The equipment is designed to operate at ambient temperatures given in </w:t>
      </w:r>
      <w:r w:rsidRPr="00452F7C">
        <w:fldChar w:fldCharType="begin"/>
      </w:r>
      <w:r w:rsidRPr="007D22D1">
        <w:instrText xml:space="preserve"> REF _Ref471368884 \h </w:instrText>
      </w:r>
      <w:r w:rsidRPr="00452F7C">
        <w:fldChar w:fldCharType="separate"/>
      </w:r>
      <w:r w:rsidR="00B22F4C" w:rsidRPr="007D22D1">
        <w:t xml:space="preserve">Table </w:t>
      </w:r>
      <w:r w:rsidR="00B22F4C">
        <w:rPr>
          <w:noProof/>
        </w:rPr>
        <w:t>8</w:t>
      </w:r>
      <w:r w:rsidR="00B22F4C" w:rsidRPr="007D22D1">
        <w:noBreakHyphen/>
      </w:r>
      <w:r w:rsidR="00B22F4C">
        <w:rPr>
          <w:noProof/>
        </w:rPr>
        <w:t>1</w:t>
      </w:r>
      <w:r w:rsidRPr="00452F7C">
        <w:fldChar w:fldCharType="end"/>
      </w:r>
      <w:r w:rsidRPr="007D22D1">
        <w:t xml:space="preserve"> below, using lubricants and hydraulic fluids that suit the local seasonal climate, as advised by </w:t>
      </w:r>
      <w:r w:rsidR="00312C80">
        <w:t>HMH</w:t>
      </w:r>
      <w:r w:rsidRPr="007D22D1">
        <w:t xml:space="preserve">.  </w:t>
      </w:r>
    </w:p>
    <w:p w14:paraId="2AC71561" w14:textId="77777777" w:rsidR="008F19D9" w:rsidRPr="007D22D1" w:rsidRDefault="008F19D9" w:rsidP="00CA224A">
      <w:r w:rsidRPr="007D22D1">
        <w:t xml:space="preserve">Equipment in contact with drill fluids or well fluids is designed for fluid temperatures as </w:t>
      </w:r>
      <w:r>
        <w:t>provided.</w:t>
      </w:r>
      <w:r w:rsidRPr="007D22D1">
        <w:t xml:space="preserve"> </w:t>
      </w:r>
    </w:p>
    <w:p w14:paraId="328BF6BE" w14:textId="13BE0703" w:rsidR="008F19D9" w:rsidRPr="007D22D1" w:rsidRDefault="008F19D9" w:rsidP="008F19D9">
      <w:pPr>
        <w:pStyle w:val="Caption"/>
        <w:keepNext/>
        <w:rPr>
          <w:lang w:val="en-US"/>
        </w:rPr>
      </w:pPr>
      <w:bookmarkStart w:id="143" w:name="_Ref471368884"/>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8</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bookmarkEnd w:id="143"/>
      <w:r w:rsidRPr="007D22D1">
        <w:rPr>
          <w:lang w:val="en-US"/>
        </w:rPr>
        <w:t xml:space="preserve"> - Ambient and design temperature for drilling equipment</w:t>
      </w:r>
    </w:p>
    <w:p w14:paraId="3E859BF5" w14:textId="2DBA7608" w:rsidR="008F19D9" w:rsidRPr="007D22D1" w:rsidRDefault="008F19D9" w:rsidP="008F19D9"/>
    <w:tbl>
      <w:tblPr>
        <w:tblStyle w:val="LightList-Accent1"/>
        <w:tblW w:w="0" w:type="auto"/>
        <w:tblLook w:val="04A0" w:firstRow="1" w:lastRow="0" w:firstColumn="1" w:lastColumn="0" w:noHBand="0" w:noVBand="1"/>
      </w:tblPr>
      <w:tblGrid>
        <w:gridCol w:w="2940"/>
        <w:gridCol w:w="3556"/>
        <w:gridCol w:w="3123"/>
      </w:tblGrid>
      <w:tr w:rsidR="008F19D9" w:rsidRPr="007D22D1" w14:paraId="7E77E62C" w14:textId="77777777" w:rsidTr="00672458">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940" w:type="dxa"/>
          </w:tcPr>
          <w:p w14:paraId="26BCE40A" w14:textId="77777777" w:rsidR="008F19D9" w:rsidRPr="007D22D1" w:rsidRDefault="008F19D9" w:rsidP="00EA7C6C">
            <w:pPr>
              <w:tabs>
                <w:tab w:val="left" w:pos="2727"/>
              </w:tabs>
              <w:rPr>
                <w:b w:val="0"/>
                <w:bCs w:val="0"/>
                <w:sz w:val="20"/>
              </w:rPr>
            </w:pPr>
            <w:r w:rsidRPr="007D22D1">
              <w:rPr>
                <w:sz w:val="20"/>
              </w:rPr>
              <w:t>Equipment</w:t>
            </w:r>
          </w:p>
        </w:tc>
        <w:tc>
          <w:tcPr>
            <w:tcW w:w="3556" w:type="dxa"/>
          </w:tcPr>
          <w:p w14:paraId="37852BE6"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b w:val="0"/>
                <w:bCs w:val="0"/>
                <w:sz w:val="20"/>
              </w:rPr>
            </w:pPr>
            <w:r w:rsidRPr="007D22D1">
              <w:rPr>
                <w:sz w:val="20"/>
              </w:rPr>
              <w:t>Ambient temperature (°C)</w:t>
            </w:r>
          </w:p>
        </w:tc>
        <w:tc>
          <w:tcPr>
            <w:tcW w:w="3123" w:type="dxa"/>
          </w:tcPr>
          <w:p w14:paraId="0AF1EF59" w14:textId="427A1C76"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b w:val="0"/>
                <w:bCs w:val="0"/>
                <w:sz w:val="20"/>
              </w:rPr>
            </w:pPr>
            <w:r w:rsidRPr="007D22D1">
              <w:rPr>
                <w:sz w:val="20"/>
              </w:rPr>
              <w:t xml:space="preserve">Drill or well fluids  equipment design temperature </w:t>
            </w:r>
            <w:r w:rsidR="004E2A18" w:rsidRPr="007D22D1">
              <w:rPr>
                <w:sz w:val="20"/>
              </w:rPr>
              <w:t>(°C)</w:t>
            </w:r>
          </w:p>
        </w:tc>
      </w:tr>
      <w:tr w:rsidR="008F19D9" w:rsidRPr="007D22D1" w14:paraId="2E366FB6" w14:textId="77777777" w:rsidTr="0067245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940" w:type="dxa"/>
          </w:tcPr>
          <w:p w14:paraId="58C612B4" w14:textId="77777777" w:rsidR="008F19D9" w:rsidRPr="007D22D1" w:rsidRDefault="008F19D9" w:rsidP="00EA7C6C">
            <w:pPr>
              <w:rPr>
                <w:sz w:val="20"/>
              </w:rPr>
            </w:pPr>
            <w:r w:rsidRPr="007D22D1">
              <w:rPr>
                <w:sz w:val="20"/>
              </w:rPr>
              <w:t>Standard outdoor</w:t>
            </w:r>
          </w:p>
        </w:tc>
        <w:tc>
          <w:tcPr>
            <w:tcW w:w="3556" w:type="dxa"/>
          </w:tcPr>
          <w:p w14:paraId="41C872CF" w14:textId="24A6F799"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From minus 20 to plus 45</w:t>
            </w:r>
          </w:p>
        </w:tc>
        <w:tc>
          <w:tcPr>
            <w:tcW w:w="3123" w:type="dxa"/>
          </w:tcPr>
          <w:p w14:paraId="41E94CDC"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NA</w:t>
            </w:r>
          </w:p>
        </w:tc>
      </w:tr>
      <w:tr w:rsidR="008F19D9" w:rsidRPr="007D22D1" w14:paraId="4F261F5C" w14:textId="77777777" w:rsidTr="00672458">
        <w:trPr>
          <w:trHeight w:val="227"/>
        </w:trPr>
        <w:tc>
          <w:tcPr>
            <w:cnfStyle w:val="001000000000" w:firstRow="0" w:lastRow="0" w:firstColumn="1" w:lastColumn="0" w:oddVBand="0" w:evenVBand="0" w:oddHBand="0" w:evenHBand="0" w:firstRowFirstColumn="0" w:firstRowLastColumn="0" w:lastRowFirstColumn="0" w:lastRowLastColumn="0"/>
            <w:tcW w:w="2940" w:type="dxa"/>
          </w:tcPr>
          <w:p w14:paraId="79686025" w14:textId="2F82ADBA" w:rsidR="008F19D9" w:rsidRPr="007D22D1" w:rsidRDefault="008F19D9" w:rsidP="00EA7C6C">
            <w:pPr>
              <w:rPr>
                <w:sz w:val="20"/>
              </w:rPr>
            </w:pPr>
            <w:r w:rsidRPr="007D22D1">
              <w:rPr>
                <w:sz w:val="20"/>
              </w:rPr>
              <w:t>Installed indoors</w:t>
            </w:r>
            <w:r w:rsidR="00092A6D">
              <w:rPr>
                <w:sz w:val="20"/>
              </w:rPr>
              <w:t xml:space="preserve"> *)</w:t>
            </w:r>
          </w:p>
        </w:tc>
        <w:tc>
          <w:tcPr>
            <w:tcW w:w="3556" w:type="dxa"/>
          </w:tcPr>
          <w:p w14:paraId="343D7323" w14:textId="516F2940"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From 0 to plus 45</w:t>
            </w:r>
          </w:p>
        </w:tc>
        <w:tc>
          <w:tcPr>
            <w:tcW w:w="3123" w:type="dxa"/>
          </w:tcPr>
          <w:p w14:paraId="3476DDC2"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NA</w:t>
            </w:r>
          </w:p>
        </w:tc>
      </w:tr>
      <w:tr w:rsidR="008F19D9" w:rsidRPr="007D22D1" w14:paraId="7282EDB5" w14:textId="77777777" w:rsidTr="0067245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940" w:type="dxa"/>
          </w:tcPr>
          <w:p w14:paraId="048DFBFE" w14:textId="77777777" w:rsidR="008F19D9" w:rsidRPr="007D22D1" w:rsidRDefault="008F19D9" w:rsidP="00EA7C6C">
            <w:pPr>
              <w:rPr>
                <w:sz w:val="20"/>
              </w:rPr>
            </w:pPr>
            <w:r w:rsidRPr="007D22D1">
              <w:rPr>
                <w:sz w:val="20"/>
              </w:rPr>
              <w:t>Choke/kill, cement and standpipe manifold</w:t>
            </w:r>
          </w:p>
        </w:tc>
        <w:tc>
          <w:tcPr>
            <w:tcW w:w="3556" w:type="dxa"/>
          </w:tcPr>
          <w:p w14:paraId="56090482"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From minus 29 to plus 45</w:t>
            </w:r>
          </w:p>
        </w:tc>
        <w:tc>
          <w:tcPr>
            <w:tcW w:w="3123" w:type="dxa"/>
          </w:tcPr>
          <w:p w14:paraId="32FEC2C6"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From minus 29 to plus 12</w:t>
            </w:r>
            <w:r>
              <w:rPr>
                <w:sz w:val="20"/>
              </w:rPr>
              <w:t>1</w:t>
            </w:r>
          </w:p>
        </w:tc>
      </w:tr>
      <w:tr w:rsidR="008F19D9" w:rsidRPr="007D22D1" w14:paraId="562B0B7E" w14:textId="77777777" w:rsidTr="00672458">
        <w:trPr>
          <w:trHeight w:val="227"/>
        </w:trPr>
        <w:tc>
          <w:tcPr>
            <w:cnfStyle w:val="001000000000" w:firstRow="0" w:lastRow="0" w:firstColumn="1" w:lastColumn="0" w:oddVBand="0" w:evenVBand="0" w:oddHBand="0" w:evenHBand="0" w:firstRowFirstColumn="0" w:firstRowLastColumn="0" w:lastRowFirstColumn="0" w:lastRowLastColumn="0"/>
            <w:tcW w:w="2940" w:type="dxa"/>
          </w:tcPr>
          <w:p w14:paraId="23E63968" w14:textId="77777777" w:rsidR="008F19D9" w:rsidRPr="007D22D1" w:rsidRDefault="008F19D9" w:rsidP="00EA7C6C">
            <w:pPr>
              <w:rPr>
                <w:sz w:val="20"/>
              </w:rPr>
            </w:pPr>
            <w:r w:rsidRPr="007D22D1">
              <w:rPr>
                <w:sz w:val="20"/>
              </w:rPr>
              <w:t>HPHT (high pressure high temperature)</w:t>
            </w:r>
          </w:p>
        </w:tc>
        <w:tc>
          <w:tcPr>
            <w:tcW w:w="3556" w:type="dxa"/>
          </w:tcPr>
          <w:p w14:paraId="52351FF9"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From minus 29 to plus 45</w:t>
            </w:r>
          </w:p>
        </w:tc>
        <w:tc>
          <w:tcPr>
            <w:tcW w:w="3123" w:type="dxa"/>
          </w:tcPr>
          <w:p w14:paraId="5B188173"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Minus 29 to plus 177 Optional for choke and kill</w:t>
            </w:r>
          </w:p>
        </w:tc>
      </w:tr>
      <w:tr w:rsidR="008F19D9" w:rsidRPr="007D22D1" w14:paraId="4C594232" w14:textId="77777777" w:rsidTr="00672458">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940" w:type="dxa"/>
          </w:tcPr>
          <w:p w14:paraId="4C64BE22" w14:textId="77777777" w:rsidR="008F19D9" w:rsidRPr="007D22D1" w:rsidRDefault="008F19D9" w:rsidP="00EA7C6C">
            <w:pPr>
              <w:rPr>
                <w:sz w:val="20"/>
              </w:rPr>
            </w:pPr>
            <w:r w:rsidRPr="007D22D1">
              <w:rPr>
                <w:sz w:val="20"/>
              </w:rPr>
              <w:t>Mud reconditioning equipment</w:t>
            </w:r>
          </w:p>
        </w:tc>
        <w:tc>
          <w:tcPr>
            <w:tcW w:w="3556" w:type="dxa"/>
          </w:tcPr>
          <w:p w14:paraId="4FDF04A1"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Indoor or outdoor as above  </w:t>
            </w:r>
          </w:p>
        </w:tc>
        <w:tc>
          <w:tcPr>
            <w:tcW w:w="3123" w:type="dxa"/>
          </w:tcPr>
          <w:p w14:paraId="39C16C01"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Maximum 70</w:t>
            </w:r>
          </w:p>
        </w:tc>
      </w:tr>
      <w:tr w:rsidR="008F19D9" w:rsidRPr="007D22D1" w14:paraId="6F2AAEAB" w14:textId="77777777" w:rsidTr="00672458">
        <w:trPr>
          <w:trHeight w:val="227"/>
        </w:trPr>
        <w:tc>
          <w:tcPr>
            <w:cnfStyle w:val="001000000000" w:firstRow="0" w:lastRow="0" w:firstColumn="1" w:lastColumn="0" w:oddVBand="0" w:evenVBand="0" w:oddHBand="0" w:evenHBand="0" w:firstRowFirstColumn="0" w:firstRowLastColumn="0" w:lastRowFirstColumn="0" w:lastRowLastColumn="0"/>
            <w:tcW w:w="2940" w:type="dxa"/>
          </w:tcPr>
          <w:p w14:paraId="174D5E38" w14:textId="77777777" w:rsidR="008F19D9" w:rsidRPr="007D22D1" w:rsidRDefault="008F19D9" w:rsidP="00EA7C6C">
            <w:pPr>
              <w:rPr>
                <w:sz w:val="20"/>
              </w:rPr>
            </w:pPr>
            <w:r w:rsidRPr="007D22D1">
              <w:rPr>
                <w:sz w:val="20"/>
              </w:rPr>
              <w:t>Drilling risers</w:t>
            </w:r>
          </w:p>
        </w:tc>
        <w:tc>
          <w:tcPr>
            <w:tcW w:w="3556" w:type="dxa"/>
          </w:tcPr>
          <w:p w14:paraId="0E244CF5"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p>
        </w:tc>
        <w:tc>
          <w:tcPr>
            <w:tcW w:w="3123" w:type="dxa"/>
          </w:tcPr>
          <w:p w14:paraId="21A918D7"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Minus 29 to plus 82</w:t>
            </w:r>
          </w:p>
        </w:tc>
      </w:tr>
    </w:tbl>
    <w:p w14:paraId="337C35E0" w14:textId="77777777" w:rsidR="00A8245F" w:rsidRDefault="00A8245F" w:rsidP="00092A6D">
      <w:pPr>
        <w:pStyle w:val="CorrectNormal"/>
        <w:ind w:left="0"/>
      </w:pPr>
      <w:bookmarkStart w:id="144" w:name="_Toc353893844"/>
      <w:bookmarkStart w:id="145" w:name="_Toc355276544"/>
      <w:bookmarkStart w:id="146" w:name="_Toc471369182"/>
      <w:bookmarkStart w:id="147" w:name="_Toc471370451"/>
      <w:bookmarkStart w:id="148" w:name="_Toc471816721"/>
      <w:bookmarkStart w:id="149" w:name="_Toc482712733"/>
    </w:p>
    <w:p w14:paraId="7EB14E64" w14:textId="5A3EE680" w:rsidR="00DD7548" w:rsidRPr="00DE2098" w:rsidRDefault="00092A6D" w:rsidP="00DE2098">
      <w:pPr>
        <w:pStyle w:val="CorrectNormal"/>
        <w:ind w:left="0"/>
        <w:rPr>
          <w:lang w:val="en-US"/>
        </w:rPr>
      </w:pPr>
      <w:r>
        <w:t xml:space="preserve">*) </w:t>
      </w:r>
      <w:r w:rsidR="00686E58">
        <w:t xml:space="preserve">Does not apply to components </w:t>
      </w:r>
      <w:r w:rsidR="00F73B7C">
        <w:t xml:space="preserve">located </w:t>
      </w:r>
      <w:r w:rsidR="00686E58">
        <w:t xml:space="preserve">inside </w:t>
      </w:r>
      <w:r w:rsidR="00DA2065">
        <w:t>controlled environment</w:t>
      </w:r>
    </w:p>
    <w:p w14:paraId="2FBEE34A" w14:textId="343FD0B2" w:rsidR="00DD7548" w:rsidRPr="00DD7548" w:rsidRDefault="00DD7548" w:rsidP="00DD7548">
      <w:pPr>
        <w:pStyle w:val="CorrectNormal"/>
        <w:rPr>
          <w:rFonts w:eastAsia="MingLiU" w:cs="Angsana New"/>
          <w:bCs/>
          <w:sz w:val="28"/>
          <w:szCs w:val="26"/>
        </w:rPr>
      </w:pPr>
      <w:r>
        <w:br w:type="page"/>
      </w:r>
    </w:p>
    <w:p w14:paraId="7DF42080" w14:textId="77777777" w:rsidR="008F19D9" w:rsidRPr="007D22D1" w:rsidRDefault="008F19D9" w:rsidP="00CA224A">
      <w:pPr>
        <w:pStyle w:val="Heading2"/>
        <w:numPr>
          <w:ilvl w:val="1"/>
          <w:numId w:val="8"/>
        </w:numPr>
        <w:tabs>
          <w:tab w:val="clear" w:pos="567"/>
        </w:tabs>
        <w:ind w:left="624" w:hanging="624"/>
      </w:pPr>
      <w:r w:rsidRPr="007D22D1">
        <w:lastRenderedPageBreak/>
        <w:t>Wind Loads</w:t>
      </w:r>
      <w:bookmarkEnd w:id="144"/>
      <w:bookmarkEnd w:id="145"/>
      <w:bookmarkEnd w:id="146"/>
      <w:bookmarkEnd w:id="147"/>
      <w:bookmarkEnd w:id="148"/>
      <w:bookmarkEnd w:id="149"/>
    </w:p>
    <w:p w14:paraId="3E471223" w14:textId="37D5DA01" w:rsidR="008F19D9" w:rsidRPr="007D22D1" w:rsidRDefault="008F19D9" w:rsidP="008F19D9">
      <w:r w:rsidRPr="007D22D1">
        <w:t xml:space="preserve">If no wind information is </w:t>
      </w:r>
      <w:r>
        <w:t>specified</w:t>
      </w:r>
      <w:r w:rsidRPr="007D22D1">
        <w:t xml:space="preserve"> in the contract, the wind speed</w:t>
      </w:r>
      <w:r>
        <w:t>s</w:t>
      </w:r>
      <w:r w:rsidRPr="007D22D1">
        <w:t xml:space="preserve"> shown in </w:t>
      </w:r>
      <w:r w:rsidRPr="00452F7C">
        <w:fldChar w:fldCharType="begin"/>
      </w:r>
      <w:r w:rsidRPr="007D22D1">
        <w:instrText xml:space="preserve"> REF _Ref471368911 \h </w:instrText>
      </w:r>
      <w:r w:rsidRPr="00452F7C">
        <w:fldChar w:fldCharType="separate"/>
      </w:r>
      <w:r w:rsidR="00B22F4C" w:rsidRPr="007D22D1">
        <w:t xml:space="preserve">Table </w:t>
      </w:r>
      <w:r w:rsidR="00B22F4C">
        <w:rPr>
          <w:noProof/>
        </w:rPr>
        <w:t>8</w:t>
      </w:r>
      <w:r w:rsidR="00B22F4C" w:rsidRPr="007D22D1">
        <w:noBreakHyphen/>
      </w:r>
      <w:r w:rsidR="00B22F4C">
        <w:rPr>
          <w:noProof/>
        </w:rPr>
        <w:t>2</w:t>
      </w:r>
      <w:r w:rsidRPr="00452F7C">
        <w:fldChar w:fldCharType="end"/>
      </w:r>
      <w:r w:rsidRPr="007D22D1">
        <w:t xml:space="preserve"> are used as a </w:t>
      </w:r>
      <w:r>
        <w:t xml:space="preserve">basis. </w:t>
      </w:r>
    </w:p>
    <w:p w14:paraId="478F9764" w14:textId="5FB91000" w:rsidR="008F19D9" w:rsidRPr="007D22D1" w:rsidRDefault="008F19D9" w:rsidP="008F19D9">
      <w:pPr>
        <w:pStyle w:val="Caption"/>
        <w:keepNext/>
        <w:rPr>
          <w:lang w:val="en-US"/>
        </w:rPr>
      </w:pPr>
      <w:bookmarkStart w:id="150" w:name="_Ref471368911"/>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8</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2</w:t>
      </w:r>
      <w:r w:rsidRPr="00452F7C">
        <w:rPr>
          <w:lang w:val="en-US"/>
        </w:rPr>
        <w:fldChar w:fldCharType="end"/>
      </w:r>
      <w:bookmarkEnd w:id="150"/>
      <w:r w:rsidRPr="007D22D1">
        <w:rPr>
          <w:lang w:val="en-US"/>
        </w:rPr>
        <w:t xml:space="preserve"> - Wind speed</w:t>
      </w:r>
    </w:p>
    <w:tbl>
      <w:tblPr>
        <w:tblStyle w:val="LightList-Accent1"/>
        <w:tblW w:w="9855" w:type="dxa"/>
        <w:tblLook w:val="04A0" w:firstRow="1" w:lastRow="0" w:firstColumn="1" w:lastColumn="0" w:noHBand="0" w:noVBand="1"/>
      </w:tblPr>
      <w:tblGrid>
        <w:gridCol w:w="1150"/>
        <w:gridCol w:w="1858"/>
        <w:gridCol w:w="3620"/>
        <w:gridCol w:w="3227"/>
      </w:tblGrid>
      <w:tr w:rsidR="008F19D9" w:rsidRPr="007D22D1" w14:paraId="7FB7A946" w14:textId="77777777" w:rsidTr="00672458">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0" w:type="dxa"/>
          </w:tcPr>
          <w:p w14:paraId="6AAFA686" w14:textId="77777777" w:rsidR="008F19D9" w:rsidRPr="007D22D1" w:rsidRDefault="008F19D9" w:rsidP="00EA7C6C">
            <w:pPr>
              <w:tabs>
                <w:tab w:val="left" w:pos="2727"/>
              </w:tabs>
              <w:rPr>
                <w:b w:val="0"/>
                <w:bCs w:val="0"/>
                <w:sz w:val="20"/>
              </w:rPr>
            </w:pPr>
            <w:r w:rsidRPr="007D22D1">
              <w:rPr>
                <w:sz w:val="20"/>
              </w:rPr>
              <w:t>Condition</w:t>
            </w:r>
          </w:p>
        </w:tc>
        <w:tc>
          <w:tcPr>
            <w:tcW w:w="0" w:type="dxa"/>
          </w:tcPr>
          <w:p w14:paraId="6F9462A8" w14:textId="77777777" w:rsidR="008F19D9" w:rsidRPr="007D22D1" w:rsidRDefault="008F19D9" w:rsidP="00EA7C6C">
            <w:pPr>
              <w:tabs>
                <w:tab w:val="left" w:pos="2727"/>
              </w:tabs>
              <w:cnfStyle w:val="100000000000" w:firstRow="1" w:lastRow="0" w:firstColumn="0" w:lastColumn="0" w:oddVBand="0" w:evenVBand="0" w:oddHBand="0" w:evenHBand="0" w:firstRowFirstColumn="0" w:firstRowLastColumn="0" w:lastRowFirstColumn="0" w:lastRowLastColumn="0"/>
              <w:rPr>
                <w:b w:val="0"/>
                <w:bCs w:val="0"/>
                <w:sz w:val="20"/>
              </w:rPr>
            </w:pPr>
            <w:r w:rsidRPr="007D22D1">
              <w:rPr>
                <w:sz w:val="20"/>
              </w:rPr>
              <w:t>Case</w:t>
            </w:r>
          </w:p>
        </w:tc>
        <w:tc>
          <w:tcPr>
            <w:tcW w:w="0" w:type="dxa"/>
          </w:tcPr>
          <w:p w14:paraId="2A99AA2A" w14:textId="77777777" w:rsidR="008F19D9" w:rsidRPr="007D22D1" w:rsidRDefault="008F19D9" w:rsidP="00EA7C6C">
            <w:pPr>
              <w:tabs>
                <w:tab w:val="left" w:pos="2727"/>
              </w:tabs>
              <w:cnfStyle w:val="100000000000" w:firstRow="1" w:lastRow="0" w:firstColumn="0" w:lastColumn="0" w:oddVBand="0" w:evenVBand="0" w:oddHBand="0" w:evenHBand="0" w:firstRowFirstColumn="0" w:firstRowLastColumn="0" w:lastRowFirstColumn="0" w:lastRowLastColumn="0"/>
              <w:rPr>
                <w:b w:val="0"/>
                <w:bCs w:val="0"/>
                <w:sz w:val="20"/>
              </w:rPr>
            </w:pPr>
            <w:r w:rsidRPr="007D22D1">
              <w:rPr>
                <w:sz w:val="20"/>
              </w:rPr>
              <w:t>U</w:t>
            </w:r>
            <w:r w:rsidRPr="007D22D1">
              <w:rPr>
                <w:sz w:val="20"/>
                <w:vertAlign w:val="subscript"/>
              </w:rPr>
              <w:t>(10m,3s)</w:t>
            </w:r>
            <w:r w:rsidRPr="007D22D1">
              <w:rPr>
                <w:sz w:val="20"/>
              </w:rPr>
              <w:t xml:space="preserve"> = wind speed at 10 m above sea level, 3 sec </w:t>
            </w:r>
            <w:proofErr w:type="gramStart"/>
            <w:r w:rsidRPr="007D22D1">
              <w:rPr>
                <w:sz w:val="20"/>
              </w:rPr>
              <w:t>gust</w:t>
            </w:r>
            <w:proofErr w:type="gramEnd"/>
          </w:p>
        </w:tc>
        <w:tc>
          <w:tcPr>
            <w:tcW w:w="0" w:type="dxa"/>
          </w:tcPr>
          <w:p w14:paraId="6421CCB8" w14:textId="77777777" w:rsidR="008F19D9" w:rsidRPr="007D22D1" w:rsidRDefault="008F19D9" w:rsidP="00EA7C6C">
            <w:pPr>
              <w:tabs>
                <w:tab w:val="left" w:pos="2727"/>
              </w:tabs>
              <w:cnfStyle w:val="100000000000" w:firstRow="1" w:lastRow="0" w:firstColumn="0" w:lastColumn="0" w:oddVBand="0" w:evenVBand="0" w:oddHBand="0" w:evenHBand="0" w:firstRowFirstColumn="0" w:firstRowLastColumn="0" w:lastRowFirstColumn="0" w:lastRowLastColumn="0"/>
              <w:rPr>
                <w:sz w:val="20"/>
              </w:rPr>
            </w:pPr>
            <w:r w:rsidRPr="007D22D1">
              <w:rPr>
                <w:sz w:val="20"/>
              </w:rPr>
              <w:t>U</w:t>
            </w:r>
            <w:r w:rsidRPr="007D22D1">
              <w:rPr>
                <w:sz w:val="20"/>
                <w:vertAlign w:val="subscript"/>
              </w:rPr>
              <w:t xml:space="preserve">(10, 3600s) </w:t>
            </w:r>
            <w:r w:rsidRPr="007D22D1">
              <w:rPr>
                <w:sz w:val="20"/>
              </w:rPr>
              <w:t>= wind speed at 10 m above sea level, 1 hour mean</w:t>
            </w:r>
          </w:p>
        </w:tc>
      </w:tr>
      <w:tr w:rsidR="008F19D9" w:rsidRPr="007D22D1" w14:paraId="41A80385"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50" w:type="dxa"/>
            <w:vMerge w:val="restart"/>
          </w:tcPr>
          <w:p w14:paraId="43E5DAFD" w14:textId="77777777" w:rsidR="008F19D9" w:rsidRPr="007D22D1" w:rsidRDefault="008F19D9" w:rsidP="00EA7C6C">
            <w:pPr>
              <w:jc w:val="center"/>
              <w:rPr>
                <w:sz w:val="20"/>
              </w:rPr>
            </w:pPr>
            <w:r w:rsidRPr="007D22D1">
              <w:rPr>
                <w:sz w:val="20"/>
              </w:rPr>
              <w:t>All</w:t>
            </w:r>
          </w:p>
        </w:tc>
        <w:tc>
          <w:tcPr>
            <w:tcW w:w="1858" w:type="dxa"/>
          </w:tcPr>
          <w:p w14:paraId="640EFFCA"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Operation</w:t>
            </w:r>
          </w:p>
        </w:tc>
        <w:tc>
          <w:tcPr>
            <w:tcW w:w="3620" w:type="dxa"/>
          </w:tcPr>
          <w:p w14:paraId="2E77C718"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33 m/s</w:t>
            </w:r>
          </w:p>
        </w:tc>
        <w:tc>
          <w:tcPr>
            <w:tcW w:w="3227" w:type="dxa"/>
          </w:tcPr>
          <w:p w14:paraId="441DADF9"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26 m/s</w:t>
            </w:r>
          </w:p>
        </w:tc>
      </w:tr>
      <w:tr w:rsidR="008F19D9" w:rsidRPr="007D22D1" w14:paraId="6B2D9B15"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1150" w:type="dxa"/>
            <w:vMerge/>
          </w:tcPr>
          <w:p w14:paraId="659BEBE4" w14:textId="77777777" w:rsidR="008F19D9" w:rsidRPr="007D22D1" w:rsidRDefault="008F19D9" w:rsidP="00EA7C6C">
            <w:pPr>
              <w:jc w:val="center"/>
              <w:rPr>
                <w:sz w:val="20"/>
              </w:rPr>
            </w:pPr>
          </w:p>
        </w:tc>
        <w:tc>
          <w:tcPr>
            <w:tcW w:w="1858" w:type="dxa"/>
          </w:tcPr>
          <w:p w14:paraId="29B57D38"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Riser, BOP handling</w:t>
            </w:r>
          </w:p>
        </w:tc>
        <w:tc>
          <w:tcPr>
            <w:tcW w:w="3620" w:type="dxa"/>
          </w:tcPr>
          <w:p w14:paraId="32919CB2"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21 m/s (typical ⅔ of the operation wind force)</w:t>
            </w:r>
          </w:p>
        </w:tc>
        <w:tc>
          <w:tcPr>
            <w:tcW w:w="3227" w:type="dxa"/>
          </w:tcPr>
          <w:p w14:paraId="173519DB"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17 m/s (typical ⅔ of the operation wind force)</w:t>
            </w:r>
          </w:p>
        </w:tc>
      </w:tr>
      <w:tr w:rsidR="008F19D9" w:rsidRPr="007D22D1" w14:paraId="0467D408"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150" w:type="dxa"/>
            <w:vMerge/>
          </w:tcPr>
          <w:p w14:paraId="4FA35B21" w14:textId="77777777" w:rsidR="008F19D9" w:rsidRPr="007D22D1" w:rsidRDefault="008F19D9" w:rsidP="00EA7C6C">
            <w:pPr>
              <w:jc w:val="center"/>
              <w:rPr>
                <w:sz w:val="20"/>
              </w:rPr>
            </w:pPr>
          </w:p>
        </w:tc>
        <w:tc>
          <w:tcPr>
            <w:tcW w:w="1858" w:type="dxa"/>
          </w:tcPr>
          <w:p w14:paraId="48EBED69"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Survival, 100 years  </w:t>
            </w:r>
          </w:p>
        </w:tc>
        <w:tc>
          <w:tcPr>
            <w:tcW w:w="3620" w:type="dxa"/>
          </w:tcPr>
          <w:p w14:paraId="1DFFA89E"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45 m/s* </w:t>
            </w:r>
          </w:p>
        </w:tc>
        <w:tc>
          <w:tcPr>
            <w:tcW w:w="3227" w:type="dxa"/>
          </w:tcPr>
          <w:p w14:paraId="73F47635"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36 m/s*</w:t>
            </w:r>
          </w:p>
        </w:tc>
      </w:tr>
      <w:tr w:rsidR="008F19D9" w:rsidRPr="007D22D1" w14:paraId="24B4E19E"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1150" w:type="dxa"/>
          </w:tcPr>
          <w:p w14:paraId="1E3DE54A" w14:textId="77777777" w:rsidR="008F19D9" w:rsidRPr="007D22D1" w:rsidRDefault="008F19D9" w:rsidP="00EA7C6C">
            <w:pPr>
              <w:jc w:val="center"/>
              <w:rPr>
                <w:sz w:val="20"/>
              </w:rPr>
            </w:pPr>
            <w:r w:rsidRPr="007D22D1">
              <w:rPr>
                <w:sz w:val="20"/>
              </w:rPr>
              <w:t>All</w:t>
            </w:r>
          </w:p>
        </w:tc>
        <w:tc>
          <w:tcPr>
            <w:tcW w:w="1858" w:type="dxa"/>
          </w:tcPr>
          <w:p w14:paraId="47920C11"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Damage, 27 degrees</w:t>
            </w:r>
          </w:p>
        </w:tc>
        <w:tc>
          <w:tcPr>
            <w:tcW w:w="3620" w:type="dxa"/>
          </w:tcPr>
          <w:p w14:paraId="48E5CD41"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0 m/s (included in the damage heel)</w:t>
            </w:r>
          </w:p>
        </w:tc>
        <w:tc>
          <w:tcPr>
            <w:tcW w:w="3227" w:type="dxa"/>
          </w:tcPr>
          <w:p w14:paraId="330011BA"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0 m/s (included in the damage heel)</w:t>
            </w:r>
          </w:p>
        </w:tc>
      </w:tr>
    </w:tbl>
    <w:p w14:paraId="4A402418" w14:textId="77777777" w:rsidR="008F19D9" w:rsidRPr="007D22D1" w:rsidRDefault="008F19D9" w:rsidP="008F19D9">
      <w:pPr>
        <w:rPr>
          <w:sz w:val="20"/>
        </w:rPr>
      </w:pPr>
      <w:r w:rsidRPr="007D22D1">
        <w:rPr>
          <w:sz w:val="20"/>
        </w:rPr>
        <w:t>* The survival wind speed is based on recommendations in N</w:t>
      </w:r>
      <w:r>
        <w:rPr>
          <w:sz w:val="20"/>
        </w:rPr>
        <w:t>ORSOK</w:t>
      </w:r>
      <w:r w:rsidRPr="007D22D1">
        <w:rPr>
          <w:sz w:val="20"/>
        </w:rPr>
        <w:t xml:space="preserve"> N</w:t>
      </w:r>
      <w:r>
        <w:rPr>
          <w:sz w:val="20"/>
        </w:rPr>
        <w:t>-</w:t>
      </w:r>
      <w:r w:rsidRPr="007D22D1">
        <w:rPr>
          <w:sz w:val="20"/>
        </w:rPr>
        <w:t xml:space="preserve">003 for the Norwegian continental shelf.   </w:t>
      </w:r>
    </w:p>
    <w:p w14:paraId="632EB6AC" w14:textId="77777777" w:rsidR="008F19D9" w:rsidRPr="007D22D1" w:rsidRDefault="008F19D9" w:rsidP="008F19D9">
      <w:pPr>
        <w:rPr>
          <w:rFonts w:eastAsia="MingLiU" w:cs="Angsana New"/>
          <w:sz w:val="28"/>
          <w:szCs w:val="26"/>
        </w:rPr>
      </w:pPr>
      <w:r w:rsidRPr="007D22D1">
        <w:t xml:space="preserve">The wind profiles and gust are following the formulas given in </w:t>
      </w:r>
      <w:r>
        <w:t>DNV</w:t>
      </w:r>
      <w:r w:rsidRPr="007D22D1">
        <w:t xml:space="preserve">-RP-C205.The average gust period used for designing the equipment is 3 seconds. </w:t>
      </w:r>
      <w:bookmarkStart w:id="151" w:name="_Toc353893848"/>
      <w:bookmarkStart w:id="152" w:name="_Toc355276548"/>
      <w:bookmarkStart w:id="153" w:name="_Toc471369183"/>
      <w:bookmarkStart w:id="154" w:name="_Toc471370452"/>
      <w:bookmarkStart w:id="155" w:name="_Toc471816722"/>
      <w:bookmarkStart w:id="156" w:name="_Toc482712734"/>
    </w:p>
    <w:p w14:paraId="1222D1CF" w14:textId="77777777" w:rsidR="008F19D9" w:rsidRPr="007D22D1" w:rsidRDefault="008F19D9" w:rsidP="00CA224A">
      <w:pPr>
        <w:pStyle w:val="Heading2"/>
        <w:numPr>
          <w:ilvl w:val="1"/>
          <w:numId w:val="8"/>
        </w:numPr>
        <w:tabs>
          <w:tab w:val="clear" w:pos="567"/>
        </w:tabs>
        <w:ind w:left="624" w:hanging="624"/>
      </w:pPr>
      <w:r w:rsidRPr="007D22D1">
        <w:t>Rig Motion Loads</w:t>
      </w:r>
      <w:bookmarkEnd w:id="151"/>
      <w:bookmarkEnd w:id="152"/>
      <w:bookmarkEnd w:id="153"/>
      <w:bookmarkEnd w:id="154"/>
      <w:bookmarkEnd w:id="155"/>
      <w:bookmarkEnd w:id="156"/>
    </w:p>
    <w:p w14:paraId="580FCE9D" w14:textId="20765962" w:rsidR="008F19D9" w:rsidRDefault="008F19D9" w:rsidP="008F19D9">
      <w:pPr>
        <w:spacing w:before="60"/>
        <w:rPr>
          <w:szCs w:val="22"/>
        </w:rPr>
      </w:pPr>
      <w:r w:rsidRPr="007D22D1">
        <w:t>If the rig motion accelerations are not given, the accelerations given in</w:t>
      </w:r>
      <w:r>
        <w:t xml:space="preserve"> table 8-3</w:t>
      </w:r>
      <w:r w:rsidRPr="00A44D35">
        <w:t xml:space="preserve"> and 8-4 </w:t>
      </w:r>
      <w:r>
        <w:t xml:space="preserve">are </w:t>
      </w:r>
      <w:r w:rsidRPr="007D22D1">
        <w:t>used.</w:t>
      </w:r>
      <w:r w:rsidRPr="007D22D1">
        <w:rPr>
          <w:sz w:val="20"/>
        </w:rPr>
        <w:t xml:space="preserve"> </w:t>
      </w:r>
      <w:r w:rsidRPr="007D22D1">
        <w:rPr>
          <w:szCs w:val="22"/>
        </w:rPr>
        <w:t>All values are given as single amplitude and as a fraction of gravity (g = 9.81 m/s</w:t>
      </w:r>
      <w:r w:rsidRPr="007D22D1">
        <w:rPr>
          <w:szCs w:val="22"/>
          <w:vertAlign w:val="superscript"/>
        </w:rPr>
        <w:t>2</w:t>
      </w:r>
      <w:r w:rsidRPr="007D22D1">
        <w:rPr>
          <w:szCs w:val="22"/>
        </w:rPr>
        <w:t>).</w:t>
      </w:r>
    </w:p>
    <w:p w14:paraId="71763FF0" w14:textId="77777777" w:rsidR="008F19D9" w:rsidRPr="00181C75" w:rsidRDefault="008F19D9" w:rsidP="00CA224A">
      <w:pPr>
        <w:rPr>
          <w:b/>
          <w:sz w:val="18"/>
          <w:szCs w:val="18"/>
        </w:rPr>
      </w:pPr>
      <w:r w:rsidRPr="00181C75">
        <w:rPr>
          <w:b/>
          <w:sz w:val="18"/>
          <w:szCs w:val="18"/>
        </w:rPr>
        <w:t xml:space="preserve">Table </w:t>
      </w:r>
      <w:r>
        <w:rPr>
          <w:b/>
          <w:sz w:val="18"/>
          <w:szCs w:val="18"/>
        </w:rPr>
        <w:t>8-3</w:t>
      </w:r>
      <w:r w:rsidRPr="00181C75">
        <w:rPr>
          <w:b/>
          <w:sz w:val="18"/>
          <w:szCs w:val="18"/>
        </w:rPr>
        <w:t xml:space="preserve"> Rig motions for semi-submersible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1"/>
        <w:gridCol w:w="2702"/>
        <w:gridCol w:w="1778"/>
        <w:gridCol w:w="2076"/>
        <w:gridCol w:w="1182"/>
      </w:tblGrid>
      <w:tr w:rsidR="008F19D9" w:rsidRPr="007D4F1F" w14:paraId="1FFB3244" w14:textId="77777777" w:rsidTr="00EA7C6C">
        <w:trPr>
          <w:trHeight w:val="227"/>
        </w:trPr>
        <w:tc>
          <w:tcPr>
            <w:tcW w:w="982" w:type="pct"/>
            <w:vMerge w:val="restart"/>
            <w:shd w:val="clear" w:color="auto" w:fill="0092BC"/>
            <w:vAlign w:val="center"/>
          </w:tcPr>
          <w:p w14:paraId="607FD166"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Motion condition*</w:t>
            </w:r>
          </w:p>
        </w:tc>
        <w:tc>
          <w:tcPr>
            <w:tcW w:w="1403" w:type="pct"/>
            <w:vMerge w:val="restart"/>
            <w:shd w:val="clear" w:color="auto" w:fill="0092BC"/>
            <w:vAlign w:val="center"/>
          </w:tcPr>
          <w:p w14:paraId="22910F99"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Case</w:t>
            </w:r>
          </w:p>
        </w:tc>
        <w:tc>
          <w:tcPr>
            <w:tcW w:w="2001" w:type="pct"/>
            <w:gridSpan w:val="2"/>
            <w:tcBorders>
              <w:bottom w:val="single" w:sz="4" w:space="0" w:color="auto"/>
            </w:tcBorders>
            <w:shd w:val="clear" w:color="auto" w:fill="0092BC"/>
            <w:vAlign w:val="center"/>
          </w:tcPr>
          <w:p w14:paraId="32101662"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Horizontal acceleration</w:t>
            </w:r>
          </w:p>
        </w:tc>
        <w:tc>
          <w:tcPr>
            <w:tcW w:w="615" w:type="pct"/>
            <w:vMerge w:val="restart"/>
            <w:shd w:val="clear" w:color="auto" w:fill="0092BC"/>
            <w:vAlign w:val="center"/>
          </w:tcPr>
          <w:p w14:paraId="2E37711D"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Heave</w:t>
            </w:r>
          </w:p>
        </w:tc>
      </w:tr>
      <w:tr w:rsidR="008F19D9" w:rsidRPr="00077960" w14:paraId="76FBDA05" w14:textId="77777777" w:rsidTr="00EA7C6C">
        <w:trPr>
          <w:trHeight w:val="227"/>
        </w:trPr>
        <w:tc>
          <w:tcPr>
            <w:tcW w:w="982" w:type="pct"/>
            <w:vMerge/>
            <w:tcBorders>
              <w:bottom w:val="single" w:sz="4" w:space="0" w:color="auto"/>
            </w:tcBorders>
            <w:vAlign w:val="center"/>
          </w:tcPr>
          <w:p w14:paraId="02C40E2F" w14:textId="77777777" w:rsidR="008F19D9" w:rsidRPr="000624D6" w:rsidRDefault="008F19D9" w:rsidP="00EA7C6C">
            <w:pPr>
              <w:pBdr>
                <w:left w:val="single" w:sz="4" w:space="6" w:color="auto"/>
              </w:pBdr>
              <w:jc w:val="center"/>
              <w:rPr>
                <w:color w:val="FFFFFF"/>
              </w:rPr>
            </w:pPr>
          </w:p>
        </w:tc>
        <w:tc>
          <w:tcPr>
            <w:tcW w:w="1403" w:type="pct"/>
            <w:vMerge/>
            <w:vAlign w:val="center"/>
          </w:tcPr>
          <w:p w14:paraId="3660CC62" w14:textId="77777777" w:rsidR="008F19D9" w:rsidRPr="00653420" w:rsidRDefault="008F19D9" w:rsidP="00EA7C6C">
            <w:pPr>
              <w:pBdr>
                <w:left w:val="single" w:sz="4" w:space="6" w:color="auto"/>
              </w:pBdr>
            </w:pPr>
          </w:p>
        </w:tc>
        <w:tc>
          <w:tcPr>
            <w:tcW w:w="923" w:type="pct"/>
            <w:shd w:val="clear" w:color="auto" w:fill="0092BC"/>
            <w:vAlign w:val="center"/>
          </w:tcPr>
          <w:p w14:paraId="3A8DA4FE"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At Drill floor</w:t>
            </w:r>
          </w:p>
        </w:tc>
        <w:tc>
          <w:tcPr>
            <w:tcW w:w="1078" w:type="pct"/>
            <w:shd w:val="clear" w:color="auto" w:fill="0092BC"/>
            <w:vAlign w:val="center"/>
          </w:tcPr>
          <w:p w14:paraId="66FF8980"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Increases upwards</w:t>
            </w:r>
          </w:p>
        </w:tc>
        <w:tc>
          <w:tcPr>
            <w:tcW w:w="615" w:type="pct"/>
            <w:vMerge/>
            <w:vAlign w:val="center"/>
          </w:tcPr>
          <w:p w14:paraId="744ADC8C" w14:textId="77777777" w:rsidR="008F19D9" w:rsidRPr="00653420" w:rsidRDefault="008F19D9" w:rsidP="00EA7C6C">
            <w:pPr>
              <w:pBdr>
                <w:left w:val="single" w:sz="4" w:space="6" w:color="auto"/>
              </w:pBdr>
            </w:pPr>
          </w:p>
        </w:tc>
      </w:tr>
      <w:tr w:rsidR="008F19D9" w:rsidRPr="00077960" w14:paraId="6866185B" w14:textId="77777777" w:rsidTr="00EA7C6C">
        <w:trPr>
          <w:trHeight w:val="227"/>
        </w:trPr>
        <w:tc>
          <w:tcPr>
            <w:tcW w:w="982" w:type="pct"/>
            <w:tcBorders>
              <w:top w:val="single" w:sz="4" w:space="0" w:color="auto"/>
              <w:left w:val="single" w:sz="4" w:space="0" w:color="auto"/>
              <w:bottom w:val="nil"/>
              <w:right w:val="single" w:sz="4" w:space="0" w:color="auto"/>
            </w:tcBorders>
            <w:vAlign w:val="center"/>
          </w:tcPr>
          <w:p w14:paraId="36E7F910" w14:textId="77777777" w:rsidR="008F19D9" w:rsidRPr="00FB2707" w:rsidRDefault="008F19D9" w:rsidP="00EA7C6C">
            <w:pPr>
              <w:pBdr>
                <w:left w:val="single" w:sz="4" w:space="6" w:color="auto"/>
              </w:pBdr>
            </w:pPr>
            <w:r w:rsidRPr="00FB2707">
              <w:t>Normal</w:t>
            </w:r>
          </w:p>
        </w:tc>
        <w:tc>
          <w:tcPr>
            <w:tcW w:w="1403" w:type="pct"/>
            <w:tcBorders>
              <w:left w:val="single" w:sz="4" w:space="0" w:color="auto"/>
            </w:tcBorders>
            <w:vAlign w:val="center"/>
          </w:tcPr>
          <w:p w14:paraId="7C4AAF67" w14:textId="77777777" w:rsidR="008F19D9" w:rsidRPr="00FB2707" w:rsidRDefault="008F19D9" w:rsidP="00EA7C6C">
            <w:pPr>
              <w:pBdr>
                <w:left w:val="single" w:sz="4" w:space="6" w:color="auto"/>
              </w:pBdr>
            </w:pPr>
            <w:r w:rsidRPr="00FB2707">
              <w:t>Operation</w:t>
            </w:r>
          </w:p>
        </w:tc>
        <w:tc>
          <w:tcPr>
            <w:tcW w:w="923" w:type="pct"/>
            <w:vAlign w:val="center"/>
          </w:tcPr>
          <w:p w14:paraId="58380564" w14:textId="77777777" w:rsidR="008F19D9" w:rsidRPr="00FB2707" w:rsidRDefault="008F19D9" w:rsidP="00EA7C6C">
            <w:pPr>
              <w:pBdr>
                <w:left w:val="single" w:sz="4" w:space="6" w:color="auto"/>
              </w:pBdr>
              <w:jc w:val="center"/>
            </w:pPr>
            <w:r w:rsidRPr="00FB2707">
              <w:t>0.10 g</w:t>
            </w:r>
          </w:p>
        </w:tc>
        <w:tc>
          <w:tcPr>
            <w:tcW w:w="1078" w:type="pct"/>
            <w:vAlign w:val="center"/>
          </w:tcPr>
          <w:p w14:paraId="7833BAA5" w14:textId="30E0053C" w:rsidR="008F19D9" w:rsidRPr="00FB2707" w:rsidRDefault="008F19D9" w:rsidP="00EA7C6C">
            <w:pPr>
              <w:pBdr>
                <w:left w:val="single" w:sz="4" w:space="6" w:color="auto"/>
              </w:pBdr>
              <w:jc w:val="center"/>
            </w:pPr>
            <w:r w:rsidRPr="00FB2707">
              <w:t>0.002</w:t>
            </w:r>
            <w:r>
              <w:t>1</w:t>
            </w:r>
            <w:r w:rsidRPr="00FB2707">
              <w:t xml:space="preserve"> g/m</w:t>
            </w:r>
          </w:p>
        </w:tc>
        <w:tc>
          <w:tcPr>
            <w:tcW w:w="615" w:type="pct"/>
            <w:vAlign w:val="center"/>
          </w:tcPr>
          <w:p w14:paraId="738C4CAA" w14:textId="77777777" w:rsidR="008F19D9" w:rsidRPr="00FB2707" w:rsidRDefault="008F19D9" w:rsidP="00EA7C6C">
            <w:pPr>
              <w:pBdr>
                <w:left w:val="single" w:sz="4" w:space="6" w:color="auto"/>
              </w:pBdr>
              <w:jc w:val="center"/>
            </w:pPr>
            <w:r w:rsidRPr="00FB2707">
              <w:t>0.07 g</w:t>
            </w:r>
          </w:p>
        </w:tc>
      </w:tr>
      <w:tr w:rsidR="008F19D9" w:rsidRPr="00077960" w14:paraId="6B6F551E" w14:textId="77777777" w:rsidTr="00EA7C6C">
        <w:trPr>
          <w:trHeight w:val="227"/>
        </w:trPr>
        <w:tc>
          <w:tcPr>
            <w:tcW w:w="982" w:type="pct"/>
            <w:tcBorders>
              <w:top w:val="nil"/>
              <w:left w:val="single" w:sz="4" w:space="0" w:color="auto"/>
              <w:bottom w:val="nil"/>
              <w:right w:val="single" w:sz="4" w:space="0" w:color="auto"/>
            </w:tcBorders>
            <w:vAlign w:val="center"/>
          </w:tcPr>
          <w:p w14:paraId="2FC14BFA" w14:textId="77777777" w:rsidR="008F19D9" w:rsidRPr="00FB2707" w:rsidRDefault="008F19D9" w:rsidP="00EA7C6C">
            <w:pPr>
              <w:pBdr>
                <w:left w:val="single" w:sz="4" w:space="6" w:color="auto"/>
              </w:pBdr>
            </w:pPr>
          </w:p>
        </w:tc>
        <w:tc>
          <w:tcPr>
            <w:tcW w:w="1403" w:type="pct"/>
            <w:tcBorders>
              <w:left w:val="single" w:sz="4" w:space="0" w:color="auto"/>
            </w:tcBorders>
            <w:vAlign w:val="center"/>
          </w:tcPr>
          <w:p w14:paraId="258C8565" w14:textId="77777777" w:rsidR="008F19D9" w:rsidRPr="00FB2707" w:rsidRDefault="008F19D9" w:rsidP="00EA7C6C">
            <w:pPr>
              <w:pBdr>
                <w:left w:val="single" w:sz="4" w:space="6" w:color="auto"/>
              </w:pBdr>
            </w:pPr>
            <w:r w:rsidRPr="00FB2707">
              <w:t>Riser and BOP handling</w:t>
            </w:r>
          </w:p>
        </w:tc>
        <w:tc>
          <w:tcPr>
            <w:tcW w:w="923" w:type="pct"/>
            <w:vAlign w:val="center"/>
          </w:tcPr>
          <w:p w14:paraId="1AE649C9" w14:textId="77777777" w:rsidR="008F19D9" w:rsidRPr="00FB2707" w:rsidRDefault="008F19D9" w:rsidP="00EA7C6C">
            <w:pPr>
              <w:pBdr>
                <w:left w:val="single" w:sz="4" w:space="6" w:color="auto"/>
              </w:pBdr>
              <w:jc w:val="center"/>
            </w:pPr>
            <w:r w:rsidRPr="00FB2707">
              <w:t>0.07 g</w:t>
            </w:r>
          </w:p>
        </w:tc>
        <w:tc>
          <w:tcPr>
            <w:tcW w:w="1078" w:type="pct"/>
            <w:vAlign w:val="center"/>
          </w:tcPr>
          <w:p w14:paraId="0FA9728C" w14:textId="1D358F9D" w:rsidR="008F19D9" w:rsidRPr="00FB2707" w:rsidRDefault="008F19D9" w:rsidP="00EA7C6C">
            <w:pPr>
              <w:pBdr>
                <w:left w:val="single" w:sz="4" w:space="6" w:color="auto"/>
              </w:pBdr>
              <w:jc w:val="center"/>
            </w:pPr>
            <w:r w:rsidRPr="00FB2707">
              <w:t>0.0014 g/m</w:t>
            </w:r>
          </w:p>
        </w:tc>
        <w:tc>
          <w:tcPr>
            <w:tcW w:w="615" w:type="pct"/>
            <w:vAlign w:val="center"/>
          </w:tcPr>
          <w:p w14:paraId="729C261F" w14:textId="77777777" w:rsidR="008F19D9" w:rsidRPr="00FB2707" w:rsidRDefault="008F19D9" w:rsidP="00EA7C6C">
            <w:pPr>
              <w:pBdr>
                <w:left w:val="single" w:sz="4" w:space="6" w:color="auto"/>
              </w:pBdr>
              <w:jc w:val="center"/>
            </w:pPr>
            <w:r w:rsidRPr="00FB2707">
              <w:t>0.05 g</w:t>
            </w:r>
          </w:p>
        </w:tc>
      </w:tr>
      <w:tr w:rsidR="008F19D9" w:rsidRPr="00077960" w14:paraId="447F316D" w14:textId="77777777" w:rsidTr="00EA7C6C">
        <w:trPr>
          <w:trHeight w:val="227"/>
        </w:trPr>
        <w:tc>
          <w:tcPr>
            <w:tcW w:w="982" w:type="pct"/>
            <w:tcBorders>
              <w:top w:val="nil"/>
              <w:left w:val="single" w:sz="4" w:space="0" w:color="auto"/>
              <w:bottom w:val="single" w:sz="4" w:space="0" w:color="auto"/>
              <w:right w:val="single" w:sz="4" w:space="0" w:color="auto"/>
            </w:tcBorders>
            <w:vAlign w:val="center"/>
          </w:tcPr>
          <w:p w14:paraId="2921426E" w14:textId="77777777" w:rsidR="008F19D9" w:rsidRPr="00FB2707" w:rsidRDefault="008F19D9" w:rsidP="00EA7C6C">
            <w:pPr>
              <w:pBdr>
                <w:left w:val="single" w:sz="4" w:space="6" w:color="auto"/>
              </w:pBdr>
            </w:pPr>
          </w:p>
        </w:tc>
        <w:tc>
          <w:tcPr>
            <w:tcW w:w="1403" w:type="pct"/>
            <w:tcBorders>
              <w:left w:val="single" w:sz="4" w:space="0" w:color="auto"/>
            </w:tcBorders>
            <w:vAlign w:val="center"/>
          </w:tcPr>
          <w:p w14:paraId="7BFE4A67" w14:textId="77777777" w:rsidR="008F19D9" w:rsidRPr="00FB2707" w:rsidRDefault="008F19D9" w:rsidP="00EA7C6C">
            <w:pPr>
              <w:pBdr>
                <w:left w:val="single" w:sz="4" w:space="6" w:color="auto"/>
              </w:pBdr>
            </w:pPr>
            <w:r w:rsidRPr="00FB2707">
              <w:t>Survival, 100 years</w:t>
            </w:r>
          </w:p>
        </w:tc>
        <w:tc>
          <w:tcPr>
            <w:tcW w:w="923" w:type="pct"/>
            <w:vAlign w:val="center"/>
          </w:tcPr>
          <w:p w14:paraId="65794674" w14:textId="77777777" w:rsidR="008F19D9" w:rsidRPr="00FB2707" w:rsidRDefault="008F19D9" w:rsidP="00EA7C6C">
            <w:pPr>
              <w:pBdr>
                <w:left w:val="single" w:sz="4" w:space="6" w:color="auto"/>
              </w:pBdr>
              <w:jc w:val="center"/>
            </w:pPr>
            <w:r w:rsidRPr="00FB2707">
              <w:t>0.15 g</w:t>
            </w:r>
          </w:p>
        </w:tc>
        <w:tc>
          <w:tcPr>
            <w:tcW w:w="1078" w:type="pct"/>
            <w:vAlign w:val="center"/>
          </w:tcPr>
          <w:p w14:paraId="7890C5DA" w14:textId="2AD33215" w:rsidR="008F19D9" w:rsidRPr="00FB2707" w:rsidRDefault="008F19D9" w:rsidP="00EA7C6C">
            <w:pPr>
              <w:pBdr>
                <w:left w:val="single" w:sz="4" w:space="6" w:color="auto"/>
              </w:pBdr>
              <w:jc w:val="center"/>
            </w:pPr>
            <w:r w:rsidRPr="00FB2707">
              <w:t>0.002</w:t>
            </w:r>
            <w:r>
              <w:t>8</w:t>
            </w:r>
            <w:r w:rsidRPr="00FB2707">
              <w:t xml:space="preserve"> g/m</w:t>
            </w:r>
          </w:p>
        </w:tc>
        <w:tc>
          <w:tcPr>
            <w:tcW w:w="615" w:type="pct"/>
            <w:vAlign w:val="center"/>
          </w:tcPr>
          <w:p w14:paraId="650323BF" w14:textId="77777777" w:rsidR="008F19D9" w:rsidRPr="00FB2707" w:rsidRDefault="008F19D9" w:rsidP="00EA7C6C">
            <w:pPr>
              <w:pBdr>
                <w:left w:val="single" w:sz="4" w:space="6" w:color="auto"/>
              </w:pBdr>
              <w:jc w:val="center"/>
            </w:pPr>
            <w:r w:rsidRPr="00FB2707">
              <w:t>0.15 g</w:t>
            </w:r>
          </w:p>
        </w:tc>
      </w:tr>
      <w:tr w:rsidR="008F19D9" w:rsidRPr="00077960" w14:paraId="2ADBE062" w14:textId="77777777" w:rsidTr="00EA7C6C">
        <w:trPr>
          <w:trHeight w:val="227"/>
        </w:trPr>
        <w:tc>
          <w:tcPr>
            <w:tcW w:w="982" w:type="pct"/>
            <w:tcBorders>
              <w:top w:val="single" w:sz="4" w:space="0" w:color="auto"/>
              <w:left w:val="single" w:sz="4" w:space="0" w:color="auto"/>
              <w:bottom w:val="nil"/>
              <w:right w:val="single" w:sz="4" w:space="0" w:color="auto"/>
            </w:tcBorders>
            <w:vAlign w:val="center"/>
          </w:tcPr>
          <w:p w14:paraId="5E97F0AC" w14:textId="77777777" w:rsidR="008F19D9" w:rsidRPr="00FB2707" w:rsidRDefault="008F19D9" w:rsidP="00EA7C6C">
            <w:pPr>
              <w:pBdr>
                <w:left w:val="single" w:sz="4" w:space="6" w:color="auto"/>
              </w:pBdr>
            </w:pPr>
            <w:r w:rsidRPr="00FB2707">
              <w:t>High</w:t>
            </w:r>
          </w:p>
        </w:tc>
        <w:tc>
          <w:tcPr>
            <w:tcW w:w="1403" w:type="pct"/>
            <w:tcBorders>
              <w:left w:val="single" w:sz="4" w:space="0" w:color="auto"/>
            </w:tcBorders>
            <w:vAlign w:val="center"/>
          </w:tcPr>
          <w:p w14:paraId="05F8DAAB" w14:textId="77777777" w:rsidR="008F19D9" w:rsidRPr="00FB2707" w:rsidRDefault="008F19D9" w:rsidP="00EA7C6C">
            <w:pPr>
              <w:pBdr>
                <w:left w:val="single" w:sz="4" w:space="6" w:color="auto"/>
              </w:pBdr>
            </w:pPr>
            <w:r w:rsidRPr="00FB2707">
              <w:t>Operation</w:t>
            </w:r>
          </w:p>
        </w:tc>
        <w:tc>
          <w:tcPr>
            <w:tcW w:w="923" w:type="pct"/>
            <w:vAlign w:val="center"/>
          </w:tcPr>
          <w:p w14:paraId="36E97FFA" w14:textId="77777777" w:rsidR="008F19D9" w:rsidRPr="00FB2707" w:rsidRDefault="008F19D9" w:rsidP="00EA7C6C">
            <w:pPr>
              <w:pBdr>
                <w:left w:val="single" w:sz="4" w:space="6" w:color="auto"/>
              </w:pBdr>
              <w:jc w:val="center"/>
            </w:pPr>
            <w:r w:rsidRPr="00FB2707">
              <w:t>0.15 g</w:t>
            </w:r>
          </w:p>
        </w:tc>
        <w:tc>
          <w:tcPr>
            <w:tcW w:w="1078" w:type="pct"/>
            <w:vAlign w:val="center"/>
          </w:tcPr>
          <w:p w14:paraId="36DF79F4" w14:textId="03352460" w:rsidR="008F19D9" w:rsidRPr="00FB2707" w:rsidRDefault="008F19D9" w:rsidP="00EA7C6C">
            <w:pPr>
              <w:pBdr>
                <w:left w:val="single" w:sz="4" w:space="6" w:color="auto"/>
              </w:pBdr>
              <w:jc w:val="center"/>
            </w:pPr>
            <w:r w:rsidRPr="00FB2707">
              <w:t>0.002</w:t>
            </w:r>
            <w:r>
              <w:t>2</w:t>
            </w:r>
            <w:r w:rsidRPr="00FB2707">
              <w:t xml:space="preserve"> g/m</w:t>
            </w:r>
          </w:p>
        </w:tc>
        <w:tc>
          <w:tcPr>
            <w:tcW w:w="615" w:type="pct"/>
            <w:vAlign w:val="center"/>
          </w:tcPr>
          <w:p w14:paraId="36566134" w14:textId="77777777" w:rsidR="008F19D9" w:rsidRPr="00FB2707" w:rsidRDefault="008F19D9" w:rsidP="00EA7C6C">
            <w:pPr>
              <w:pBdr>
                <w:left w:val="single" w:sz="4" w:space="6" w:color="auto"/>
              </w:pBdr>
              <w:jc w:val="center"/>
            </w:pPr>
            <w:r w:rsidRPr="00FB2707">
              <w:t>0.10 g</w:t>
            </w:r>
          </w:p>
        </w:tc>
      </w:tr>
      <w:tr w:rsidR="008F19D9" w:rsidRPr="00077960" w14:paraId="256580BB" w14:textId="77777777" w:rsidTr="00EA7C6C">
        <w:trPr>
          <w:trHeight w:val="227"/>
        </w:trPr>
        <w:tc>
          <w:tcPr>
            <w:tcW w:w="982" w:type="pct"/>
            <w:tcBorders>
              <w:top w:val="nil"/>
              <w:left w:val="single" w:sz="4" w:space="0" w:color="auto"/>
              <w:bottom w:val="nil"/>
              <w:right w:val="single" w:sz="4" w:space="0" w:color="auto"/>
            </w:tcBorders>
            <w:vAlign w:val="center"/>
          </w:tcPr>
          <w:p w14:paraId="503BD6EF" w14:textId="77777777" w:rsidR="008F19D9" w:rsidRPr="00FB2707" w:rsidRDefault="008F19D9" w:rsidP="00EA7C6C">
            <w:pPr>
              <w:pBdr>
                <w:left w:val="single" w:sz="4" w:space="6" w:color="auto"/>
              </w:pBdr>
            </w:pPr>
          </w:p>
        </w:tc>
        <w:tc>
          <w:tcPr>
            <w:tcW w:w="1403" w:type="pct"/>
            <w:tcBorders>
              <w:left w:val="single" w:sz="4" w:space="0" w:color="auto"/>
            </w:tcBorders>
            <w:vAlign w:val="center"/>
          </w:tcPr>
          <w:p w14:paraId="22B165AB" w14:textId="77777777" w:rsidR="008F19D9" w:rsidRPr="00FB2707" w:rsidRDefault="008F19D9" w:rsidP="00EA7C6C">
            <w:pPr>
              <w:pBdr>
                <w:left w:val="single" w:sz="4" w:space="6" w:color="auto"/>
              </w:pBdr>
            </w:pPr>
            <w:r w:rsidRPr="00FB2707">
              <w:t>Riser and BOP handling</w:t>
            </w:r>
          </w:p>
        </w:tc>
        <w:tc>
          <w:tcPr>
            <w:tcW w:w="923" w:type="pct"/>
            <w:vAlign w:val="center"/>
          </w:tcPr>
          <w:p w14:paraId="0A96189B" w14:textId="77777777" w:rsidR="008F19D9" w:rsidRPr="00FB2707" w:rsidRDefault="008F19D9" w:rsidP="00EA7C6C">
            <w:pPr>
              <w:pBdr>
                <w:left w:val="single" w:sz="4" w:space="6" w:color="auto"/>
              </w:pBdr>
              <w:jc w:val="center"/>
            </w:pPr>
            <w:r w:rsidRPr="00FB2707">
              <w:t>0.10 g</w:t>
            </w:r>
          </w:p>
        </w:tc>
        <w:tc>
          <w:tcPr>
            <w:tcW w:w="1078" w:type="pct"/>
            <w:vAlign w:val="center"/>
          </w:tcPr>
          <w:p w14:paraId="3B3AB0B9" w14:textId="28C13B10" w:rsidR="008F19D9" w:rsidRPr="00FB2707" w:rsidRDefault="008F19D9" w:rsidP="00EA7C6C">
            <w:pPr>
              <w:pBdr>
                <w:left w:val="single" w:sz="4" w:space="6" w:color="auto"/>
              </w:pBdr>
              <w:jc w:val="center"/>
            </w:pPr>
            <w:r w:rsidRPr="00FB2707">
              <w:t>0.001</w:t>
            </w:r>
            <w:r>
              <w:t>47</w:t>
            </w:r>
            <w:r w:rsidRPr="00FB2707">
              <w:t xml:space="preserve"> g/m</w:t>
            </w:r>
          </w:p>
        </w:tc>
        <w:tc>
          <w:tcPr>
            <w:tcW w:w="615" w:type="pct"/>
            <w:vAlign w:val="center"/>
          </w:tcPr>
          <w:p w14:paraId="559A8ECF" w14:textId="77777777" w:rsidR="008F19D9" w:rsidRPr="00FB2707" w:rsidRDefault="008F19D9" w:rsidP="00EA7C6C">
            <w:pPr>
              <w:pBdr>
                <w:left w:val="single" w:sz="4" w:space="6" w:color="auto"/>
              </w:pBdr>
              <w:jc w:val="center"/>
            </w:pPr>
            <w:r w:rsidRPr="00FB2707">
              <w:t>0.07 g</w:t>
            </w:r>
          </w:p>
        </w:tc>
      </w:tr>
      <w:tr w:rsidR="008F19D9" w:rsidRPr="00077960" w14:paraId="08AAAE52" w14:textId="77777777" w:rsidTr="00EA7C6C">
        <w:trPr>
          <w:trHeight w:val="227"/>
        </w:trPr>
        <w:tc>
          <w:tcPr>
            <w:tcW w:w="982" w:type="pct"/>
            <w:tcBorders>
              <w:top w:val="nil"/>
              <w:left w:val="single" w:sz="4" w:space="0" w:color="auto"/>
              <w:bottom w:val="single" w:sz="4" w:space="0" w:color="auto"/>
              <w:right w:val="single" w:sz="4" w:space="0" w:color="auto"/>
            </w:tcBorders>
            <w:vAlign w:val="center"/>
          </w:tcPr>
          <w:p w14:paraId="42083E21" w14:textId="77777777" w:rsidR="008F19D9" w:rsidRPr="00FB2707" w:rsidRDefault="008F19D9" w:rsidP="00EA7C6C">
            <w:pPr>
              <w:pBdr>
                <w:left w:val="single" w:sz="4" w:space="6" w:color="auto"/>
              </w:pBdr>
            </w:pPr>
          </w:p>
        </w:tc>
        <w:tc>
          <w:tcPr>
            <w:tcW w:w="1403" w:type="pct"/>
            <w:tcBorders>
              <w:left w:val="single" w:sz="4" w:space="0" w:color="auto"/>
            </w:tcBorders>
            <w:vAlign w:val="center"/>
          </w:tcPr>
          <w:p w14:paraId="51445AAB" w14:textId="77777777" w:rsidR="008F19D9" w:rsidRPr="00FB2707" w:rsidRDefault="008F19D9" w:rsidP="00EA7C6C">
            <w:pPr>
              <w:pBdr>
                <w:left w:val="single" w:sz="4" w:space="6" w:color="auto"/>
              </w:pBdr>
            </w:pPr>
            <w:r w:rsidRPr="00FB2707">
              <w:t>Survival, 100 years</w:t>
            </w:r>
          </w:p>
        </w:tc>
        <w:tc>
          <w:tcPr>
            <w:tcW w:w="923" w:type="pct"/>
            <w:vAlign w:val="center"/>
          </w:tcPr>
          <w:p w14:paraId="4657346D" w14:textId="77777777" w:rsidR="008F19D9" w:rsidRPr="00FB2707" w:rsidRDefault="008F19D9" w:rsidP="00EA7C6C">
            <w:pPr>
              <w:pBdr>
                <w:left w:val="single" w:sz="4" w:space="6" w:color="auto"/>
              </w:pBdr>
              <w:jc w:val="center"/>
            </w:pPr>
            <w:r w:rsidRPr="00FB2707">
              <w:t>0.25 g</w:t>
            </w:r>
          </w:p>
        </w:tc>
        <w:tc>
          <w:tcPr>
            <w:tcW w:w="1078" w:type="pct"/>
            <w:vAlign w:val="center"/>
          </w:tcPr>
          <w:p w14:paraId="1A831F6E" w14:textId="18039388" w:rsidR="008F19D9" w:rsidRPr="00FB2707" w:rsidRDefault="008F19D9" w:rsidP="00EA7C6C">
            <w:pPr>
              <w:pBdr>
                <w:left w:val="single" w:sz="4" w:space="6" w:color="auto"/>
              </w:pBdr>
              <w:jc w:val="center"/>
            </w:pPr>
            <w:r w:rsidRPr="00FB2707">
              <w:t>0.005</w:t>
            </w:r>
            <w:r>
              <w:t>1</w:t>
            </w:r>
            <w:r w:rsidRPr="00FB2707">
              <w:t xml:space="preserve"> g/m</w:t>
            </w:r>
          </w:p>
        </w:tc>
        <w:tc>
          <w:tcPr>
            <w:tcW w:w="615" w:type="pct"/>
            <w:vAlign w:val="center"/>
          </w:tcPr>
          <w:p w14:paraId="33596CAB" w14:textId="77777777" w:rsidR="008F19D9" w:rsidRPr="00FB2707" w:rsidRDefault="008F19D9" w:rsidP="00EA7C6C">
            <w:pPr>
              <w:pBdr>
                <w:left w:val="single" w:sz="4" w:space="6" w:color="auto"/>
              </w:pBdr>
              <w:jc w:val="center"/>
            </w:pPr>
            <w:r w:rsidRPr="00FB2707">
              <w:t>0.20 g</w:t>
            </w:r>
          </w:p>
        </w:tc>
      </w:tr>
      <w:tr w:rsidR="008F19D9" w:rsidRPr="00077960" w14:paraId="3EE01D84" w14:textId="77777777" w:rsidTr="00EA7C6C">
        <w:trPr>
          <w:trHeight w:hRule="exact" w:val="537"/>
        </w:trPr>
        <w:tc>
          <w:tcPr>
            <w:tcW w:w="982" w:type="pct"/>
            <w:tcBorders>
              <w:top w:val="single" w:sz="4" w:space="0" w:color="auto"/>
            </w:tcBorders>
            <w:vAlign w:val="center"/>
          </w:tcPr>
          <w:p w14:paraId="16EE3D3C" w14:textId="77777777" w:rsidR="008F19D9" w:rsidRPr="00FB2707" w:rsidRDefault="008F19D9" w:rsidP="00EA7C6C">
            <w:pPr>
              <w:pBdr>
                <w:left w:val="single" w:sz="4" w:space="6" w:color="auto"/>
              </w:pBdr>
            </w:pPr>
            <w:r w:rsidRPr="00FB2707">
              <w:t>Damage</w:t>
            </w:r>
          </w:p>
        </w:tc>
        <w:tc>
          <w:tcPr>
            <w:tcW w:w="1403" w:type="pct"/>
            <w:vAlign w:val="center"/>
          </w:tcPr>
          <w:p w14:paraId="4CAFD82D" w14:textId="77777777" w:rsidR="008F19D9" w:rsidRPr="00FB2707" w:rsidRDefault="008F19D9" w:rsidP="00EA7C6C">
            <w:pPr>
              <w:pBdr>
                <w:left w:val="single" w:sz="4" w:space="6" w:color="auto"/>
              </w:pBdr>
            </w:pPr>
            <w:r w:rsidRPr="00FB2707">
              <w:t>Accidental heel, 27 degrees</w:t>
            </w:r>
          </w:p>
        </w:tc>
        <w:tc>
          <w:tcPr>
            <w:tcW w:w="923" w:type="pct"/>
            <w:vAlign w:val="center"/>
          </w:tcPr>
          <w:p w14:paraId="110504BA" w14:textId="77777777" w:rsidR="008F19D9" w:rsidRPr="00FB2707" w:rsidRDefault="008F19D9" w:rsidP="00EA7C6C">
            <w:pPr>
              <w:pBdr>
                <w:left w:val="single" w:sz="4" w:space="6" w:color="auto"/>
              </w:pBdr>
              <w:jc w:val="center"/>
            </w:pPr>
            <w:r w:rsidRPr="00FB2707">
              <w:t>0.45 g</w:t>
            </w:r>
          </w:p>
        </w:tc>
        <w:tc>
          <w:tcPr>
            <w:tcW w:w="1078" w:type="pct"/>
            <w:vAlign w:val="center"/>
          </w:tcPr>
          <w:p w14:paraId="089306E6" w14:textId="77777777" w:rsidR="008F19D9" w:rsidRPr="00FB2707" w:rsidRDefault="008F19D9" w:rsidP="00EA7C6C">
            <w:pPr>
              <w:pBdr>
                <w:left w:val="single" w:sz="4" w:space="6" w:color="auto"/>
              </w:pBdr>
              <w:jc w:val="center"/>
            </w:pPr>
            <w:r w:rsidRPr="00FB2707">
              <w:t>NA</w:t>
            </w:r>
          </w:p>
        </w:tc>
        <w:tc>
          <w:tcPr>
            <w:tcW w:w="615" w:type="pct"/>
            <w:vAlign w:val="center"/>
          </w:tcPr>
          <w:p w14:paraId="0B7C694B" w14:textId="5C3F9428" w:rsidR="008F19D9" w:rsidRPr="00FB2707" w:rsidRDefault="008F19D9" w:rsidP="00EA7C6C">
            <w:pPr>
              <w:pBdr>
                <w:left w:val="single" w:sz="4" w:space="6" w:color="auto"/>
              </w:pBdr>
              <w:jc w:val="center"/>
            </w:pPr>
            <w:r w:rsidRPr="00FB2707">
              <w:t>0.</w:t>
            </w:r>
            <w:r>
              <w:t>89</w:t>
            </w:r>
            <w:r w:rsidRPr="00FB2707">
              <w:t xml:space="preserve"> g</w:t>
            </w:r>
          </w:p>
        </w:tc>
      </w:tr>
    </w:tbl>
    <w:p w14:paraId="36D91E6E" w14:textId="77777777" w:rsidR="004D01AE" w:rsidRDefault="004D01AE" w:rsidP="00672458">
      <w:pPr>
        <w:rPr>
          <w:szCs w:val="18"/>
        </w:rPr>
      </w:pPr>
    </w:p>
    <w:p w14:paraId="49A03A11" w14:textId="7B836B7A" w:rsidR="008F19D9" w:rsidRPr="009A2175" w:rsidRDefault="004D01AE" w:rsidP="004D01AE">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18"/>
        </w:rPr>
      </w:pPr>
      <w:r>
        <w:rPr>
          <w:szCs w:val="18"/>
        </w:rPr>
        <w:br w:type="page"/>
      </w:r>
    </w:p>
    <w:p w14:paraId="427134C2" w14:textId="77777777" w:rsidR="008F19D9" w:rsidRPr="00181C75" w:rsidRDefault="008F19D9" w:rsidP="00672458">
      <w:pPr>
        <w:rPr>
          <w:b/>
          <w:sz w:val="18"/>
          <w:szCs w:val="18"/>
        </w:rPr>
      </w:pPr>
      <w:r w:rsidRPr="00181C75">
        <w:rPr>
          <w:b/>
          <w:sz w:val="18"/>
          <w:szCs w:val="18"/>
        </w:rPr>
        <w:lastRenderedPageBreak/>
        <w:t>Table</w:t>
      </w:r>
      <w:r>
        <w:rPr>
          <w:b/>
          <w:sz w:val="18"/>
          <w:szCs w:val="18"/>
        </w:rPr>
        <w:t xml:space="preserve"> 8-4</w:t>
      </w:r>
      <w:r w:rsidRPr="00181C75">
        <w:rPr>
          <w:b/>
          <w:sz w:val="18"/>
          <w:szCs w:val="18"/>
        </w:rPr>
        <w:t xml:space="preserve"> Rig motions for </w:t>
      </w:r>
      <w:proofErr w:type="gramStart"/>
      <w:r>
        <w:rPr>
          <w:b/>
          <w:sz w:val="18"/>
          <w:szCs w:val="18"/>
        </w:rPr>
        <w:t>drill-ship</w:t>
      </w:r>
      <w:proofErr w:type="gram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1"/>
        <w:gridCol w:w="2211"/>
        <w:gridCol w:w="2582"/>
        <w:gridCol w:w="1475"/>
      </w:tblGrid>
      <w:tr w:rsidR="008F19D9" w:rsidRPr="001C0144" w14:paraId="16E68761" w14:textId="77777777" w:rsidTr="00EA7C6C">
        <w:trPr>
          <w:trHeight w:val="227"/>
        </w:trPr>
        <w:tc>
          <w:tcPr>
            <w:tcW w:w="1745" w:type="pct"/>
            <w:vMerge w:val="restart"/>
            <w:shd w:val="clear" w:color="auto" w:fill="0092BC"/>
            <w:vAlign w:val="center"/>
          </w:tcPr>
          <w:p w14:paraId="0C01C54E"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Case</w:t>
            </w:r>
          </w:p>
        </w:tc>
        <w:tc>
          <w:tcPr>
            <w:tcW w:w="2489" w:type="pct"/>
            <w:gridSpan w:val="2"/>
            <w:tcBorders>
              <w:bottom w:val="single" w:sz="4" w:space="0" w:color="auto"/>
            </w:tcBorders>
            <w:shd w:val="clear" w:color="auto" w:fill="0092BC"/>
            <w:vAlign w:val="center"/>
          </w:tcPr>
          <w:p w14:paraId="3AFAF81C"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Horizontal acceleration</w:t>
            </w:r>
          </w:p>
        </w:tc>
        <w:tc>
          <w:tcPr>
            <w:tcW w:w="766" w:type="pct"/>
            <w:vMerge w:val="restart"/>
            <w:shd w:val="clear" w:color="auto" w:fill="0092BC"/>
            <w:vAlign w:val="center"/>
          </w:tcPr>
          <w:p w14:paraId="490D1B8B"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Heave</w:t>
            </w:r>
          </w:p>
        </w:tc>
      </w:tr>
      <w:tr w:rsidR="008F19D9" w:rsidRPr="001C0144" w14:paraId="40C42B16" w14:textId="77777777" w:rsidTr="00EA7C6C">
        <w:trPr>
          <w:trHeight w:val="227"/>
        </w:trPr>
        <w:tc>
          <w:tcPr>
            <w:tcW w:w="1745" w:type="pct"/>
            <w:vMerge/>
            <w:shd w:val="clear" w:color="auto" w:fill="0092BC"/>
            <w:vAlign w:val="center"/>
          </w:tcPr>
          <w:p w14:paraId="24E44C96" w14:textId="77777777" w:rsidR="008F19D9" w:rsidRPr="001C0144" w:rsidRDefault="008F19D9" w:rsidP="00EA7C6C">
            <w:pPr>
              <w:pBdr>
                <w:left w:val="single" w:sz="4" w:space="6" w:color="auto"/>
              </w:pBdr>
              <w:rPr>
                <w:color w:val="FFFFFF" w:themeColor="background1"/>
              </w:rPr>
            </w:pPr>
          </w:p>
        </w:tc>
        <w:tc>
          <w:tcPr>
            <w:tcW w:w="1148" w:type="pct"/>
            <w:shd w:val="clear" w:color="auto" w:fill="0092BC"/>
            <w:vAlign w:val="center"/>
          </w:tcPr>
          <w:p w14:paraId="655AE0BF"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At Drill floor</w:t>
            </w:r>
          </w:p>
        </w:tc>
        <w:tc>
          <w:tcPr>
            <w:tcW w:w="1341" w:type="pct"/>
            <w:shd w:val="clear" w:color="auto" w:fill="0092BC"/>
            <w:vAlign w:val="center"/>
          </w:tcPr>
          <w:p w14:paraId="6A6CD973" w14:textId="77777777" w:rsidR="008F19D9" w:rsidRPr="001C0144" w:rsidRDefault="008F19D9" w:rsidP="00EA7C6C">
            <w:pPr>
              <w:pBdr>
                <w:left w:val="single" w:sz="4" w:space="6" w:color="auto"/>
              </w:pBdr>
              <w:jc w:val="center"/>
              <w:rPr>
                <w:color w:val="FFFFFF" w:themeColor="background1"/>
              </w:rPr>
            </w:pPr>
            <w:r w:rsidRPr="001C0144">
              <w:rPr>
                <w:color w:val="FFFFFF" w:themeColor="background1"/>
              </w:rPr>
              <w:t>Increases upwards</w:t>
            </w:r>
          </w:p>
        </w:tc>
        <w:tc>
          <w:tcPr>
            <w:tcW w:w="766" w:type="pct"/>
            <w:vMerge/>
            <w:shd w:val="clear" w:color="auto" w:fill="0092BC"/>
            <w:vAlign w:val="center"/>
          </w:tcPr>
          <w:p w14:paraId="6CDEF75A" w14:textId="77777777" w:rsidR="008F19D9" w:rsidRPr="001C0144" w:rsidRDefault="008F19D9" w:rsidP="00EA7C6C">
            <w:pPr>
              <w:pBdr>
                <w:left w:val="single" w:sz="4" w:space="6" w:color="auto"/>
              </w:pBdr>
              <w:rPr>
                <w:color w:val="FFFFFF" w:themeColor="background1"/>
              </w:rPr>
            </w:pPr>
          </w:p>
        </w:tc>
      </w:tr>
      <w:tr w:rsidR="008F19D9" w:rsidRPr="00077960" w14:paraId="7415EBEE" w14:textId="77777777" w:rsidTr="00EA7C6C">
        <w:trPr>
          <w:trHeight w:val="227"/>
        </w:trPr>
        <w:tc>
          <w:tcPr>
            <w:tcW w:w="1745" w:type="pct"/>
            <w:tcBorders>
              <w:left w:val="single" w:sz="4" w:space="0" w:color="auto"/>
            </w:tcBorders>
            <w:vAlign w:val="center"/>
          </w:tcPr>
          <w:p w14:paraId="40B5BA57" w14:textId="77777777" w:rsidR="008F19D9" w:rsidRPr="00FB2707" w:rsidRDefault="008F19D9" w:rsidP="00EA7C6C">
            <w:pPr>
              <w:pBdr>
                <w:left w:val="single" w:sz="4" w:space="6" w:color="auto"/>
              </w:pBdr>
            </w:pPr>
            <w:r w:rsidRPr="00FB2707">
              <w:t>Operation</w:t>
            </w:r>
          </w:p>
        </w:tc>
        <w:tc>
          <w:tcPr>
            <w:tcW w:w="1148" w:type="pct"/>
            <w:vAlign w:val="center"/>
          </w:tcPr>
          <w:p w14:paraId="16BA8329" w14:textId="77777777" w:rsidR="008F19D9" w:rsidRPr="00FB2707" w:rsidRDefault="008F19D9" w:rsidP="00EA7C6C">
            <w:pPr>
              <w:pBdr>
                <w:left w:val="single" w:sz="4" w:space="6" w:color="auto"/>
              </w:pBdr>
              <w:jc w:val="center"/>
            </w:pPr>
            <w:r w:rsidRPr="00FB2707">
              <w:t>0.15 g</w:t>
            </w:r>
          </w:p>
        </w:tc>
        <w:tc>
          <w:tcPr>
            <w:tcW w:w="1341" w:type="pct"/>
            <w:vAlign w:val="center"/>
          </w:tcPr>
          <w:p w14:paraId="0C46706C" w14:textId="0E23B4E0" w:rsidR="008F19D9" w:rsidRPr="00FB2707" w:rsidRDefault="008F19D9" w:rsidP="00EA7C6C">
            <w:pPr>
              <w:pBdr>
                <w:left w:val="single" w:sz="4" w:space="6" w:color="auto"/>
              </w:pBdr>
              <w:jc w:val="center"/>
            </w:pPr>
            <w:r w:rsidRPr="00FB2707">
              <w:t>0.00</w:t>
            </w:r>
            <w:r>
              <w:t>38</w:t>
            </w:r>
            <w:r w:rsidRPr="00FB2707">
              <w:t xml:space="preserve"> g/m</w:t>
            </w:r>
          </w:p>
        </w:tc>
        <w:tc>
          <w:tcPr>
            <w:tcW w:w="766" w:type="pct"/>
            <w:vAlign w:val="center"/>
          </w:tcPr>
          <w:p w14:paraId="05539F60" w14:textId="77777777" w:rsidR="008F19D9" w:rsidRPr="00FB2707" w:rsidRDefault="008F19D9" w:rsidP="00EA7C6C">
            <w:pPr>
              <w:pBdr>
                <w:left w:val="single" w:sz="4" w:space="6" w:color="auto"/>
              </w:pBdr>
              <w:jc w:val="center"/>
            </w:pPr>
            <w:r w:rsidRPr="00FB2707">
              <w:t>0.15 g</w:t>
            </w:r>
          </w:p>
        </w:tc>
      </w:tr>
      <w:tr w:rsidR="008F19D9" w:rsidRPr="00077960" w14:paraId="2009B688" w14:textId="77777777" w:rsidTr="00EA7C6C">
        <w:trPr>
          <w:trHeight w:val="227"/>
        </w:trPr>
        <w:tc>
          <w:tcPr>
            <w:tcW w:w="1745" w:type="pct"/>
            <w:tcBorders>
              <w:left w:val="single" w:sz="4" w:space="0" w:color="auto"/>
            </w:tcBorders>
            <w:vAlign w:val="center"/>
          </w:tcPr>
          <w:p w14:paraId="0809034C" w14:textId="77777777" w:rsidR="008F19D9" w:rsidRPr="00FB2707" w:rsidRDefault="008F19D9" w:rsidP="00EA7C6C">
            <w:pPr>
              <w:pBdr>
                <w:left w:val="single" w:sz="4" w:space="6" w:color="auto"/>
              </w:pBdr>
            </w:pPr>
            <w:r w:rsidRPr="00FB2707">
              <w:t>Riser and BOP handling</w:t>
            </w:r>
          </w:p>
        </w:tc>
        <w:tc>
          <w:tcPr>
            <w:tcW w:w="1148" w:type="pct"/>
            <w:vAlign w:val="center"/>
          </w:tcPr>
          <w:p w14:paraId="5CD03B92" w14:textId="77777777" w:rsidR="008F19D9" w:rsidRPr="00FB2707" w:rsidRDefault="008F19D9" w:rsidP="00EA7C6C">
            <w:pPr>
              <w:pBdr>
                <w:left w:val="single" w:sz="4" w:space="6" w:color="auto"/>
              </w:pBdr>
              <w:jc w:val="center"/>
            </w:pPr>
            <w:r w:rsidRPr="00FB2707">
              <w:t>0.10 g</w:t>
            </w:r>
          </w:p>
        </w:tc>
        <w:tc>
          <w:tcPr>
            <w:tcW w:w="1341" w:type="pct"/>
            <w:vAlign w:val="center"/>
          </w:tcPr>
          <w:p w14:paraId="3B8A3C63" w14:textId="0ADEAFE6" w:rsidR="008F19D9" w:rsidRPr="00FB2707" w:rsidRDefault="008F19D9" w:rsidP="00EA7C6C">
            <w:pPr>
              <w:pBdr>
                <w:left w:val="single" w:sz="4" w:space="6" w:color="auto"/>
              </w:pBdr>
              <w:jc w:val="center"/>
            </w:pPr>
            <w:r w:rsidRPr="00FB2707">
              <w:t>0.00</w:t>
            </w:r>
            <w:r>
              <w:t>253</w:t>
            </w:r>
            <w:r w:rsidRPr="00FB2707">
              <w:t xml:space="preserve"> g/m</w:t>
            </w:r>
          </w:p>
        </w:tc>
        <w:tc>
          <w:tcPr>
            <w:tcW w:w="766" w:type="pct"/>
            <w:vAlign w:val="center"/>
          </w:tcPr>
          <w:p w14:paraId="413B6E78" w14:textId="77777777" w:rsidR="008F19D9" w:rsidRPr="00FB2707" w:rsidRDefault="008F19D9" w:rsidP="00EA7C6C">
            <w:pPr>
              <w:pBdr>
                <w:left w:val="single" w:sz="4" w:space="6" w:color="auto"/>
              </w:pBdr>
              <w:jc w:val="center"/>
            </w:pPr>
            <w:r w:rsidRPr="00FB2707">
              <w:t>0.10 g</w:t>
            </w:r>
          </w:p>
        </w:tc>
      </w:tr>
      <w:tr w:rsidR="008F19D9" w:rsidRPr="00077960" w14:paraId="44D4C3BD" w14:textId="77777777" w:rsidTr="00EA7C6C">
        <w:trPr>
          <w:trHeight w:val="227"/>
        </w:trPr>
        <w:tc>
          <w:tcPr>
            <w:tcW w:w="1745" w:type="pct"/>
            <w:tcBorders>
              <w:left w:val="single" w:sz="4" w:space="0" w:color="auto"/>
            </w:tcBorders>
            <w:vAlign w:val="center"/>
          </w:tcPr>
          <w:p w14:paraId="2FAC3714" w14:textId="77777777" w:rsidR="008F19D9" w:rsidRPr="00FB2707" w:rsidRDefault="008F19D9" w:rsidP="00EA7C6C">
            <w:pPr>
              <w:pBdr>
                <w:left w:val="single" w:sz="4" w:space="6" w:color="auto"/>
              </w:pBdr>
            </w:pPr>
            <w:r w:rsidRPr="00FB2707">
              <w:t>Survival, 100 years</w:t>
            </w:r>
          </w:p>
        </w:tc>
        <w:tc>
          <w:tcPr>
            <w:tcW w:w="1148" w:type="pct"/>
            <w:vAlign w:val="center"/>
          </w:tcPr>
          <w:p w14:paraId="7CC9D287" w14:textId="77777777" w:rsidR="008F19D9" w:rsidRPr="00FB2707" w:rsidRDefault="008F19D9" w:rsidP="00EA7C6C">
            <w:pPr>
              <w:pBdr>
                <w:left w:val="single" w:sz="4" w:space="6" w:color="auto"/>
              </w:pBdr>
              <w:jc w:val="center"/>
            </w:pPr>
            <w:r w:rsidRPr="00FB2707">
              <w:t>0.30 g</w:t>
            </w:r>
          </w:p>
        </w:tc>
        <w:tc>
          <w:tcPr>
            <w:tcW w:w="1341" w:type="pct"/>
            <w:vAlign w:val="center"/>
          </w:tcPr>
          <w:p w14:paraId="659E8432" w14:textId="1C0EB8B7" w:rsidR="008F19D9" w:rsidRPr="00FB2707" w:rsidRDefault="008F19D9" w:rsidP="00EA7C6C">
            <w:pPr>
              <w:pBdr>
                <w:left w:val="single" w:sz="4" w:space="6" w:color="auto"/>
              </w:pBdr>
              <w:jc w:val="center"/>
            </w:pPr>
            <w:r w:rsidRPr="00FB2707">
              <w:t>0.00</w:t>
            </w:r>
            <w:r>
              <w:t>46</w:t>
            </w:r>
            <w:r w:rsidRPr="00FB2707">
              <w:t xml:space="preserve"> g/m</w:t>
            </w:r>
          </w:p>
        </w:tc>
        <w:tc>
          <w:tcPr>
            <w:tcW w:w="766" w:type="pct"/>
            <w:vAlign w:val="center"/>
          </w:tcPr>
          <w:p w14:paraId="0D425573" w14:textId="77777777" w:rsidR="008F19D9" w:rsidRPr="00FB2707" w:rsidRDefault="008F19D9" w:rsidP="00EA7C6C">
            <w:pPr>
              <w:pBdr>
                <w:left w:val="single" w:sz="4" w:space="6" w:color="auto"/>
              </w:pBdr>
              <w:jc w:val="center"/>
            </w:pPr>
            <w:r w:rsidRPr="00FB2707">
              <w:t>0.20 g</w:t>
            </w:r>
          </w:p>
        </w:tc>
      </w:tr>
      <w:tr w:rsidR="008F19D9" w:rsidRPr="00077960" w14:paraId="31C8D7CE" w14:textId="77777777" w:rsidTr="00EA7C6C">
        <w:trPr>
          <w:trHeight w:val="571"/>
        </w:trPr>
        <w:tc>
          <w:tcPr>
            <w:tcW w:w="1745" w:type="pct"/>
            <w:tcBorders>
              <w:left w:val="single" w:sz="4" w:space="0" w:color="auto"/>
            </w:tcBorders>
            <w:vAlign w:val="center"/>
          </w:tcPr>
          <w:p w14:paraId="316614E2" w14:textId="77777777" w:rsidR="008F19D9" w:rsidRPr="00FB2707" w:rsidRDefault="008F19D9" w:rsidP="00EA7C6C">
            <w:pPr>
              <w:pBdr>
                <w:left w:val="single" w:sz="4" w:space="6" w:color="auto"/>
              </w:pBdr>
              <w:spacing w:after="0"/>
            </w:pPr>
            <w:r w:rsidRPr="00FB2707">
              <w:t>Accidental heel, 27 degrees</w:t>
            </w:r>
          </w:p>
        </w:tc>
        <w:tc>
          <w:tcPr>
            <w:tcW w:w="1148" w:type="pct"/>
            <w:vAlign w:val="center"/>
          </w:tcPr>
          <w:p w14:paraId="343BF92B" w14:textId="77777777" w:rsidR="008F19D9" w:rsidRPr="00FB2707" w:rsidRDefault="008F19D9" w:rsidP="00EA7C6C">
            <w:pPr>
              <w:pBdr>
                <w:left w:val="single" w:sz="4" w:space="6" w:color="auto"/>
              </w:pBdr>
              <w:jc w:val="center"/>
            </w:pPr>
            <w:r w:rsidRPr="00FB2707">
              <w:t>0.45 g</w:t>
            </w:r>
          </w:p>
        </w:tc>
        <w:tc>
          <w:tcPr>
            <w:tcW w:w="1341" w:type="pct"/>
            <w:vAlign w:val="center"/>
          </w:tcPr>
          <w:p w14:paraId="7BD2C301" w14:textId="77777777" w:rsidR="008F19D9" w:rsidRPr="00FB2707" w:rsidRDefault="008F19D9" w:rsidP="00EA7C6C">
            <w:pPr>
              <w:pBdr>
                <w:left w:val="single" w:sz="4" w:space="6" w:color="auto"/>
              </w:pBdr>
              <w:jc w:val="center"/>
            </w:pPr>
            <w:r w:rsidRPr="00FB2707">
              <w:t>NA</w:t>
            </w:r>
          </w:p>
        </w:tc>
        <w:tc>
          <w:tcPr>
            <w:tcW w:w="766" w:type="pct"/>
            <w:vAlign w:val="center"/>
          </w:tcPr>
          <w:p w14:paraId="5F8FFC24" w14:textId="7BD0F3C2" w:rsidR="008F19D9" w:rsidRPr="00FB2707" w:rsidRDefault="008F19D9" w:rsidP="00EA7C6C">
            <w:pPr>
              <w:pBdr>
                <w:left w:val="single" w:sz="4" w:space="6" w:color="auto"/>
              </w:pBdr>
              <w:jc w:val="center"/>
            </w:pPr>
            <w:r w:rsidRPr="00FB2707">
              <w:t>0.</w:t>
            </w:r>
            <w:r>
              <w:t>89</w:t>
            </w:r>
            <w:r w:rsidRPr="00FB2707">
              <w:t xml:space="preserve"> g</w:t>
            </w:r>
          </w:p>
        </w:tc>
      </w:tr>
    </w:tbl>
    <w:p w14:paraId="010BD4CE" w14:textId="77777777" w:rsidR="008F19D9" w:rsidRPr="007D22D1" w:rsidRDefault="008F19D9" w:rsidP="00CA224A">
      <w:pPr>
        <w:rPr>
          <w:szCs w:val="22"/>
        </w:rPr>
      </w:pPr>
      <w:bookmarkStart w:id="157" w:name="_Toc50703956"/>
      <w:bookmarkStart w:id="158" w:name="_Toc340477066"/>
      <w:bookmarkStart w:id="159" w:name="_Toc340494109"/>
    </w:p>
    <w:p w14:paraId="3DEF8394" w14:textId="77777777" w:rsidR="008F19D9" w:rsidRDefault="008F19D9" w:rsidP="008F19D9">
      <w:pPr>
        <w:rPr>
          <w:szCs w:val="22"/>
        </w:rPr>
      </w:pPr>
      <w:r w:rsidRPr="007D22D1">
        <w:rPr>
          <w:szCs w:val="22"/>
        </w:rPr>
        <w:t>Accelerations due to wave action on fixed installations are not considered.</w:t>
      </w:r>
    </w:p>
    <w:p w14:paraId="2897AD12" w14:textId="77777777" w:rsidR="008F19D9" w:rsidRPr="007D22D1" w:rsidRDefault="008F19D9" w:rsidP="00CA224A">
      <w:pPr>
        <w:pStyle w:val="Heading2"/>
        <w:numPr>
          <w:ilvl w:val="1"/>
          <w:numId w:val="8"/>
        </w:numPr>
        <w:tabs>
          <w:tab w:val="clear" w:pos="567"/>
        </w:tabs>
        <w:ind w:left="624" w:hanging="624"/>
      </w:pPr>
      <w:bookmarkStart w:id="160" w:name="_Toc471369184"/>
      <w:bookmarkStart w:id="161" w:name="_Toc471370453"/>
      <w:bookmarkStart w:id="162" w:name="_Toc471816723"/>
      <w:bookmarkStart w:id="163" w:name="_Toc482712735"/>
      <w:r w:rsidRPr="007D22D1">
        <w:t>Snow and Ice</w:t>
      </w:r>
      <w:bookmarkEnd w:id="160"/>
      <w:bookmarkEnd w:id="161"/>
      <w:bookmarkEnd w:id="162"/>
      <w:bookmarkEnd w:id="163"/>
    </w:p>
    <w:p w14:paraId="266B24B0" w14:textId="5F958975" w:rsidR="008F19D9" w:rsidRDefault="008F19D9" w:rsidP="00DD7548">
      <w:r w:rsidRPr="007D22D1">
        <w:t xml:space="preserve">This shall be considered for cranes working under exceptional conditions, and equipment which is particularly sensitive to such effects. Heat tracing devices are not </w:t>
      </w:r>
      <w:proofErr w:type="gramStart"/>
      <w:r w:rsidRPr="007D22D1">
        <w:t>included, but</w:t>
      </w:r>
      <w:proofErr w:type="gramEnd"/>
      <w:r w:rsidRPr="007D22D1">
        <w:t xml:space="preserve"> may be supplied as an option.</w:t>
      </w:r>
    </w:p>
    <w:p w14:paraId="776B2D08" w14:textId="77777777" w:rsidR="008F19D9" w:rsidRPr="007D22D1" w:rsidRDefault="008F19D9" w:rsidP="00CA224A">
      <w:pPr>
        <w:pStyle w:val="Heading2"/>
        <w:numPr>
          <w:ilvl w:val="1"/>
          <w:numId w:val="8"/>
        </w:numPr>
        <w:tabs>
          <w:tab w:val="clear" w:pos="567"/>
        </w:tabs>
        <w:ind w:left="624" w:hanging="624"/>
      </w:pPr>
      <w:bookmarkStart w:id="164" w:name="_Toc471369185"/>
      <w:bookmarkStart w:id="165" w:name="_Toc471370454"/>
      <w:bookmarkStart w:id="166" w:name="_Toc471816724"/>
      <w:bookmarkStart w:id="167" w:name="_Toc482712736"/>
      <w:r w:rsidRPr="007D22D1">
        <w:t>Earthquake</w:t>
      </w:r>
      <w:bookmarkEnd w:id="164"/>
      <w:bookmarkEnd w:id="165"/>
      <w:bookmarkEnd w:id="166"/>
      <w:bookmarkEnd w:id="167"/>
    </w:p>
    <w:bookmarkEnd w:id="157"/>
    <w:bookmarkEnd w:id="158"/>
    <w:bookmarkEnd w:id="159"/>
    <w:p w14:paraId="65AB757A" w14:textId="77777777" w:rsidR="008F19D9" w:rsidRPr="007D22D1" w:rsidRDefault="008F19D9" w:rsidP="00CA224A">
      <w:pPr>
        <w:pStyle w:val="ListBullet"/>
        <w:tabs>
          <w:tab w:val="clear" w:pos="360"/>
          <w:tab w:val="clear" w:pos="567"/>
        </w:tabs>
        <w:ind w:left="284" w:hanging="284"/>
      </w:pPr>
      <w:r w:rsidRPr="007D22D1">
        <w:t xml:space="preserve">Equipment </w:t>
      </w:r>
      <w:r>
        <w:t xml:space="preserve">for </w:t>
      </w:r>
      <w:r w:rsidRPr="007D22D1">
        <w:t xml:space="preserve">installations </w:t>
      </w:r>
      <w:r>
        <w:t xml:space="preserve">on </w:t>
      </w:r>
      <w:r w:rsidRPr="007D22D1">
        <w:t>the seabed may be affected by accelerations due to earthquake.</w:t>
      </w:r>
    </w:p>
    <w:p w14:paraId="7DC6C6F9" w14:textId="01AA7598" w:rsidR="008F19D9" w:rsidRPr="00826FE6" w:rsidRDefault="008F19D9" w:rsidP="00A92600">
      <w:pPr>
        <w:rPr>
          <w:szCs w:val="22"/>
        </w:rPr>
      </w:pPr>
      <w:r w:rsidRPr="00826FE6">
        <w:rPr>
          <w:szCs w:val="22"/>
        </w:rPr>
        <w:t xml:space="preserve">As this type of loads can vary considerably, the seismic spectra for each specific area shall be specified in the order by the customer. </w:t>
      </w:r>
      <w:r w:rsidR="00312C80" w:rsidRPr="00826FE6">
        <w:rPr>
          <w:szCs w:val="22"/>
        </w:rPr>
        <w:t>HMH</w:t>
      </w:r>
      <w:r w:rsidRPr="00826FE6">
        <w:rPr>
          <w:szCs w:val="22"/>
        </w:rPr>
        <w:t xml:space="preserve"> will consider the effect upon the equipment.</w:t>
      </w:r>
    </w:p>
    <w:p w14:paraId="4DCC2FC0" w14:textId="77777777" w:rsidR="008F19D9" w:rsidRPr="007D22D1" w:rsidRDefault="008F19D9" w:rsidP="00CA224A">
      <w:pPr>
        <w:pStyle w:val="ListBullet"/>
        <w:tabs>
          <w:tab w:val="clear" w:pos="360"/>
          <w:tab w:val="clear" w:pos="567"/>
        </w:tabs>
        <w:ind w:left="284" w:hanging="284"/>
      </w:pPr>
      <w:r w:rsidRPr="007D22D1">
        <w:t>Necessary reinforcement of the equipment due to earthquake shall be priced separately.</w:t>
      </w:r>
    </w:p>
    <w:p w14:paraId="2D50A4CE" w14:textId="77777777" w:rsidR="008F19D9" w:rsidRPr="007D22D1" w:rsidRDefault="008F19D9" w:rsidP="00CA224A">
      <w:pPr>
        <w:pStyle w:val="Heading2"/>
        <w:numPr>
          <w:ilvl w:val="1"/>
          <w:numId w:val="8"/>
        </w:numPr>
        <w:tabs>
          <w:tab w:val="clear" w:pos="567"/>
        </w:tabs>
        <w:ind w:left="624" w:hanging="624"/>
      </w:pPr>
      <w:bookmarkStart w:id="168" w:name="_Toc471369186"/>
      <w:bookmarkStart w:id="169" w:name="_Toc471370455"/>
      <w:bookmarkStart w:id="170" w:name="_Toc471816725"/>
      <w:bookmarkStart w:id="171" w:name="_Toc482712737"/>
      <w:bookmarkStart w:id="172" w:name="_Toc422705028"/>
      <w:bookmarkStart w:id="173" w:name="_Toc50703957"/>
      <w:bookmarkStart w:id="174" w:name="_Toc340477067"/>
      <w:bookmarkStart w:id="175" w:name="_Toc340494110"/>
      <w:bookmarkStart w:id="176" w:name="_Toc353893850"/>
      <w:bookmarkStart w:id="177" w:name="_Toc355276550"/>
      <w:r w:rsidRPr="007D22D1">
        <w:t>Accidental Loads</w:t>
      </w:r>
      <w:bookmarkEnd w:id="168"/>
      <w:bookmarkEnd w:id="169"/>
      <w:bookmarkEnd w:id="170"/>
      <w:bookmarkEnd w:id="171"/>
      <w:r w:rsidRPr="007D22D1">
        <w:t xml:space="preserve"> </w:t>
      </w:r>
      <w:bookmarkEnd w:id="172"/>
      <w:bookmarkEnd w:id="173"/>
      <w:bookmarkEnd w:id="174"/>
      <w:bookmarkEnd w:id="175"/>
      <w:bookmarkEnd w:id="176"/>
      <w:bookmarkEnd w:id="177"/>
    </w:p>
    <w:p w14:paraId="09CF3454" w14:textId="77777777" w:rsidR="008F19D9" w:rsidRPr="007D22D1" w:rsidRDefault="008F19D9" w:rsidP="008F19D9">
      <w:pPr>
        <w:rPr>
          <w:szCs w:val="22"/>
        </w:rPr>
      </w:pPr>
      <w:r w:rsidRPr="007D22D1">
        <w:rPr>
          <w:szCs w:val="22"/>
        </w:rPr>
        <w:t>Accidental heel of floating rig or vessel in damaged condition and dropped object are included in the design of the actual equipment.</w:t>
      </w:r>
    </w:p>
    <w:p w14:paraId="6D17248C" w14:textId="77777777" w:rsidR="008F19D9" w:rsidRDefault="008F19D9" w:rsidP="008F19D9">
      <w:pPr>
        <w:rPr>
          <w:szCs w:val="22"/>
        </w:rPr>
      </w:pPr>
      <w:r w:rsidRPr="007D22D1">
        <w:rPr>
          <w:szCs w:val="22"/>
        </w:rPr>
        <w:t xml:space="preserve">Explosion loads are not likely to affect dimensioning of equipment, and is normally not accounted for in the design, except for derrick cladding, cabins and cabinets.  It will then be part of the plant design, outside the scope of this specification.  </w:t>
      </w:r>
    </w:p>
    <w:p w14:paraId="2BE20B3E"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22"/>
        </w:rPr>
      </w:pPr>
      <w:r>
        <w:rPr>
          <w:szCs w:val="22"/>
        </w:rPr>
        <w:br w:type="page"/>
      </w:r>
    </w:p>
    <w:p w14:paraId="19D61115" w14:textId="77777777" w:rsidR="008F19D9" w:rsidRPr="002B578A" w:rsidRDefault="008F19D9" w:rsidP="00CA224A">
      <w:pPr>
        <w:pStyle w:val="Heading1"/>
        <w:numPr>
          <w:ilvl w:val="0"/>
          <w:numId w:val="8"/>
        </w:numPr>
      </w:pPr>
      <w:bookmarkStart w:id="178" w:name="_Toc353893851"/>
      <w:bookmarkStart w:id="179" w:name="_Toc355276551"/>
      <w:bookmarkStart w:id="180" w:name="_Toc471369187"/>
      <w:bookmarkStart w:id="181" w:name="_Toc471370456"/>
      <w:bookmarkStart w:id="182" w:name="_Toc471816726"/>
      <w:bookmarkStart w:id="183" w:name="_Toc482712738"/>
      <w:bookmarkStart w:id="184" w:name="_Toc184201388"/>
      <w:bookmarkStart w:id="185" w:name="_Toc187836789"/>
      <w:bookmarkStart w:id="186" w:name="_Toc340494126"/>
      <w:r w:rsidRPr="002B578A">
        <w:lastRenderedPageBreak/>
        <w:t>Structural and Mechanical Design</w:t>
      </w:r>
      <w:bookmarkEnd w:id="178"/>
      <w:bookmarkEnd w:id="179"/>
      <w:bookmarkEnd w:id="180"/>
      <w:bookmarkEnd w:id="181"/>
      <w:bookmarkEnd w:id="182"/>
      <w:bookmarkEnd w:id="183"/>
      <w:bookmarkEnd w:id="184"/>
      <w:bookmarkEnd w:id="185"/>
    </w:p>
    <w:p w14:paraId="445A1803" w14:textId="77777777" w:rsidR="008F19D9" w:rsidRPr="007D22D1" w:rsidRDefault="008F19D9" w:rsidP="008F19D9">
      <w:r w:rsidRPr="007D22D1">
        <w:t>The structural integrity of the equipment is checked with respect to the possible modes of failure:</w:t>
      </w:r>
    </w:p>
    <w:p w14:paraId="4F580C92" w14:textId="77777777" w:rsidR="008F19D9" w:rsidRPr="007D22D1" w:rsidRDefault="008F19D9" w:rsidP="00CA224A">
      <w:pPr>
        <w:pStyle w:val="ListInputOutput"/>
        <w:widowControl/>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568"/>
      </w:pPr>
      <w:r w:rsidRPr="007D22D1">
        <w:t>Yielding</w:t>
      </w:r>
    </w:p>
    <w:p w14:paraId="7FE722F0" w14:textId="7D5AF382" w:rsidR="008F19D9" w:rsidRPr="007D22D1" w:rsidRDefault="008F19D9" w:rsidP="00CA224A">
      <w:pPr>
        <w:pStyle w:val="ListInputOutput"/>
        <w:widowControl/>
        <w:numPr>
          <w:ilvl w:val="1"/>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852"/>
      </w:pPr>
      <w:r w:rsidRPr="007D22D1">
        <w:t xml:space="preserve">In accordance </w:t>
      </w:r>
      <w:proofErr w:type="gramStart"/>
      <w:r w:rsidRPr="007D22D1">
        <w:t>to</w:t>
      </w:r>
      <w:proofErr w:type="gramEnd"/>
      <w:r w:rsidRPr="007D22D1">
        <w:t xml:space="preserve"> EN1993-1 Eurocode 3.</w:t>
      </w:r>
    </w:p>
    <w:p w14:paraId="61345296" w14:textId="77777777" w:rsidR="008F19D9" w:rsidRPr="007D22D1" w:rsidRDefault="008F19D9" w:rsidP="00CA224A">
      <w:pPr>
        <w:pStyle w:val="ListInputOutput"/>
        <w:widowControl/>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568"/>
      </w:pPr>
      <w:r w:rsidRPr="007D22D1">
        <w:t>Buckling</w:t>
      </w:r>
    </w:p>
    <w:p w14:paraId="2F513902" w14:textId="243007FD" w:rsidR="008F19D9" w:rsidRPr="007D22D1" w:rsidRDefault="008F19D9" w:rsidP="00CA224A">
      <w:pPr>
        <w:pStyle w:val="ListInputOutput"/>
        <w:widowControl/>
        <w:numPr>
          <w:ilvl w:val="1"/>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852"/>
      </w:pPr>
      <w:r w:rsidRPr="007D22D1">
        <w:t xml:space="preserve">Frame/beam structures are in accordance </w:t>
      </w:r>
      <w:proofErr w:type="gramStart"/>
      <w:r w:rsidRPr="007D22D1">
        <w:t>to</w:t>
      </w:r>
      <w:proofErr w:type="gramEnd"/>
      <w:r w:rsidRPr="007D22D1">
        <w:t xml:space="preserve"> EN1993-1 Eurocode 3.</w:t>
      </w:r>
    </w:p>
    <w:p w14:paraId="5A04C682" w14:textId="2BF357E0" w:rsidR="008F19D9" w:rsidRPr="007D22D1" w:rsidRDefault="008F19D9" w:rsidP="00CA224A">
      <w:pPr>
        <w:pStyle w:val="ListInputOutput"/>
        <w:widowControl/>
        <w:numPr>
          <w:ilvl w:val="1"/>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852"/>
      </w:pPr>
      <w:r w:rsidRPr="007D22D1">
        <w:t xml:space="preserve">Stiffened and unstiffened plated structures in accordance </w:t>
      </w:r>
      <w:proofErr w:type="gramStart"/>
      <w:r w:rsidRPr="007D22D1">
        <w:t>to</w:t>
      </w:r>
      <w:proofErr w:type="gramEnd"/>
      <w:r w:rsidRPr="007D22D1">
        <w:t xml:space="preserve"> EN1993-1 Eurocode 3 or DNV-RP-C201 Buckling strength of plated structures.</w:t>
      </w:r>
    </w:p>
    <w:p w14:paraId="04405FB1" w14:textId="77777777" w:rsidR="008F19D9" w:rsidRPr="007D22D1" w:rsidRDefault="008F19D9" w:rsidP="00CA224A">
      <w:pPr>
        <w:pStyle w:val="ListInputOutput"/>
        <w:widowControl/>
        <w:numPr>
          <w:ilvl w:val="0"/>
          <w:numId w:val="9"/>
        </w:num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568"/>
      </w:pPr>
      <w:r w:rsidRPr="007D22D1">
        <w:t>Fatigue</w:t>
      </w:r>
    </w:p>
    <w:p w14:paraId="34A3C372" w14:textId="6B4FB1CA" w:rsidR="008F19D9" w:rsidRPr="007D22D1" w:rsidRDefault="008F19D9" w:rsidP="578DE10F">
      <w:pPr>
        <w:pStyle w:val="ListInputOutput"/>
        <w:widowControl/>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line="276" w:lineRule="auto"/>
        <w:ind w:left="852"/>
      </w:pPr>
      <w:r>
        <w:t>Generally,</w:t>
      </w:r>
      <w:r w:rsidRPr="007D22D1">
        <w:t xml:space="preserve"> fatigue capacity is in accordance </w:t>
      </w:r>
      <w:proofErr w:type="gramStart"/>
      <w:r w:rsidRPr="007D22D1">
        <w:t>to</w:t>
      </w:r>
      <w:proofErr w:type="gramEnd"/>
      <w:r w:rsidRPr="007D22D1">
        <w:t xml:space="preserve"> DNV-RP-C203 Fatigue design of offshore steel structures. </w:t>
      </w:r>
    </w:p>
    <w:p w14:paraId="5A684588" w14:textId="77777777" w:rsidR="008F19D9" w:rsidRPr="007D22D1" w:rsidRDefault="008F19D9" w:rsidP="008F19D9">
      <w:pPr>
        <w:autoSpaceDE w:val="0"/>
        <w:autoSpaceDN w:val="0"/>
        <w:snapToGrid w:val="0"/>
        <w:spacing w:before="165"/>
      </w:pPr>
      <w:r w:rsidRPr="007D22D1">
        <w:t>The structural integrity assessment of the equipment is based on load cases, load- and resistance-factors in accordance with the equipment specific standards listed in Table 19-1.</w:t>
      </w:r>
    </w:p>
    <w:p w14:paraId="6D405E00" w14:textId="77777777" w:rsidR="008F19D9" w:rsidRPr="007D22D1" w:rsidRDefault="008F19D9" w:rsidP="008F19D9">
      <w:pPr>
        <w:autoSpaceDE w:val="0"/>
        <w:autoSpaceDN w:val="0"/>
        <w:snapToGrid w:val="0"/>
        <w:spacing w:before="165"/>
      </w:pPr>
      <w:r w:rsidRPr="007D22D1">
        <w:t xml:space="preserve">The most unfavorable position, direction and combination of loads are considered. </w:t>
      </w:r>
    </w:p>
    <w:p w14:paraId="59631FE8" w14:textId="77777777" w:rsidR="008F19D9" w:rsidRPr="007D22D1" w:rsidRDefault="008F19D9" w:rsidP="008F19D9">
      <w:pPr>
        <w:autoSpaceDE w:val="0"/>
        <w:autoSpaceDN w:val="0"/>
        <w:snapToGrid w:val="0"/>
        <w:spacing w:before="165"/>
      </w:pPr>
      <w:r w:rsidRPr="007D22D1">
        <w:t xml:space="preserve">The stiffness of the structure is also checked </w:t>
      </w:r>
      <w:proofErr w:type="gramStart"/>
      <w:r w:rsidRPr="007D22D1">
        <w:t>in order to</w:t>
      </w:r>
      <w:proofErr w:type="gramEnd"/>
      <w:r w:rsidRPr="007D22D1">
        <w:t xml:space="preserve"> ensure acceptable displacements and vibrations. </w:t>
      </w:r>
    </w:p>
    <w:p w14:paraId="4ACBF580" w14:textId="7D13E94D" w:rsidR="008F19D9" w:rsidRPr="007D22D1" w:rsidRDefault="008F19D9" w:rsidP="00CA224A">
      <w:pPr>
        <w:pStyle w:val="ListParagraph"/>
      </w:pPr>
      <w:r w:rsidRPr="007D22D1">
        <w:t>Mechanical components for lifting and handling equipment appliances are designed according to DNV-ST-0378. Main hoisting draw works are according to API 7K.</w:t>
      </w:r>
    </w:p>
    <w:p w14:paraId="0D9610C3" w14:textId="2F15798E" w:rsidR="008F19D9" w:rsidRPr="007D22D1" w:rsidRDefault="008F19D9" w:rsidP="00CA224A">
      <w:pPr>
        <w:pStyle w:val="ListParagraph"/>
      </w:pPr>
      <w:r w:rsidRPr="007D22D1">
        <w:t xml:space="preserve">Gears, bearings, seals and other mechanical components, which are generally according to vendor’s standard, shall be evaluated and selected by </w:t>
      </w:r>
      <w:r w:rsidR="00312C80">
        <w:t>HMH</w:t>
      </w:r>
      <w:r w:rsidRPr="007D22D1">
        <w:t xml:space="preserve"> as part of the design process.</w:t>
      </w:r>
    </w:p>
    <w:p w14:paraId="510DB379" w14:textId="1BBA416D" w:rsidR="008F19D9" w:rsidRPr="007D22D1" w:rsidRDefault="008F19D9" w:rsidP="00CA224A">
      <w:pPr>
        <w:pStyle w:val="ListParagraph"/>
      </w:pPr>
      <w:r w:rsidRPr="007D22D1">
        <w:t xml:space="preserve">All selection of components shall be the responsibility of </w:t>
      </w:r>
      <w:r w:rsidR="00312C80">
        <w:t>HMH</w:t>
      </w:r>
      <w:r w:rsidRPr="007D22D1">
        <w:t>.</w:t>
      </w:r>
    </w:p>
    <w:p w14:paraId="15AB105C"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22"/>
        </w:rPr>
      </w:pPr>
      <w:r>
        <w:rPr>
          <w:szCs w:val="22"/>
        </w:rPr>
        <w:br w:type="page"/>
      </w:r>
    </w:p>
    <w:p w14:paraId="5E9F665F" w14:textId="77777777" w:rsidR="008F19D9" w:rsidRDefault="008F19D9" w:rsidP="00CA224A">
      <w:pPr>
        <w:pStyle w:val="Heading1"/>
        <w:numPr>
          <w:ilvl w:val="0"/>
          <w:numId w:val="8"/>
        </w:numPr>
      </w:pPr>
      <w:bookmarkStart w:id="187" w:name="_Toc184201389"/>
      <w:bookmarkStart w:id="188" w:name="_Toc187836790"/>
      <w:bookmarkStart w:id="189" w:name="_Hlk39137977"/>
      <w:bookmarkEnd w:id="186"/>
      <w:r>
        <w:lastRenderedPageBreak/>
        <w:t>Reliability Centered Maintenance</w:t>
      </w:r>
      <w:bookmarkEnd w:id="187"/>
      <w:bookmarkEnd w:id="188"/>
    </w:p>
    <w:p w14:paraId="24273942" w14:textId="0B038EE1" w:rsidR="008F19D9" w:rsidRPr="00AB538A" w:rsidRDefault="008F19D9" w:rsidP="00CA224A">
      <w:pPr>
        <w:autoSpaceDE w:val="0"/>
        <w:autoSpaceDN w:val="0"/>
        <w:snapToGrid w:val="0"/>
        <w:spacing w:before="165"/>
        <w:rPr>
          <w:b/>
          <w:bCs/>
          <w:iCs/>
          <w:sz w:val="20"/>
          <w:lang w:eastAsia="en-US"/>
        </w:rPr>
      </w:pPr>
      <w:r w:rsidRPr="00DF2BBE">
        <w:rPr>
          <w:szCs w:val="22"/>
        </w:rPr>
        <w:t>T</w:t>
      </w:r>
      <w:r w:rsidRPr="00DF2BBE">
        <w:rPr>
          <w:bCs/>
          <w:iCs/>
          <w:szCs w:val="22"/>
        </w:rPr>
        <w:t xml:space="preserve">hrough </w:t>
      </w:r>
      <w:r w:rsidR="00312C80">
        <w:rPr>
          <w:bCs/>
          <w:iCs/>
          <w:szCs w:val="22"/>
        </w:rPr>
        <w:t>HMH</w:t>
      </w:r>
      <w:r w:rsidRPr="00DF2BBE">
        <w:rPr>
          <w:bCs/>
          <w:iCs/>
          <w:szCs w:val="22"/>
        </w:rPr>
        <w:t>’s Reliability Centered Maintenance (RCM) service, customized reliability and maintenance analyses are outlined to define a maintenance management regime focusing on cost-effectiveness and risk reduction. This drives effective proactive- and condition-based maintenance</w:t>
      </w:r>
      <w:r>
        <w:rPr>
          <w:bCs/>
          <w:iCs/>
          <w:szCs w:val="22"/>
        </w:rPr>
        <w:t xml:space="preserve"> </w:t>
      </w:r>
      <w:r w:rsidRPr="00DF2BBE">
        <w:rPr>
          <w:bCs/>
          <w:iCs/>
          <w:szCs w:val="22"/>
        </w:rPr>
        <w:t xml:space="preserve">(CBM) and prompts the extension of the renewal classification </w:t>
      </w:r>
      <w:r>
        <w:rPr>
          <w:bCs/>
          <w:iCs/>
          <w:szCs w:val="22"/>
        </w:rPr>
        <w:t xml:space="preserve">beyond the normal </w:t>
      </w:r>
      <w:r w:rsidRPr="00DF2BBE">
        <w:rPr>
          <w:bCs/>
          <w:iCs/>
          <w:szCs w:val="22"/>
        </w:rPr>
        <w:t>5 years</w:t>
      </w:r>
      <w:r>
        <w:rPr>
          <w:bCs/>
          <w:iCs/>
          <w:szCs w:val="22"/>
        </w:rPr>
        <w:t xml:space="preserve"> interval</w:t>
      </w:r>
      <w:r w:rsidRPr="00AB538A">
        <w:rPr>
          <w:b/>
          <w:bCs/>
          <w:iCs/>
          <w:sz w:val="20"/>
        </w:rPr>
        <w:t>.</w:t>
      </w:r>
    </w:p>
    <w:p w14:paraId="0FCC5E4A" w14:textId="77777777" w:rsidR="008F19D9" w:rsidRDefault="008F19D9" w:rsidP="00CA224A">
      <w:pPr>
        <w:rPr>
          <w:rFonts w:eastAsiaTheme="minorHAnsi"/>
        </w:rPr>
      </w:pPr>
      <w:r>
        <w:rPr>
          <w:rFonts w:eastAsiaTheme="minorHAnsi"/>
        </w:rPr>
        <w:t xml:space="preserve">To prepare the equipment for </w:t>
      </w:r>
      <w:proofErr w:type="gramStart"/>
      <w:r>
        <w:rPr>
          <w:rFonts w:eastAsiaTheme="minorHAnsi"/>
        </w:rPr>
        <w:t>condition based</w:t>
      </w:r>
      <w:proofErr w:type="gramEnd"/>
      <w:r>
        <w:rPr>
          <w:rFonts w:eastAsiaTheme="minorHAnsi"/>
        </w:rPr>
        <w:t xml:space="preserve"> maintenance, a qualitative RCM analysis will be performed as part of our design, and a special maintenance manual will be developed for this purpose. This is an option that is available for critical equipment, as detailed in the </w:t>
      </w:r>
      <w:proofErr w:type="gramStart"/>
      <w:r>
        <w:rPr>
          <w:rFonts w:eastAsiaTheme="minorHAnsi"/>
        </w:rPr>
        <w:t>particular product</w:t>
      </w:r>
      <w:proofErr w:type="gramEnd"/>
      <w:r>
        <w:rPr>
          <w:rFonts w:eastAsiaTheme="minorHAnsi"/>
        </w:rPr>
        <w:t xml:space="preserve"> specification.     </w:t>
      </w:r>
    </w:p>
    <w:p w14:paraId="2E49F109" w14:textId="77777777" w:rsidR="008F19D9" w:rsidRDefault="008F19D9" w:rsidP="00CA224A">
      <w:pPr>
        <w:rPr>
          <w:rFonts w:eastAsiaTheme="minorHAnsi"/>
          <w:color w:val="000000"/>
          <w:sz w:val="20"/>
        </w:rPr>
      </w:pPr>
    </w:p>
    <w:p w14:paraId="65B0A9EE" w14:textId="77777777" w:rsidR="008F19D9" w:rsidRDefault="008F19D9" w:rsidP="00CA224A">
      <w:r>
        <w:t>RCM analysis is performed in accordance with the following standards</w:t>
      </w:r>
    </w:p>
    <w:p w14:paraId="4573EA20" w14:textId="77777777" w:rsidR="008F19D9" w:rsidRDefault="008F19D9" w:rsidP="00CA224A">
      <w:pPr>
        <w:pStyle w:val="ListParagraph"/>
      </w:pPr>
      <w:r>
        <w:t>SAE JA1011-Evaluation Criteria for RCM Process</w:t>
      </w:r>
    </w:p>
    <w:p w14:paraId="0AE99F3A" w14:textId="77777777" w:rsidR="008F19D9" w:rsidRDefault="008F19D9" w:rsidP="00CA224A">
      <w:pPr>
        <w:pStyle w:val="ListParagraph"/>
      </w:pPr>
      <w:r>
        <w:t>SAE JA1012 A Guide to the Reliability Centered Maintenance (RCM) Standard</w:t>
      </w:r>
    </w:p>
    <w:p w14:paraId="3F8E2021" w14:textId="77777777" w:rsidR="008F19D9" w:rsidRPr="007D22D1" w:rsidRDefault="008F19D9" w:rsidP="00CA224A">
      <w:pPr>
        <w:pStyle w:val="ListParagraph"/>
      </w:pPr>
      <w:r>
        <w:t xml:space="preserve">IEC 60300 Dependability Management part 3-11 Application Guide -Reliability Centered Maintenance </w:t>
      </w:r>
    </w:p>
    <w:p w14:paraId="4A736456" w14:textId="77777777" w:rsidR="008F19D9" w:rsidRDefault="008F19D9" w:rsidP="00CA224A"/>
    <w:p w14:paraId="47DD029F" w14:textId="160FD12E" w:rsidR="008F19D9" w:rsidRDefault="008F19D9" w:rsidP="00CA224A">
      <w:r w:rsidRPr="002C193B">
        <w:t xml:space="preserve">Additional services offered by </w:t>
      </w:r>
      <w:r w:rsidR="00312C80">
        <w:t>HMH</w:t>
      </w:r>
      <w:r w:rsidRPr="002C193B">
        <w:t xml:space="preserve"> related to implementation and monitoring during operation are beyond the scope of this specification  </w:t>
      </w:r>
    </w:p>
    <w:p w14:paraId="04BA5D44"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7C98A276" w14:textId="77777777" w:rsidR="008F19D9" w:rsidRPr="007D22D1" w:rsidRDefault="008F19D9" w:rsidP="00CA224A">
      <w:pPr>
        <w:pStyle w:val="Heading1"/>
        <w:numPr>
          <w:ilvl w:val="0"/>
          <w:numId w:val="8"/>
        </w:numPr>
      </w:pPr>
      <w:bookmarkStart w:id="190" w:name="_Toc40347557"/>
      <w:bookmarkStart w:id="191" w:name="_Toc353893853"/>
      <w:bookmarkStart w:id="192" w:name="_Toc355276553"/>
      <w:bookmarkStart w:id="193" w:name="_Toc471369189"/>
      <w:bookmarkStart w:id="194" w:name="_Toc471370458"/>
      <w:bookmarkStart w:id="195" w:name="_Toc471816728"/>
      <w:bookmarkStart w:id="196" w:name="_Toc482712740"/>
      <w:bookmarkStart w:id="197" w:name="_Toc184201390"/>
      <w:bookmarkStart w:id="198" w:name="_Toc187836791"/>
      <w:bookmarkEnd w:id="189"/>
      <w:bookmarkEnd w:id="190"/>
      <w:r w:rsidRPr="007D22D1">
        <w:lastRenderedPageBreak/>
        <w:t>Surface Protection</w:t>
      </w:r>
      <w:bookmarkEnd w:id="191"/>
      <w:bookmarkEnd w:id="192"/>
      <w:bookmarkEnd w:id="193"/>
      <w:bookmarkEnd w:id="194"/>
      <w:bookmarkEnd w:id="195"/>
      <w:r w:rsidRPr="007D22D1">
        <w:t xml:space="preserve"> and Preservation</w:t>
      </w:r>
      <w:bookmarkEnd w:id="196"/>
      <w:bookmarkEnd w:id="197"/>
      <w:bookmarkEnd w:id="198"/>
    </w:p>
    <w:p w14:paraId="069D81E1" w14:textId="77777777" w:rsidR="008F19D9" w:rsidRPr="007D22D1" w:rsidRDefault="008F19D9" w:rsidP="00CA224A">
      <w:pPr>
        <w:pStyle w:val="Heading2"/>
        <w:numPr>
          <w:ilvl w:val="1"/>
          <w:numId w:val="8"/>
        </w:numPr>
        <w:tabs>
          <w:tab w:val="clear" w:pos="567"/>
        </w:tabs>
        <w:ind w:left="624" w:hanging="624"/>
      </w:pPr>
      <w:bookmarkStart w:id="199" w:name="_Toc353893854"/>
      <w:bookmarkStart w:id="200" w:name="_Toc355276554"/>
      <w:r w:rsidRPr="007D22D1">
        <w:t xml:space="preserve"> </w:t>
      </w:r>
      <w:bookmarkStart w:id="201" w:name="_Toc471369190"/>
      <w:bookmarkStart w:id="202" w:name="_Toc471370459"/>
      <w:bookmarkStart w:id="203" w:name="_Toc471816729"/>
      <w:bookmarkStart w:id="204" w:name="_Toc482712741"/>
      <w:r w:rsidRPr="007D22D1">
        <w:t>Paint System</w:t>
      </w:r>
      <w:bookmarkEnd w:id="199"/>
      <w:bookmarkEnd w:id="200"/>
      <w:bookmarkEnd w:id="201"/>
      <w:bookmarkEnd w:id="202"/>
      <w:bookmarkEnd w:id="203"/>
      <w:bookmarkEnd w:id="204"/>
    </w:p>
    <w:p w14:paraId="638C55B3" w14:textId="31C7BAD6" w:rsidR="008F19D9" w:rsidRPr="00703BF3" w:rsidRDefault="008F19D9" w:rsidP="00CA224A">
      <w:pPr>
        <w:pStyle w:val="ListParagraph"/>
      </w:pPr>
      <w:r w:rsidRPr="00703BF3">
        <w:t xml:space="preserve">Equipment structures and main components </w:t>
      </w:r>
      <w:proofErr w:type="spellStart"/>
      <w:r w:rsidR="00312C80">
        <w:t>HMH</w:t>
      </w:r>
      <w:r w:rsidRPr="00703BF3">
        <w:t>exposed</w:t>
      </w:r>
      <w:proofErr w:type="spellEnd"/>
      <w:r w:rsidRPr="00703BF3">
        <w:t xml:space="preserve"> to marine atmosphere are painted according to </w:t>
      </w:r>
      <w:r w:rsidR="00312C80">
        <w:t>HMH</w:t>
      </w:r>
      <w:r w:rsidRPr="00703BF3">
        <w:t xml:space="preserve"> standards, conforming to ISO 12944-9 class CX. (corresponding to </w:t>
      </w:r>
      <w:proofErr w:type="spellStart"/>
      <w:r w:rsidRPr="00703BF3">
        <w:t>Norsok</w:t>
      </w:r>
      <w:proofErr w:type="spellEnd"/>
      <w:r w:rsidRPr="00703BF3">
        <w:t xml:space="preserve"> system 1B)</w:t>
      </w:r>
    </w:p>
    <w:p w14:paraId="19C0A060" w14:textId="7E177CF6" w:rsidR="008F19D9" w:rsidRPr="00703BF3" w:rsidRDefault="00312C80" w:rsidP="00CA224A">
      <w:pPr>
        <w:pStyle w:val="ListParagraph"/>
      </w:pPr>
      <w:proofErr w:type="spellStart"/>
      <w:r>
        <w:t>HMH</w:t>
      </w:r>
      <w:r w:rsidR="008F19D9" w:rsidRPr="00703BF3">
        <w:t>Vendor</w:t>
      </w:r>
      <w:proofErr w:type="spellEnd"/>
      <w:r w:rsidR="008F19D9" w:rsidRPr="00703BF3">
        <w:t xml:space="preserve"> components may be coated according to vendor’s standard based on ISO 12944-5 or equivalent, at the discretion of </w:t>
      </w:r>
      <w:r>
        <w:t>HMH</w:t>
      </w:r>
      <w:r w:rsidR="008F19D9" w:rsidRPr="00703BF3">
        <w:t>.</w:t>
      </w:r>
    </w:p>
    <w:p w14:paraId="0DD54F61" w14:textId="77777777" w:rsidR="008F19D9" w:rsidRPr="00703BF3" w:rsidRDefault="008F19D9" w:rsidP="00CA224A">
      <w:pPr>
        <w:pStyle w:val="ListParagraph"/>
      </w:pPr>
      <w:r w:rsidRPr="00703BF3">
        <w:t xml:space="preserve">Drilling riser elements for immersed service are painted to ISO 12944-9 class Im4 (corresponding to </w:t>
      </w:r>
      <w:proofErr w:type="spellStart"/>
      <w:r w:rsidRPr="00703BF3">
        <w:t>Norsok</w:t>
      </w:r>
      <w:proofErr w:type="spellEnd"/>
      <w:r w:rsidRPr="00703BF3">
        <w:t xml:space="preserve"> system 7.) </w:t>
      </w:r>
    </w:p>
    <w:p w14:paraId="4B53012C" w14:textId="57598FD0" w:rsidR="008F19D9" w:rsidRPr="007D22D1" w:rsidRDefault="008F19D9" w:rsidP="00D4316E">
      <w:pPr>
        <w:pStyle w:val="ListParagraph"/>
      </w:pPr>
      <w:r w:rsidRPr="007D22D1">
        <w:t xml:space="preserve">Isocyanate based coatings are not used by </w:t>
      </w:r>
      <w:r w:rsidR="00312C80">
        <w:t>HMH</w:t>
      </w:r>
      <w:r w:rsidRPr="007D22D1">
        <w:t xml:space="preserve">. </w:t>
      </w:r>
    </w:p>
    <w:p w14:paraId="4A60D305" w14:textId="77777777" w:rsidR="008F19D9" w:rsidRPr="007D22D1" w:rsidRDefault="008F19D9" w:rsidP="00CA224A">
      <w:pPr>
        <w:pStyle w:val="ListParagraph"/>
      </w:pPr>
      <w:r w:rsidRPr="007D22D1">
        <w:t xml:space="preserve">The internals of hydraulic oil tanks and dry bulk tanks are considered non-corrosive during operation. A coat of primer is applied for temporary protection before use. </w:t>
      </w:r>
    </w:p>
    <w:p w14:paraId="7F8C3F14" w14:textId="77777777" w:rsidR="008F19D9" w:rsidRPr="007D22D1" w:rsidRDefault="008F19D9" w:rsidP="00CA224A">
      <w:pPr>
        <w:pStyle w:val="ListParagraph"/>
      </w:pPr>
      <w:r w:rsidRPr="007D22D1">
        <w:t xml:space="preserve">Stainless steel surfaces are normally not painted, except insulated pipe and vessels, some architectural items, and hydraulic p-lines in drilling riser system. These items are painted with 2 coats epoxy system. </w:t>
      </w:r>
    </w:p>
    <w:p w14:paraId="425CE16B" w14:textId="77777777" w:rsidR="008F19D9" w:rsidRDefault="008F19D9" w:rsidP="00CA224A">
      <w:pPr>
        <w:pStyle w:val="ListParagraph"/>
      </w:pPr>
      <w:r w:rsidRPr="007D22D1">
        <w:t>Parts of the mud and cement system that are exposed to erosion may be supplied unpainted and designed with adequate allowance for corrosion and erosion</w:t>
      </w:r>
    </w:p>
    <w:p w14:paraId="0040A928" w14:textId="77777777" w:rsidR="008F19D9" w:rsidRPr="007D22D1" w:rsidRDefault="008F19D9" w:rsidP="00CA224A">
      <w:pPr>
        <w:pStyle w:val="Heading2"/>
        <w:numPr>
          <w:ilvl w:val="1"/>
          <w:numId w:val="8"/>
        </w:numPr>
        <w:tabs>
          <w:tab w:val="clear" w:pos="567"/>
        </w:tabs>
        <w:ind w:left="624" w:hanging="624"/>
      </w:pPr>
      <w:bookmarkStart w:id="205" w:name="_Toc400622308"/>
      <w:bookmarkStart w:id="206" w:name="_Toc400955815"/>
      <w:bookmarkStart w:id="207" w:name="_Toc400969585"/>
      <w:bookmarkStart w:id="208" w:name="_Toc400969678"/>
      <w:bookmarkStart w:id="209" w:name="_Toc401059027"/>
      <w:bookmarkStart w:id="210" w:name="_Toc401238429"/>
      <w:bookmarkStart w:id="211" w:name="_Toc401238515"/>
      <w:bookmarkStart w:id="212" w:name="_Toc353893855"/>
      <w:bookmarkStart w:id="213" w:name="_Toc355276555"/>
      <w:bookmarkStart w:id="214" w:name="_Toc471369191"/>
      <w:bookmarkStart w:id="215" w:name="_Toc471370460"/>
      <w:bookmarkStart w:id="216" w:name="_Toc471816730"/>
      <w:bookmarkStart w:id="217" w:name="_Toc482712742"/>
      <w:bookmarkEnd w:id="205"/>
      <w:bookmarkEnd w:id="206"/>
      <w:bookmarkEnd w:id="207"/>
      <w:bookmarkEnd w:id="208"/>
      <w:bookmarkEnd w:id="209"/>
      <w:bookmarkEnd w:id="210"/>
      <w:bookmarkEnd w:id="211"/>
      <w:r w:rsidRPr="007D22D1">
        <w:t>Galvanizing</w:t>
      </w:r>
      <w:bookmarkEnd w:id="212"/>
      <w:bookmarkEnd w:id="213"/>
      <w:bookmarkEnd w:id="214"/>
      <w:bookmarkEnd w:id="215"/>
      <w:bookmarkEnd w:id="216"/>
      <w:bookmarkEnd w:id="217"/>
    </w:p>
    <w:p w14:paraId="4BA60A7E" w14:textId="1E8CF300" w:rsidR="008F19D9" w:rsidRPr="007D22D1" w:rsidRDefault="008F19D9" w:rsidP="00CA224A">
      <w:pPr>
        <w:pStyle w:val="ListParagraph"/>
      </w:pPr>
      <w:r w:rsidRPr="007D22D1">
        <w:t xml:space="preserve">Equipment suitable for dipping may be hot dip galvanized according to ISO1461, as deemed practical by </w:t>
      </w:r>
      <w:r w:rsidR="00312C80">
        <w:t>HMH</w:t>
      </w:r>
    </w:p>
    <w:p w14:paraId="3BED6EFF" w14:textId="77777777" w:rsidR="008F19D9" w:rsidRPr="007D22D1" w:rsidRDefault="008F19D9" w:rsidP="00CA224A">
      <w:pPr>
        <w:pStyle w:val="ListParagraph"/>
      </w:pPr>
      <w:r w:rsidRPr="007D22D1">
        <w:t xml:space="preserve">Typical outfitting structures like handrails, platforms, and bolted derrick members can be </w:t>
      </w:r>
      <w:r>
        <w:t xml:space="preserve">hot dip </w:t>
      </w:r>
      <w:r w:rsidRPr="007D22D1">
        <w:t>galvanized</w:t>
      </w:r>
    </w:p>
    <w:p w14:paraId="1EC81218" w14:textId="77777777" w:rsidR="008F19D9" w:rsidRPr="007D22D1" w:rsidRDefault="008F19D9" w:rsidP="00CA224A">
      <w:pPr>
        <w:pStyle w:val="ListParagraph"/>
      </w:pPr>
      <w:r w:rsidRPr="007D22D1">
        <w:t>Unless specifically requested and compensated by the customer, galvanized surfaces are not painted.</w:t>
      </w:r>
    </w:p>
    <w:p w14:paraId="7C6AD3F1" w14:textId="77777777" w:rsidR="008F19D9" w:rsidRPr="007D22D1" w:rsidRDefault="008F19D9" w:rsidP="00CA224A">
      <w:pPr>
        <w:pStyle w:val="ListParagraph"/>
      </w:pPr>
      <w:r w:rsidRPr="007D22D1">
        <w:tab/>
        <w:t>The following items are normally no</w:t>
      </w:r>
      <w:r>
        <w:t>t hot dip</w:t>
      </w:r>
      <w:r w:rsidRPr="007D22D1">
        <w:t xml:space="preserve"> galvanized due to risk of damage:</w:t>
      </w:r>
    </w:p>
    <w:p w14:paraId="2951D1B8" w14:textId="77777777" w:rsidR="008F19D9" w:rsidRPr="007D22D1" w:rsidRDefault="008F19D9" w:rsidP="00CA224A">
      <w:pPr>
        <w:pStyle w:val="ListParagraph"/>
      </w:pPr>
      <w:r w:rsidRPr="007D22D1">
        <w:t>Elements with critical dimension tolerances</w:t>
      </w:r>
    </w:p>
    <w:p w14:paraId="42E73B69" w14:textId="77777777" w:rsidR="008F19D9" w:rsidRPr="007D22D1" w:rsidRDefault="008F19D9" w:rsidP="00CA224A">
      <w:pPr>
        <w:pStyle w:val="ListParagraph"/>
      </w:pPr>
      <w:r w:rsidRPr="007D22D1">
        <w:t xml:space="preserve">Elements of high strength steel or complex nodes with thick material </w:t>
      </w:r>
    </w:p>
    <w:p w14:paraId="3BDF147F" w14:textId="77777777" w:rsidR="008F19D9" w:rsidRPr="007D22D1" w:rsidRDefault="008F19D9" w:rsidP="00CA224A">
      <w:pPr>
        <w:pStyle w:val="ListParagraph"/>
      </w:pPr>
      <w:r w:rsidRPr="007D22D1">
        <w:t>Riser elements</w:t>
      </w:r>
    </w:p>
    <w:p w14:paraId="78220E72" w14:textId="77777777" w:rsidR="008F19D9" w:rsidRPr="007D22D1" w:rsidRDefault="008F19D9" w:rsidP="00CA224A">
      <w:pPr>
        <w:pStyle w:val="Heading2"/>
        <w:numPr>
          <w:ilvl w:val="1"/>
          <w:numId w:val="8"/>
        </w:numPr>
        <w:tabs>
          <w:tab w:val="clear" w:pos="567"/>
        </w:tabs>
        <w:ind w:left="624" w:hanging="624"/>
      </w:pPr>
      <w:bookmarkStart w:id="218" w:name="_Toc482712743"/>
      <w:r w:rsidRPr="007D22D1">
        <w:t>Preservation</w:t>
      </w:r>
      <w:bookmarkEnd w:id="218"/>
    </w:p>
    <w:p w14:paraId="4D91221A" w14:textId="77777777" w:rsidR="008F19D9" w:rsidRPr="00F56F03" w:rsidRDefault="008F19D9" w:rsidP="00672458">
      <w:r w:rsidRPr="00F56F03">
        <w:t>Preservation is defined as temporary protection prior to commissioning and initial operation.</w:t>
      </w:r>
    </w:p>
    <w:p w14:paraId="53D60E7E" w14:textId="77777777" w:rsidR="008F19D9" w:rsidRPr="00F56F03" w:rsidRDefault="008F19D9" w:rsidP="00672458">
      <w:r w:rsidRPr="00F56F03">
        <w:t>The preservation of equipment is based on the principles of NORSOK Standard Z-006, as relevant for supplier’s phase, which includes:</w:t>
      </w:r>
    </w:p>
    <w:p w14:paraId="55F6E9D0" w14:textId="77777777" w:rsidR="008F19D9" w:rsidRPr="007D22D1" w:rsidRDefault="008F19D9" w:rsidP="00CA224A">
      <w:pPr>
        <w:pStyle w:val="ListParagraph"/>
      </w:pPr>
      <w:r>
        <w:t>Establish procedure for initial preservation,</w:t>
      </w:r>
      <w:r w:rsidRPr="007D22D1">
        <w:t xml:space="preserve"> as applicable to scope of supply. </w:t>
      </w:r>
    </w:p>
    <w:p w14:paraId="7C74BBEE" w14:textId="77777777" w:rsidR="008F19D9" w:rsidRPr="007D22D1" w:rsidRDefault="008F19D9" w:rsidP="00CA224A">
      <w:pPr>
        <w:pStyle w:val="ListParagraph"/>
      </w:pPr>
      <w:r w:rsidRPr="007D22D1">
        <w:t>Perform initial preservation before</w:t>
      </w:r>
      <w:r>
        <w:t xml:space="preserve"> delivery</w:t>
      </w:r>
      <w:r w:rsidRPr="007D22D1">
        <w:t xml:space="preserve"> to customer.</w:t>
      </w:r>
    </w:p>
    <w:p w14:paraId="255AA4D4" w14:textId="77777777" w:rsidR="008F19D9" w:rsidRPr="007D22D1" w:rsidRDefault="008F19D9" w:rsidP="00CA224A">
      <w:pPr>
        <w:pStyle w:val="ListParagraph"/>
      </w:pPr>
      <w:r w:rsidRPr="007D22D1">
        <w:t>Prepare instructions</w:t>
      </w:r>
      <w:r>
        <w:t xml:space="preserve"> or checklists</w:t>
      </w:r>
      <w:r w:rsidRPr="007D22D1">
        <w:t xml:space="preserve"> for maintenance preservation to be continued by customer or others after </w:t>
      </w:r>
      <w:r>
        <w:t>delivery from manufacturer</w:t>
      </w:r>
      <w:r w:rsidRPr="007D22D1">
        <w:t>.</w:t>
      </w:r>
    </w:p>
    <w:p w14:paraId="21722D2A" w14:textId="2E92FBA0" w:rsidR="008F19D9" w:rsidRPr="007D22D1" w:rsidRDefault="008F19D9" w:rsidP="00CA224A">
      <w:pPr>
        <w:pStyle w:val="ListParagraph"/>
      </w:pPr>
      <w:r w:rsidRPr="007D22D1">
        <w:t xml:space="preserve">Issue the preservation records, checklists and labels to document the preservation status as </w:t>
      </w:r>
      <w:r w:rsidRPr="007D22D1">
        <w:lastRenderedPageBreak/>
        <w:t xml:space="preserve">supplied by </w:t>
      </w:r>
      <w:r w:rsidR="00312C80">
        <w:t>HMH</w:t>
      </w:r>
      <w:r w:rsidRPr="007D22D1">
        <w:t>, and</w:t>
      </w:r>
      <w:r>
        <w:t xml:space="preserve"> to</w:t>
      </w:r>
      <w:r w:rsidRPr="007D22D1">
        <w:t xml:space="preserve"> enable continuation by others.</w:t>
      </w:r>
    </w:p>
    <w:p w14:paraId="343B570F" w14:textId="47869BD1" w:rsidR="008F19D9" w:rsidRPr="007D22D1" w:rsidRDefault="008F19D9" w:rsidP="00CA224A">
      <w:pPr>
        <w:pStyle w:val="ListParagraph"/>
      </w:pPr>
      <w:r>
        <w:t xml:space="preserve">The preservation </w:t>
      </w:r>
      <w:r w:rsidRPr="007D22D1">
        <w:t xml:space="preserve">is performed according to standardized procedures, developed for overseas transport and storage at construction site for a total period of 12 months after </w:t>
      </w:r>
      <w:r>
        <w:t>delivery.</w:t>
      </w:r>
      <w:r w:rsidRPr="007D22D1">
        <w:t xml:space="preserve"> Longer preservation time shall be mutually agreed between </w:t>
      </w:r>
      <w:r w:rsidR="00312C80">
        <w:t>HMH</w:t>
      </w:r>
      <w:r w:rsidRPr="007D22D1">
        <w:t xml:space="preserve"> and the customer</w:t>
      </w:r>
    </w:p>
    <w:p w14:paraId="6387BA21" w14:textId="77777777" w:rsidR="008F19D9" w:rsidRDefault="008F19D9" w:rsidP="00CA224A">
      <w:pPr>
        <w:pStyle w:val="ListParagraph"/>
      </w:pPr>
      <w:r w:rsidRPr="007D22D1">
        <w:t xml:space="preserve">The preservation records and </w:t>
      </w:r>
      <w:r>
        <w:t xml:space="preserve">checklists </w:t>
      </w:r>
      <w:r w:rsidRPr="007D22D1">
        <w:t xml:space="preserve">for the customer actions after </w:t>
      </w:r>
      <w:r>
        <w:t xml:space="preserve">delivery, </w:t>
      </w:r>
      <w:r w:rsidRPr="007D22D1">
        <w:t xml:space="preserve">are given in </w:t>
      </w:r>
      <w:r>
        <w:t xml:space="preserve">the </w:t>
      </w:r>
      <w:r w:rsidRPr="007D22D1">
        <w:t xml:space="preserve">Installation, Operation and Maintenance, documentation. Copies shall also be enclosed with the shipment, as part of the dispatch dossier.  </w:t>
      </w:r>
    </w:p>
    <w:p w14:paraId="68FC8277"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3A260073" w14:textId="77777777" w:rsidR="008F19D9" w:rsidRPr="007D22D1" w:rsidRDefault="008F19D9" w:rsidP="00CA224A">
      <w:pPr>
        <w:pStyle w:val="Heading1"/>
        <w:numPr>
          <w:ilvl w:val="0"/>
          <w:numId w:val="8"/>
        </w:numPr>
      </w:pPr>
      <w:bookmarkStart w:id="219" w:name="_Toc471816731"/>
      <w:bookmarkStart w:id="220" w:name="_Toc482712744"/>
      <w:bookmarkStart w:id="221" w:name="_Toc184201391"/>
      <w:bookmarkStart w:id="222" w:name="_Toc187836792"/>
      <w:r w:rsidRPr="007D22D1">
        <w:lastRenderedPageBreak/>
        <w:t>Materials and Welding</w:t>
      </w:r>
      <w:bookmarkEnd w:id="219"/>
      <w:bookmarkEnd w:id="220"/>
      <w:bookmarkEnd w:id="221"/>
      <w:bookmarkEnd w:id="222"/>
    </w:p>
    <w:p w14:paraId="5EEC00DC" w14:textId="77777777" w:rsidR="008F19D9" w:rsidRPr="007D22D1" w:rsidRDefault="008F19D9" w:rsidP="00CA224A">
      <w:pPr>
        <w:pStyle w:val="Heading2"/>
        <w:numPr>
          <w:ilvl w:val="1"/>
          <w:numId w:val="8"/>
        </w:numPr>
        <w:tabs>
          <w:tab w:val="clear" w:pos="567"/>
        </w:tabs>
        <w:ind w:left="624" w:hanging="624"/>
      </w:pPr>
      <w:bookmarkStart w:id="223" w:name="_Toc353893858"/>
      <w:bookmarkStart w:id="224" w:name="_Toc355276558"/>
      <w:bookmarkStart w:id="225" w:name="_Toc471369194"/>
      <w:bookmarkStart w:id="226" w:name="_Toc471370463"/>
      <w:bookmarkStart w:id="227" w:name="_Toc471816733"/>
      <w:bookmarkStart w:id="228" w:name="_Toc482712746"/>
      <w:r w:rsidRPr="007D22D1">
        <w:t>Load Bearing Materials</w:t>
      </w:r>
      <w:bookmarkEnd w:id="223"/>
      <w:bookmarkEnd w:id="224"/>
      <w:bookmarkEnd w:id="225"/>
      <w:bookmarkEnd w:id="226"/>
      <w:bookmarkEnd w:id="227"/>
      <w:bookmarkEnd w:id="228"/>
    </w:p>
    <w:p w14:paraId="1EE9E3E5" w14:textId="77777777" w:rsidR="008F19D9" w:rsidRPr="007D22D1" w:rsidRDefault="008F19D9" w:rsidP="00CA224A">
      <w:pPr>
        <w:pStyle w:val="ListParagraph"/>
      </w:pPr>
      <w:r w:rsidRPr="007D22D1">
        <w:t>Materials for the main load bearing mechanical, structural and pressurized parts of the equipment are</w:t>
      </w:r>
      <w:r w:rsidRPr="007D22D1">
        <w:rPr>
          <w:color w:val="FF0000"/>
        </w:rPr>
        <w:t xml:space="preserve"> </w:t>
      </w:r>
      <w:r w:rsidRPr="007D22D1">
        <w:t xml:space="preserve">selected within the provisions of the principal design codes and standards listed in table 4-1. </w:t>
      </w:r>
    </w:p>
    <w:p w14:paraId="0DD89838" w14:textId="77777777" w:rsidR="008F19D9" w:rsidRDefault="008F19D9" w:rsidP="00CA224A">
      <w:pPr>
        <w:pStyle w:val="ListParagraph"/>
      </w:pPr>
      <w:r w:rsidRPr="007D22D1">
        <w:t>Impact toughness is tested for the lowest design temperature, as stipulated in the applicable code. Secondary steel is normally not impact tested.</w:t>
      </w:r>
    </w:p>
    <w:p w14:paraId="49544F85" w14:textId="77777777" w:rsidR="008F19D9" w:rsidRPr="007D22D1" w:rsidRDefault="008F19D9" w:rsidP="00CA224A">
      <w:pPr>
        <w:pStyle w:val="Heading2"/>
        <w:numPr>
          <w:ilvl w:val="1"/>
          <w:numId w:val="8"/>
        </w:numPr>
        <w:tabs>
          <w:tab w:val="clear" w:pos="567"/>
        </w:tabs>
        <w:ind w:left="624" w:hanging="624"/>
      </w:pPr>
      <w:bookmarkStart w:id="229" w:name="_Toc353893860"/>
      <w:bookmarkStart w:id="230" w:name="_Toc355276560"/>
      <w:bookmarkStart w:id="231" w:name="_Toc471369196"/>
      <w:bookmarkStart w:id="232" w:name="_Toc471370465"/>
      <w:bookmarkStart w:id="233" w:name="_Toc471816735"/>
      <w:bookmarkStart w:id="234" w:name="_Toc482712748"/>
      <w:r w:rsidRPr="007D22D1">
        <w:t>Other Materials</w:t>
      </w:r>
      <w:bookmarkEnd w:id="229"/>
      <w:bookmarkEnd w:id="230"/>
      <w:bookmarkEnd w:id="231"/>
      <w:bookmarkEnd w:id="232"/>
      <w:bookmarkEnd w:id="233"/>
      <w:bookmarkEnd w:id="234"/>
    </w:p>
    <w:p w14:paraId="427B7D7A" w14:textId="257D1A58" w:rsidR="008F19D9" w:rsidRPr="007D22D1" w:rsidRDefault="008F19D9" w:rsidP="008F19D9">
      <w:pPr>
        <w:pStyle w:val="Caption"/>
        <w:keepNext/>
        <w:rPr>
          <w:lang w:val="en-US"/>
        </w:rPr>
      </w:pPr>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12</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r w:rsidRPr="007D22D1">
        <w:rPr>
          <w:lang w:val="en-US"/>
        </w:rPr>
        <w:t xml:space="preserve">  Typical materials for miscellaneous applications.  Not governed by design code.  </w:t>
      </w:r>
    </w:p>
    <w:tbl>
      <w:tblPr>
        <w:tblStyle w:val="LightList-Accent1"/>
        <w:tblW w:w="0" w:type="auto"/>
        <w:tblLook w:val="04A0" w:firstRow="1" w:lastRow="0" w:firstColumn="1" w:lastColumn="0" w:noHBand="0" w:noVBand="1"/>
      </w:tblPr>
      <w:tblGrid>
        <w:gridCol w:w="4202"/>
        <w:gridCol w:w="5417"/>
      </w:tblGrid>
      <w:tr w:rsidR="008F19D9" w:rsidRPr="007D22D1" w14:paraId="630399AA" w14:textId="77777777" w:rsidTr="60876FED">
        <w:trPr>
          <w:cnfStyle w:val="100000000000" w:firstRow="1" w:lastRow="0" w:firstColumn="0" w:lastColumn="0" w:oddVBand="0" w:evenVBand="0" w:oddHBand="0"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6899B32" w14:textId="77777777" w:rsidR="008F19D9" w:rsidRPr="007D22D1" w:rsidRDefault="008F19D9" w:rsidP="00EA7C6C">
            <w:pPr>
              <w:tabs>
                <w:tab w:val="left" w:pos="3261"/>
                <w:tab w:val="left" w:pos="3544"/>
                <w:tab w:val="left" w:pos="3686"/>
              </w:tabs>
              <w:jc w:val="center"/>
              <w:rPr>
                <w:color w:val="FFFFFF"/>
                <w:sz w:val="20"/>
              </w:rPr>
            </w:pPr>
            <w:r w:rsidRPr="007D22D1">
              <w:rPr>
                <w:color w:val="FFFFFF"/>
                <w:sz w:val="20"/>
              </w:rPr>
              <w:t>Equipment</w:t>
            </w:r>
          </w:p>
        </w:tc>
        <w:tc>
          <w:tcPr>
            <w:tcW w:w="5417" w:type="dxa"/>
          </w:tcPr>
          <w:p w14:paraId="381399E4" w14:textId="77777777" w:rsidR="008F19D9" w:rsidRPr="007D22D1" w:rsidRDefault="008F19D9" w:rsidP="00EA7C6C">
            <w:pPr>
              <w:tabs>
                <w:tab w:val="left" w:pos="3261"/>
                <w:tab w:val="left" w:pos="3544"/>
                <w:tab w:val="left" w:pos="3686"/>
              </w:tabs>
              <w:jc w:val="center"/>
              <w:cnfStyle w:val="100000000000" w:firstRow="1" w:lastRow="0" w:firstColumn="0" w:lastColumn="0" w:oddVBand="0" w:evenVBand="0" w:oddHBand="0" w:evenHBand="0" w:firstRowFirstColumn="0" w:firstRowLastColumn="0" w:lastRowFirstColumn="0" w:lastRowLastColumn="0"/>
              <w:rPr>
                <w:color w:val="FFFFFF"/>
                <w:sz w:val="20"/>
              </w:rPr>
            </w:pPr>
            <w:r w:rsidRPr="007D22D1">
              <w:rPr>
                <w:color w:val="FFFFFF"/>
                <w:sz w:val="20"/>
              </w:rPr>
              <w:t>Material</w:t>
            </w:r>
          </w:p>
        </w:tc>
      </w:tr>
      <w:tr w:rsidR="008F19D9" w:rsidRPr="007D22D1" w14:paraId="413DD3F1"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C2B06CC" w14:textId="77777777" w:rsidR="008F19D9" w:rsidRPr="007D22D1" w:rsidRDefault="008F19D9" w:rsidP="00EA7C6C">
            <w:pPr>
              <w:tabs>
                <w:tab w:val="left" w:pos="3261"/>
                <w:tab w:val="left" w:pos="3544"/>
                <w:tab w:val="left" w:pos="3686"/>
              </w:tabs>
              <w:rPr>
                <w:b w:val="0"/>
                <w:bCs w:val="0"/>
                <w:sz w:val="20"/>
              </w:rPr>
            </w:pPr>
            <w:r w:rsidRPr="007D22D1">
              <w:rPr>
                <w:sz w:val="20"/>
              </w:rPr>
              <w:t>Fasteners, diameter &lt; 12 mm</w:t>
            </w:r>
          </w:p>
        </w:tc>
        <w:tc>
          <w:tcPr>
            <w:tcW w:w="5417" w:type="dxa"/>
          </w:tcPr>
          <w:p w14:paraId="39B07323"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Stainless steel 316 (A4-70 or A4-80)</w:t>
            </w:r>
          </w:p>
        </w:tc>
      </w:tr>
      <w:tr w:rsidR="008F19D9" w:rsidRPr="007D22D1" w14:paraId="5DDEFA18"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7BF8904D"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Fasteners, diameter ≥ 12 mm </w:t>
            </w:r>
          </w:p>
        </w:tc>
        <w:tc>
          <w:tcPr>
            <w:tcW w:w="5417" w:type="dxa"/>
          </w:tcPr>
          <w:p w14:paraId="09C4CC51"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Low alloy steel. Hot dip galvanized </w:t>
            </w:r>
          </w:p>
        </w:tc>
      </w:tr>
      <w:tr w:rsidR="008F19D9" w:rsidRPr="007D22D1" w14:paraId="1E4F8594"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4E2D4D2D" w14:textId="77777777" w:rsidR="008F19D9" w:rsidRPr="007D22D1" w:rsidRDefault="008F19D9" w:rsidP="00EA7C6C">
            <w:pPr>
              <w:tabs>
                <w:tab w:val="left" w:pos="3261"/>
                <w:tab w:val="left" w:pos="3544"/>
                <w:tab w:val="left" w:pos="3686"/>
              </w:tabs>
              <w:rPr>
                <w:sz w:val="20"/>
              </w:rPr>
            </w:pPr>
            <w:r w:rsidRPr="007D22D1">
              <w:rPr>
                <w:sz w:val="20"/>
              </w:rPr>
              <w:t>Fasteners for rises</w:t>
            </w:r>
          </w:p>
        </w:tc>
        <w:tc>
          <w:tcPr>
            <w:tcW w:w="5417" w:type="dxa"/>
          </w:tcPr>
          <w:p w14:paraId="3AF684C0"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Low alloy steel ASTM 320 Xylan coated</w:t>
            </w:r>
          </w:p>
        </w:tc>
      </w:tr>
      <w:tr w:rsidR="008F19D9" w:rsidRPr="007D22D1" w14:paraId="69BF7FC8"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6BC451B5" w14:textId="77777777" w:rsidR="008F19D9" w:rsidRPr="007D22D1" w:rsidRDefault="008F19D9" w:rsidP="00EA7C6C">
            <w:pPr>
              <w:tabs>
                <w:tab w:val="left" w:pos="3261"/>
                <w:tab w:val="left" w:pos="3544"/>
                <w:tab w:val="left" w:pos="3686"/>
              </w:tabs>
              <w:rPr>
                <w:b w:val="0"/>
                <w:bCs w:val="0"/>
                <w:sz w:val="20"/>
              </w:rPr>
            </w:pPr>
            <w:r w:rsidRPr="007D22D1">
              <w:rPr>
                <w:sz w:val="20"/>
              </w:rPr>
              <w:t>Socket cap screws in machinery</w:t>
            </w:r>
          </w:p>
        </w:tc>
        <w:tc>
          <w:tcPr>
            <w:tcW w:w="5417" w:type="dxa"/>
          </w:tcPr>
          <w:p w14:paraId="657F8FE0"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Low alloy steel, black finished, to be painted or preserved</w:t>
            </w:r>
          </w:p>
        </w:tc>
      </w:tr>
      <w:tr w:rsidR="008F19D9" w:rsidRPr="007D22D1" w14:paraId="69666596" w14:textId="77777777" w:rsidTr="00C93A7D">
        <w:trPr>
          <w:cnfStyle w:val="000000100000" w:firstRow="0" w:lastRow="0" w:firstColumn="0" w:lastColumn="0" w:oddVBand="0" w:evenVBand="0" w:oddHBand="1" w:evenHBand="0" w:firstRowFirstColumn="0" w:firstRowLastColumn="0" w:lastRowFirstColumn="0" w:lastRowLastColumn="0"/>
          <w:trHeight w:hRule="exact" w:val="540"/>
        </w:trPr>
        <w:tc>
          <w:tcPr>
            <w:cnfStyle w:val="001000000000" w:firstRow="0" w:lastRow="0" w:firstColumn="1" w:lastColumn="0" w:oddVBand="0" w:evenVBand="0" w:oddHBand="0" w:evenHBand="0" w:firstRowFirstColumn="0" w:firstRowLastColumn="0" w:lastRowFirstColumn="0" w:lastRowLastColumn="0"/>
            <w:tcW w:w="0" w:type="dxa"/>
          </w:tcPr>
          <w:p w14:paraId="7295FBB6" w14:textId="5A5CC4C3" w:rsidR="008F19D9" w:rsidRPr="007D22D1" w:rsidRDefault="008F19D9" w:rsidP="00EA7C6C">
            <w:pPr>
              <w:tabs>
                <w:tab w:val="left" w:pos="3261"/>
                <w:tab w:val="left" w:pos="3544"/>
                <w:tab w:val="left" w:pos="3686"/>
              </w:tabs>
              <w:rPr>
                <w:b w:val="0"/>
                <w:bCs w:val="0"/>
                <w:sz w:val="20"/>
              </w:rPr>
            </w:pPr>
            <w:r w:rsidRPr="007D22D1">
              <w:rPr>
                <w:sz w:val="20"/>
              </w:rPr>
              <w:t xml:space="preserve">Fluid power tube and </w:t>
            </w:r>
            <w:r w:rsidR="005C5B14">
              <w:rPr>
                <w:sz w:val="20"/>
              </w:rPr>
              <w:t>connectors</w:t>
            </w:r>
          </w:p>
        </w:tc>
        <w:tc>
          <w:tcPr>
            <w:tcW w:w="0" w:type="dxa"/>
          </w:tcPr>
          <w:p w14:paraId="7EE67012"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Stainless steel 316</w:t>
            </w:r>
          </w:p>
        </w:tc>
      </w:tr>
      <w:tr w:rsidR="008F19D9" w:rsidRPr="007D22D1" w14:paraId="1885EAE9"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8541FDC" w14:textId="77777777" w:rsidR="008F19D9" w:rsidRPr="007D22D1" w:rsidRDefault="008F19D9" w:rsidP="00EA7C6C">
            <w:pPr>
              <w:tabs>
                <w:tab w:val="left" w:pos="3261"/>
                <w:tab w:val="left" w:pos="3544"/>
                <w:tab w:val="left" w:pos="3686"/>
              </w:tabs>
              <w:rPr>
                <w:b w:val="0"/>
                <w:bCs w:val="0"/>
                <w:sz w:val="20"/>
                <w:highlight w:val="yellow"/>
              </w:rPr>
            </w:pPr>
            <w:r w:rsidRPr="007D22D1">
              <w:rPr>
                <w:sz w:val="20"/>
              </w:rPr>
              <w:t>Hose fittings</w:t>
            </w:r>
          </w:p>
        </w:tc>
        <w:tc>
          <w:tcPr>
            <w:tcW w:w="5417" w:type="dxa"/>
          </w:tcPr>
          <w:p w14:paraId="6E56F1C4"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Zinc plated and preserved </w:t>
            </w:r>
          </w:p>
        </w:tc>
      </w:tr>
      <w:tr w:rsidR="008F19D9" w:rsidRPr="007D22D1" w14:paraId="57843F77"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6491A61D" w14:textId="77777777" w:rsidR="008F19D9" w:rsidRPr="007D22D1" w:rsidRDefault="008F19D9" w:rsidP="00EA7C6C">
            <w:pPr>
              <w:tabs>
                <w:tab w:val="left" w:pos="3261"/>
                <w:tab w:val="left" w:pos="3544"/>
                <w:tab w:val="left" w:pos="3686"/>
              </w:tabs>
              <w:rPr>
                <w:b w:val="0"/>
                <w:bCs w:val="0"/>
                <w:sz w:val="20"/>
              </w:rPr>
            </w:pPr>
            <w:r w:rsidRPr="007D22D1">
              <w:rPr>
                <w:sz w:val="20"/>
              </w:rPr>
              <w:t>Cable bridges</w:t>
            </w:r>
          </w:p>
        </w:tc>
        <w:tc>
          <w:tcPr>
            <w:tcW w:w="5417" w:type="dxa"/>
          </w:tcPr>
          <w:p w14:paraId="429E8C96"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Stainless steel 316</w:t>
            </w:r>
          </w:p>
        </w:tc>
      </w:tr>
      <w:tr w:rsidR="008F19D9" w:rsidRPr="007D22D1" w14:paraId="3DCADE38"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0783A46E"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Outdoor cabinets </w:t>
            </w:r>
          </w:p>
        </w:tc>
        <w:tc>
          <w:tcPr>
            <w:tcW w:w="5417" w:type="dxa"/>
          </w:tcPr>
          <w:p w14:paraId="6047CE86"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Stainless steel 316 </w:t>
            </w:r>
          </w:p>
        </w:tc>
      </w:tr>
      <w:tr w:rsidR="00D34086" w:rsidRPr="007D22D1" w14:paraId="3149CE29"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F859BD7" w14:textId="32C3E32B" w:rsidR="00D34086" w:rsidRPr="007D22D1" w:rsidRDefault="00866256" w:rsidP="00EA7C6C">
            <w:pPr>
              <w:tabs>
                <w:tab w:val="left" w:pos="3261"/>
                <w:tab w:val="left" w:pos="3544"/>
                <w:tab w:val="left" w:pos="3686"/>
              </w:tabs>
              <w:rPr>
                <w:sz w:val="20"/>
              </w:rPr>
            </w:pPr>
            <w:r>
              <w:rPr>
                <w:rFonts w:eastAsia="PMingLiU"/>
                <w:sz w:val="20"/>
                <w:lang w:eastAsia="zh-TW"/>
              </w:rPr>
              <w:t>C</w:t>
            </w:r>
            <w:r w:rsidRPr="150EA609">
              <w:rPr>
                <w:rFonts w:eastAsia="PMingLiU"/>
                <w:sz w:val="20"/>
                <w:lang w:eastAsia="zh-TW"/>
              </w:rPr>
              <w:t xml:space="preserve">abinets </w:t>
            </w:r>
            <w:r>
              <w:rPr>
                <w:rFonts w:eastAsia="PMingLiU"/>
                <w:sz w:val="20"/>
                <w:lang w:eastAsia="zh-TW"/>
              </w:rPr>
              <w:t>in weather protected</w:t>
            </w:r>
            <w:r w:rsidRPr="150EA609">
              <w:rPr>
                <w:rFonts w:eastAsia="PMingLiU"/>
                <w:sz w:val="20"/>
                <w:lang w:eastAsia="zh-TW"/>
              </w:rPr>
              <w:t xml:space="preserve"> field</w:t>
            </w:r>
            <w:r>
              <w:rPr>
                <w:rFonts w:eastAsia="PMingLiU"/>
                <w:sz w:val="20"/>
                <w:lang w:eastAsia="zh-TW"/>
              </w:rPr>
              <w:t xml:space="preserve"> area</w:t>
            </w:r>
          </w:p>
        </w:tc>
        <w:tc>
          <w:tcPr>
            <w:tcW w:w="5417" w:type="dxa"/>
          </w:tcPr>
          <w:p w14:paraId="63B852B5" w14:textId="09ADD4E7" w:rsidR="00D34086" w:rsidRPr="007D22D1" w:rsidRDefault="00866256"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Stainless steel 3</w:t>
            </w:r>
            <w:r>
              <w:rPr>
                <w:sz w:val="20"/>
              </w:rPr>
              <w:t>04</w:t>
            </w:r>
          </w:p>
        </w:tc>
      </w:tr>
      <w:tr w:rsidR="008F19D9" w:rsidRPr="007D22D1" w14:paraId="15896FC0"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2ABBE7A2" w14:textId="77777777" w:rsidR="008F19D9" w:rsidRPr="007D22D1" w:rsidRDefault="008F19D9" w:rsidP="00EA7C6C">
            <w:pPr>
              <w:tabs>
                <w:tab w:val="left" w:pos="3261"/>
                <w:tab w:val="left" w:pos="3544"/>
                <w:tab w:val="left" w:pos="3686"/>
              </w:tabs>
              <w:rPr>
                <w:b w:val="0"/>
                <w:bCs w:val="0"/>
                <w:sz w:val="20"/>
              </w:rPr>
            </w:pPr>
            <w:r w:rsidRPr="007D22D1">
              <w:rPr>
                <w:sz w:val="20"/>
              </w:rPr>
              <w:t>Junction boxes</w:t>
            </w:r>
          </w:p>
        </w:tc>
        <w:tc>
          <w:tcPr>
            <w:tcW w:w="5417" w:type="dxa"/>
          </w:tcPr>
          <w:p w14:paraId="05B1EACD"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Stainless steel 316 or glass fiber reinforced plastic, GRP</w:t>
            </w:r>
          </w:p>
        </w:tc>
      </w:tr>
      <w:tr w:rsidR="008F19D9" w:rsidRPr="007D22D1" w14:paraId="7232BE36" w14:textId="77777777" w:rsidTr="60876FED">
        <w:trPr>
          <w:cnfStyle w:val="000000100000" w:firstRow="0" w:lastRow="0" w:firstColumn="0" w:lastColumn="0" w:oddVBand="0" w:evenVBand="0" w:oddHBand="1" w:evenHBand="0" w:firstRowFirstColumn="0" w:firstRowLastColumn="0" w:lastRowFirstColumn="0" w:lastRowLastColumn="0"/>
          <w:trHeight w:hRule="exact" w:val="611"/>
        </w:trPr>
        <w:tc>
          <w:tcPr>
            <w:cnfStyle w:val="001000000000" w:firstRow="0" w:lastRow="0" w:firstColumn="1" w:lastColumn="0" w:oddVBand="0" w:evenVBand="0" w:oddHBand="0" w:evenHBand="0" w:firstRowFirstColumn="0" w:firstRowLastColumn="0" w:lastRowFirstColumn="0" w:lastRowLastColumn="0"/>
            <w:tcW w:w="4202" w:type="dxa"/>
          </w:tcPr>
          <w:p w14:paraId="5490D1D8"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Cable glands   </w:t>
            </w:r>
          </w:p>
        </w:tc>
        <w:tc>
          <w:tcPr>
            <w:tcW w:w="5417" w:type="dxa"/>
          </w:tcPr>
          <w:p w14:paraId="52CF350B" w14:textId="19D3B214" w:rsidR="008F19D9" w:rsidRPr="007D22D1" w:rsidRDefault="03BAC117" w:rsidP="60876FED">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60876FED">
              <w:rPr>
                <w:sz w:val="20"/>
              </w:rPr>
              <w:t>Nickel plated b</w:t>
            </w:r>
            <w:r w:rsidR="008F19D9" w:rsidRPr="60876FED">
              <w:rPr>
                <w:sz w:val="20"/>
              </w:rPr>
              <w:t>rass or stainless steel 316 (optional), Plastic for GRP enclosures</w:t>
            </w:r>
          </w:p>
        </w:tc>
      </w:tr>
      <w:tr w:rsidR="008F19D9" w:rsidRPr="007D22D1" w14:paraId="3CC8188E"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FB807F1"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Hydraulic manifold blocks </w:t>
            </w:r>
          </w:p>
        </w:tc>
        <w:tc>
          <w:tcPr>
            <w:tcW w:w="5417" w:type="dxa"/>
          </w:tcPr>
          <w:p w14:paraId="721578CC"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Ductile iron, steel or aluminum (marine grade) </w:t>
            </w:r>
          </w:p>
        </w:tc>
      </w:tr>
      <w:tr w:rsidR="008F19D9" w:rsidRPr="007D22D1" w14:paraId="55FB22E3"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6362CF88" w14:textId="77777777" w:rsidR="008F19D9" w:rsidRPr="007D22D1" w:rsidRDefault="008F19D9" w:rsidP="00EA7C6C">
            <w:pPr>
              <w:tabs>
                <w:tab w:val="left" w:pos="3261"/>
                <w:tab w:val="left" w:pos="3544"/>
                <w:tab w:val="left" w:pos="3686"/>
              </w:tabs>
              <w:rPr>
                <w:b w:val="0"/>
                <w:bCs w:val="0"/>
                <w:sz w:val="20"/>
              </w:rPr>
            </w:pPr>
            <w:r w:rsidRPr="007D22D1">
              <w:rPr>
                <w:sz w:val="20"/>
              </w:rPr>
              <w:t>Hydraulic reservoirs</w:t>
            </w:r>
          </w:p>
        </w:tc>
        <w:tc>
          <w:tcPr>
            <w:tcW w:w="5417" w:type="dxa"/>
          </w:tcPr>
          <w:p w14:paraId="60C08D57" w14:textId="77777777" w:rsidR="008F19D9" w:rsidRPr="007D22D1" w:rsidRDefault="008F19D9" w:rsidP="00EA7C6C">
            <w:pPr>
              <w:tabs>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Painted carbon steel or stainless steel 316 (optional)</w:t>
            </w:r>
          </w:p>
        </w:tc>
      </w:tr>
      <w:tr w:rsidR="008F19D9" w:rsidRPr="007D22D1" w14:paraId="17E6CB44"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E7647F7"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Indoor control cabinets dry room  </w:t>
            </w:r>
          </w:p>
        </w:tc>
        <w:tc>
          <w:tcPr>
            <w:tcW w:w="5417" w:type="dxa"/>
          </w:tcPr>
          <w:p w14:paraId="3AB39EFB"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Painted carbon steel or GRP/stainless </w:t>
            </w:r>
          </w:p>
        </w:tc>
      </w:tr>
      <w:tr w:rsidR="008F19D9" w:rsidRPr="007D22D1" w14:paraId="10A7FCAA"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0C10BF81" w14:textId="77777777" w:rsidR="008F19D9" w:rsidRPr="00374CF3" w:rsidRDefault="008F19D9" w:rsidP="00EA7C6C">
            <w:pPr>
              <w:tabs>
                <w:tab w:val="left" w:pos="3261"/>
                <w:tab w:val="left" w:pos="3544"/>
                <w:tab w:val="left" w:pos="3686"/>
              </w:tabs>
              <w:rPr>
                <w:sz w:val="20"/>
              </w:rPr>
            </w:pPr>
            <w:r w:rsidRPr="00374CF3">
              <w:rPr>
                <w:sz w:val="20"/>
              </w:rPr>
              <w:t>Butterfly valves - for LP mud and bul</w:t>
            </w:r>
            <w:r>
              <w:rPr>
                <w:sz w:val="20"/>
              </w:rPr>
              <w:t>k</w:t>
            </w:r>
          </w:p>
        </w:tc>
        <w:tc>
          <w:tcPr>
            <w:tcW w:w="5417" w:type="dxa"/>
          </w:tcPr>
          <w:p w14:paraId="798F7C7F"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Ductile iron body, Epoxy coated disc, Stainless steel shaft</w:t>
            </w:r>
          </w:p>
        </w:tc>
      </w:tr>
      <w:tr w:rsidR="008F19D9" w:rsidRPr="007D22D1" w14:paraId="2D22031E"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1794C839" w14:textId="77777777" w:rsidR="008F19D9" w:rsidRPr="007D22D1" w:rsidRDefault="008F19D9" w:rsidP="00EA7C6C">
            <w:pPr>
              <w:tabs>
                <w:tab w:val="left" w:pos="3261"/>
                <w:tab w:val="left" w:pos="3544"/>
                <w:tab w:val="left" w:pos="3686"/>
              </w:tabs>
              <w:rPr>
                <w:sz w:val="20"/>
              </w:rPr>
            </w:pPr>
            <w:r w:rsidRPr="007D22D1">
              <w:rPr>
                <w:sz w:val="20"/>
              </w:rPr>
              <w:t>Pneumatic actuators for butterfly valves</w:t>
            </w:r>
          </w:p>
        </w:tc>
        <w:tc>
          <w:tcPr>
            <w:tcW w:w="5417" w:type="dxa"/>
          </w:tcPr>
          <w:p w14:paraId="41D1EA9B"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Aluminum </w:t>
            </w:r>
            <w:r>
              <w:rPr>
                <w:sz w:val="20"/>
              </w:rPr>
              <w:t>or plastic base with clear resin lid s</w:t>
            </w:r>
            <w:r w:rsidRPr="007D22D1">
              <w:rPr>
                <w:sz w:val="20"/>
              </w:rPr>
              <w:t xml:space="preserve">olenoid </w:t>
            </w:r>
          </w:p>
        </w:tc>
      </w:tr>
      <w:tr w:rsidR="008F19D9" w:rsidRPr="007D22D1" w14:paraId="043BFE00"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0CDE6254" w14:textId="77777777" w:rsidR="008F19D9" w:rsidRDefault="008F19D9" w:rsidP="00EA7C6C">
            <w:pPr>
              <w:tabs>
                <w:tab w:val="left" w:pos="3261"/>
                <w:tab w:val="left" w:pos="3544"/>
                <w:tab w:val="left" w:pos="3686"/>
              </w:tabs>
              <w:rPr>
                <w:sz w:val="20"/>
              </w:rPr>
            </w:pPr>
            <w:r w:rsidRPr="007D22D1">
              <w:rPr>
                <w:sz w:val="20"/>
              </w:rPr>
              <w:t xml:space="preserve">Miscellaneous outfitting: </w:t>
            </w:r>
          </w:p>
          <w:p w14:paraId="4A6EEE7B" w14:textId="77777777" w:rsidR="008F19D9" w:rsidRPr="007D22D1" w:rsidRDefault="008F19D9" w:rsidP="00EA7C6C">
            <w:pPr>
              <w:tabs>
                <w:tab w:val="left" w:pos="3261"/>
                <w:tab w:val="left" w:pos="3544"/>
                <w:tab w:val="left" w:pos="3686"/>
              </w:tabs>
              <w:rPr>
                <w:sz w:val="20"/>
              </w:rPr>
            </w:pPr>
          </w:p>
        </w:tc>
        <w:tc>
          <w:tcPr>
            <w:tcW w:w="5417" w:type="dxa"/>
          </w:tcPr>
          <w:p w14:paraId="1CBFC6D8"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Steel or aluminum (marine grade)</w:t>
            </w:r>
          </w:p>
        </w:tc>
      </w:tr>
      <w:tr w:rsidR="008F19D9" w:rsidRPr="007D22D1" w14:paraId="4204260E"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0C8BFBF4" w14:textId="77777777" w:rsidR="008F19D9" w:rsidRPr="007D22D1" w:rsidRDefault="008F19D9" w:rsidP="00EA7C6C">
            <w:pPr>
              <w:tabs>
                <w:tab w:val="left" w:pos="3261"/>
                <w:tab w:val="left" w:pos="3544"/>
                <w:tab w:val="left" w:pos="3686"/>
              </w:tabs>
              <w:rPr>
                <w:b w:val="0"/>
                <w:bCs w:val="0"/>
                <w:sz w:val="20"/>
              </w:rPr>
            </w:pPr>
            <w:r w:rsidRPr="007D22D1">
              <w:rPr>
                <w:sz w:val="20"/>
              </w:rPr>
              <w:t>Fasteners for aluminum, any size</w:t>
            </w:r>
          </w:p>
        </w:tc>
        <w:tc>
          <w:tcPr>
            <w:tcW w:w="5417" w:type="dxa"/>
          </w:tcPr>
          <w:p w14:paraId="714D6AB9"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Stainless steel 316</w:t>
            </w:r>
          </w:p>
        </w:tc>
      </w:tr>
      <w:tr w:rsidR="008F19D9" w:rsidRPr="007D22D1" w14:paraId="02CEF6A6"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3434C1D3" w14:textId="77777777" w:rsidR="008F19D9" w:rsidRPr="007D22D1" w:rsidRDefault="008F19D9" w:rsidP="00EA7C6C">
            <w:pPr>
              <w:tabs>
                <w:tab w:val="left" w:pos="3261"/>
                <w:tab w:val="left" w:pos="3544"/>
                <w:tab w:val="left" w:pos="3686"/>
              </w:tabs>
              <w:rPr>
                <w:b w:val="0"/>
                <w:bCs w:val="0"/>
                <w:sz w:val="20"/>
              </w:rPr>
            </w:pPr>
            <w:r w:rsidRPr="007D22D1">
              <w:rPr>
                <w:sz w:val="20"/>
              </w:rPr>
              <w:t xml:space="preserve">Corrosion resistant ring groove inlay  </w:t>
            </w:r>
          </w:p>
        </w:tc>
        <w:tc>
          <w:tcPr>
            <w:tcW w:w="5417" w:type="dxa"/>
          </w:tcPr>
          <w:p w14:paraId="66FC9437" w14:textId="77777777"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Inconel 625 is standard for choke</w:t>
            </w:r>
            <w:r>
              <w:rPr>
                <w:sz w:val="20"/>
              </w:rPr>
              <w:t xml:space="preserve"> and</w:t>
            </w:r>
            <w:r w:rsidRPr="007D22D1">
              <w:rPr>
                <w:sz w:val="20"/>
              </w:rPr>
              <w:t xml:space="preserve"> kill and standpipe System</w:t>
            </w:r>
          </w:p>
        </w:tc>
      </w:tr>
      <w:tr w:rsidR="008F19D9" w:rsidRPr="007D22D1" w14:paraId="22C1D64C" w14:textId="77777777" w:rsidTr="60876FED">
        <w:trPr>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58D8EAA9" w14:textId="77777777" w:rsidR="008F19D9" w:rsidRPr="007D22D1" w:rsidRDefault="008F19D9" w:rsidP="00EA7C6C">
            <w:pPr>
              <w:tabs>
                <w:tab w:val="left" w:pos="3261"/>
                <w:tab w:val="left" w:pos="3544"/>
                <w:tab w:val="left" w:pos="3686"/>
              </w:tabs>
              <w:rPr>
                <w:sz w:val="20"/>
              </w:rPr>
            </w:pPr>
            <w:r w:rsidRPr="007D22D1">
              <w:rPr>
                <w:sz w:val="20"/>
              </w:rPr>
              <w:t>Corrosion resistant seat pockets</w:t>
            </w:r>
          </w:p>
        </w:tc>
        <w:tc>
          <w:tcPr>
            <w:tcW w:w="5417" w:type="dxa"/>
          </w:tcPr>
          <w:p w14:paraId="14AF439F" w14:textId="77777777" w:rsidR="008F19D9" w:rsidRPr="007D22D1" w:rsidRDefault="008F19D9" w:rsidP="00EA7C6C">
            <w:pPr>
              <w:tabs>
                <w:tab w:val="left" w:pos="3261"/>
                <w:tab w:val="left" w:pos="3544"/>
                <w:tab w:val="left" w:pos="3686"/>
              </w:tabs>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Inconel 625 is standard for choke </w:t>
            </w:r>
            <w:r>
              <w:rPr>
                <w:sz w:val="20"/>
              </w:rPr>
              <w:t>and</w:t>
            </w:r>
            <w:r w:rsidRPr="007D22D1">
              <w:rPr>
                <w:sz w:val="20"/>
              </w:rPr>
              <w:t xml:space="preserve"> kill manifold</w:t>
            </w:r>
          </w:p>
        </w:tc>
      </w:tr>
      <w:tr w:rsidR="008F19D9" w:rsidRPr="007D22D1" w14:paraId="2444054D" w14:textId="77777777" w:rsidTr="60876FED">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4202" w:type="dxa"/>
          </w:tcPr>
          <w:p w14:paraId="0146E98B" w14:textId="77777777" w:rsidR="008F19D9" w:rsidRPr="007D22D1" w:rsidRDefault="008F19D9" w:rsidP="00EA7C6C">
            <w:pPr>
              <w:tabs>
                <w:tab w:val="left" w:pos="3261"/>
                <w:tab w:val="left" w:pos="3544"/>
                <w:tab w:val="left" w:pos="3686"/>
              </w:tabs>
              <w:rPr>
                <w:sz w:val="20"/>
              </w:rPr>
            </w:pPr>
            <w:r w:rsidRPr="007D22D1">
              <w:rPr>
                <w:sz w:val="20"/>
              </w:rPr>
              <w:t>Miscellaneous vendor components</w:t>
            </w:r>
          </w:p>
        </w:tc>
        <w:tc>
          <w:tcPr>
            <w:tcW w:w="5417" w:type="dxa"/>
          </w:tcPr>
          <w:p w14:paraId="187A3B5C" w14:textId="38712EF6" w:rsidR="008F19D9" w:rsidRPr="007D22D1" w:rsidRDefault="008F19D9" w:rsidP="00EA7C6C">
            <w:pPr>
              <w:tabs>
                <w:tab w:val="left" w:pos="3261"/>
                <w:tab w:val="left" w:pos="3544"/>
                <w:tab w:val="left" w:pos="3686"/>
              </w:tabs>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Vendor standard, as deemed fit for purpose by </w:t>
            </w:r>
            <w:r w:rsidR="00312C80">
              <w:rPr>
                <w:sz w:val="20"/>
              </w:rPr>
              <w:t>HMH</w:t>
            </w:r>
            <w:r w:rsidRPr="007D22D1">
              <w:rPr>
                <w:sz w:val="20"/>
              </w:rPr>
              <w:t xml:space="preserve">    </w:t>
            </w:r>
          </w:p>
        </w:tc>
      </w:tr>
    </w:tbl>
    <w:p w14:paraId="608C27E3" w14:textId="77777777" w:rsidR="008F19D9" w:rsidRPr="007D22D1" w:rsidRDefault="008F19D9" w:rsidP="008F19D9">
      <w:bookmarkStart w:id="235" w:name="_Toc353893861"/>
      <w:bookmarkStart w:id="236" w:name="_Toc355276561"/>
      <w:bookmarkStart w:id="237" w:name="_Toc471369197"/>
      <w:bookmarkStart w:id="238" w:name="_Toc471370466"/>
      <w:bookmarkStart w:id="239" w:name="_Toc471816736"/>
      <w:bookmarkStart w:id="240" w:name="_Toc482712749"/>
    </w:p>
    <w:p w14:paraId="7BE3078A" w14:textId="0BF100A8" w:rsidR="008F19D9" w:rsidRPr="007D22D1" w:rsidRDefault="008F19D9" w:rsidP="00CA224A">
      <w:r w:rsidRPr="007D22D1">
        <w:t xml:space="preserve">Where alternatives are given, the selection is at </w:t>
      </w:r>
      <w:r w:rsidR="00312C80">
        <w:t>HMH</w:t>
      </w:r>
      <w:r w:rsidRPr="007D22D1">
        <w:t xml:space="preserve">’s discretion, unless </w:t>
      </w:r>
      <w:r>
        <w:t>otherwise expressly agreed</w:t>
      </w:r>
      <w:r w:rsidRPr="007D22D1">
        <w:t xml:space="preserve">.  </w:t>
      </w:r>
    </w:p>
    <w:p w14:paraId="4FA53A02" w14:textId="77777777" w:rsidR="008F19D9" w:rsidRPr="007D22D1" w:rsidRDefault="008F19D9" w:rsidP="00CA224A">
      <w:pPr>
        <w:pStyle w:val="Heading2"/>
        <w:numPr>
          <w:ilvl w:val="1"/>
          <w:numId w:val="8"/>
        </w:numPr>
        <w:tabs>
          <w:tab w:val="clear" w:pos="567"/>
        </w:tabs>
        <w:ind w:left="624" w:hanging="624"/>
      </w:pPr>
      <w:r w:rsidRPr="007D22D1">
        <w:t>Dissimilar Materials</w:t>
      </w:r>
      <w:bookmarkEnd w:id="235"/>
      <w:bookmarkEnd w:id="236"/>
      <w:bookmarkEnd w:id="237"/>
      <w:bookmarkEnd w:id="238"/>
      <w:bookmarkEnd w:id="239"/>
      <w:bookmarkEnd w:id="240"/>
    </w:p>
    <w:p w14:paraId="10AF48C1" w14:textId="7B14BFF8" w:rsidR="008F19D9" w:rsidRPr="007D22D1" w:rsidRDefault="008F19D9" w:rsidP="00CA224A">
      <w:pPr>
        <w:pStyle w:val="ListParagraph"/>
      </w:pPr>
      <w:r w:rsidRPr="007D22D1">
        <w:t xml:space="preserve">Risk of galvanic corrosion </w:t>
      </w:r>
      <w:r w:rsidR="009F520A">
        <w:t>are adhered to</w:t>
      </w:r>
      <w:r w:rsidR="00D2461E">
        <w:t xml:space="preserve"> </w:t>
      </w:r>
      <w:r w:rsidRPr="007D22D1">
        <w:t xml:space="preserve">for joints between dissimilar materials. </w:t>
      </w:r>
    </w:p>
    <w:p w14:paraId="2F86C86A" w14:textId="2687968F" w:rsidR="008F19D9" w:rsidRPr="007D22D1" w:rsidRDefault="008F19D9" w:rsidP="00CA224A">
      <w:pPr>
        <w:pStyle w:val="ListParagraph"/>
      </w:pPr>
      <w:r w:rsidRPr="007D22D1">
        <w:t>For bolted joints that need a firm connection, the use of insulation gaskets is avoided.</w:t>
      </w:r>
      <w:r>
        <w:t xml:space="preserve"> Methods of protection for atmospheric conditions are given in </w:t>
      </w:r>
      <w:r w:rsidR="00312C80">
        <w:t>HMH</w:t>
      </w:r>
      <w:r>
        <w:t>’s internal design manuals.</w:t>
      </w:r>
    </w:p>
    <w:p w14:paraId="60C35C1A" w14:textId="77777777" w:rsidR="008F19D9" w:rsidRPr="007D22D1" w:rsidRDefault="008F19D9" w:rsidP="00CA224A">
      <w:pPr>
        <w:pStyle w:val="ListParagraph"/>
      </w:pPr>
      <w:r w:rsidRPr="007D22D1">
        <w:t xml:space="preserve">For submerged conditions and sweater pipe systems special solutions are implemented. </w:t>
      </w:r>
    </w:p>
    <w:p w14:paraId="41B14A3B" w14:textId="77777777" w:rsidR="008F19D9" w:rsidRPr="007D22D1" w:rsidRDefault="008F19D9" w:rsidP="00CA224A">
      <w:pPr>
        <w:pStyle w:val="Heading2"/>
        <w:numPr>
          <w:ilvl w:val="1"/>
          <w:numId w:val="8"/>
        </w:numPr>
        <w:tabs>
          <w:tab w:val="clear" w:pos="567"/>
        </w:tabs>
        <w:ind w:left="624" w:hanging="624"/>
      </w:pPr>
      <w:bookmarkStart w:id="241" w:name="_Toc353893862"/>
      <w:bookmarkStart w:id="242" w:name="_Toc355276562"/>
      <w:bookmarkStart w:id="243" w:name="_Toc471369198"/>
      <w:bookmarkStart w:id="244" w:name="_Toc471370467"/>
      <w:bookmarkStart w:id="245" w:name="_Toc471816737"/>
      <w:bookmarkStart w:id="246" w:name="_Toc482712750"/>
      <w:r w:rsidRPr="007D22D1">
        <w:lastRenderedPageBreak/>
        <w:t>Welding</w:t>
      </w:r>
      <w:bookmarkEnd w:id="241"/>
      <w:bookmarkEnd w:id="242"/>
      <w:bookmarkEnd w:id="243"/>
      <w:bookmarkEnd w:id="244"/>
      <w:bookmarkEnd w:id="245"/>
      <w:bookmarkEnd w:id="246"/>
    </w:p>
    <w:p w14:paraId="49798BC8" w14:textId="021F887F" w:rsidR="008F19D9" w:rsidRDefault="008F19D9" w:rsidP="00D4316E">
      <w:pPr>
        <w:pStyle w:val="ListParagraph"/>
      </w:pPr>
      <w:r w:rsidRPr="007D22D1">
        <w:t xml:space="preserve">Structural and mechanical components of drilling equipment are welded according to </w:t>
      </w:r>
      <w:r>
        <w:t>DNV-OS-E101 and normative references given therein.</w:t>
      </w:r>
    </w:p>
    <w:p w14:paraId="56F44308" w14:textId="77777777" w:rsidR="008F19D9" w:rsidRPr="00703BF3" w:rsidRDefault="008F19D9" w:rsidP="00CA224A">
      <w:pPr>
        <w:pStyle w:val="ListParagraph"/>
      </w:pPr>
      <w:r w:rsidRPr="00703BF3">
        <w:t xml:space="preserve">For products with API monogram, any additional requirements given in the applicable API product specification shall also be met (table 4-1).    </w:t>
      </w:r>
    </w:p>
    <w:p w14:paraId="73BC7FC4" w14:textId="427E46F0" w:rsidR="008F19D9" w:rsidRPr="007D22D1" w:rsidRDefault="008F19D9" w:rsidP="00CA224A">
      <w:pPr>
        <w:pStyle w:val="ListParagraph"/>
      </w:pPr>
      <w:r w:rsidRPr="007D22D1">
        <w:t>Weld procedures are tested and qualified to verify mechanical properties, including low temperature toughness. The qualification is subject to surve</w:t>
      </w:r>
      <w:r>
        <w:t>y by</w:t>
      </w:r>
      <w:r w:rsidRPr="007D22D1">
        <w:t xml:space="preserve"> </w:t>
      </w:r>
      <w:r>
        <w:t>DNV</w:t>
      </w:r>
      <w:r w:rsidRPr="007D22D1">
        <w:t xml:space="preserve"> or ABS, when mandatory, and otherwise by workshop’s certified welding engineer or </w:t>
      </w:r>
      <w:r w:rsidR="00312C80">
        <w:t>HMH</w:t>
      </w:r>
    </w:p>
    <w:p w14:paraId="217E77B1" w14:textId="77777777" w:rsidR="008F19D9" w:rsidRPr="007D22D1" w:rsidRDefault="008F19D9" w:rsidP="00CA224A">
      <w:pPr>
        <w:pStyle w:val="ListParagraph"/>
      </w:pPr>
      <w:r w:rsidRPr="007D22D1">
        <w:t xml:space="preserve">Procedures shall be valid </w:t>
      </w:r>
      <w:proofErr w:type="gramStart"/>
      <w:r w:rsidRPr="007D22D1">
        <w:t>as long as</w:t>
      </w:r>
      <w:proofErr w:type="gramEnd"/>
      <w:r w:rsidRPr="007D22D1">
        <w:t xml:space="preserve"> they meet applicable </w:t>
      </w:r>
      <w:proofErr w:type="gramStart"/>
      <w:r w:rsidRPr="007D22D1">
        <w:t>norm</w:t>
      </w:r>
      <w:r>
        <w:t>s</w:t>
      </w:r>
      <w:r w:rsidRPr="007D22D1">
        <w:t>, and</w:t>
      </w:r>
      <w:proofErr w:type="gramEnd"/>
      <w:r w:rsidRPr="007D22D1">
        <w:t xml:space="preserve"> are not re-qualified for a project</w:t>
      </w:r>
      <w:r>
        <w:t>.</w:t>
      </w:r>
      <w:r w:rsidRPr="007D22D1">
        <w:t xml:space="preserve">     </w:t>
      </w:r>
    </w:p>
    <w:p w14:paraId="0BC293F3" w14:textId="120BE11A" w:rsidR="008F19D9" w:rsidRPr="007D22D1" w:rsidRDefault="008F19D9" w:rsidP="00CA224A">
      <w:pPr>
        <w:pStyle w:val="ListParagraph"/>
      </w:pPr>
      <w:r w:rsidRPr="007D22D1">
        <w:t xml:space="preserve">Nondestructive examination and testing </w:t>
      </w:r>
      <w:proofErr w:type="gramStart"/>
      <w:r w:rsidRPr="007D22D1">
        <w:t>is</w:t>
      </w:r>
      <w:proofErr w:type="gramEnd"/>
      <w:r w:rsidRPr="007D22D1">
        <w:t xml:space="preserve"> performed to the extent and standards as stipulated by</w:t>
      </w:r>
      <w:r>
        <w:t xml:space="preserve"> the design code and</w:t>
      </w:r>
      <w:r w:rsidRPr="007D22D1">
        <w:t xml:space="preserve"> </w:t>
      </w:r>
      <w:r>
        <w:t>DNV</w:t>
      </w:r>
      <w:r w:rsidRPr="007D22D1">
        <w:t xml:space="preserve"> and ABS</w:t>
      </w:r>
    </w:p>
    <w:p w14:paraId="42B2922A" w14:textId="045458A4" w:rsidR="008F19D9" w:rsidRDefault="008F19D9" w:rsidP="00CA224A">
      <w:pPr>
        <w:pStyle w:val="ListParagraph"/>
      </w:pPr>
      <w:r w:rsidRPr="007D22D1">
        <w:t xml:space="preserve">Pipe welding, inspection and testing is according to ASME B31.3 or equivalent European standard recognized by </w:t>
      </w:r>
      <w:r>
        <w:t>DNV</w:t>
      </w:r>
      <w:r w:rsidRPr="007D22D1">
        <w:t xml:space="preserve"> </w:t>
      </w:r>
      <w:r>
        <w:t>and</w:t>
      </w:r>
      <w:r w:rsidRPr="007D22D1">
        <w:t xml:space="preserve"> ABS.</w:t>
      </w:r>
    </w:p>
    <w:p w14:paraId="579E3AA2" w14:textId="6D892811" w:rsidR="008F19D9" w:rsidRPr="007D22D1" w:rsidRDefault="008F19D9" w:rsidP="00CA224A">
      <w:pPr>
        <w:pStyle w:val="ListParagraph"/>
      </w:pPr>
      <w:r>
        <w:t xml:space="preserve">Pressure vessel welding inspection and testing is according to ASME </w:t>
      </w:r>
      <w:proofErr w:type="gramStart"/>
      <w:r>
        <w:t>VIII</w:t>
      </w:r>
      <w:proofErr w:type="gramEnd"/>
      <w:r>
        <w:t xml:space="preserve"> or equivalent European standard recognized by DNV and ABS </w:t>
      </w:r>
    </w:p>
    <w:p w14:paraId="6C3C4FD6" w14:textId="77777777" w:rsidR="008F19D9" w:rsidRPr="007D22D1" w:rsidRDefault="008F19D9" w:rsidP="00CA224A">
      <w:pPr>
        <w:pStyle w:val="Heading1"/>
        <w:numPr>
          <w:ilvl w:val="0"/>
          <w:numId w:val="8"/>
        </w:numPr>
      </w:pPr>
      <w:bookmarkStart w:id="247" w:name="_Toc353893864"/>
      <w:bookmarkStart w:id="248" w:name="_Toc355276564"/>
      <w:bookmarkStart w:id="249" w:name="_Toc471369200"/>
      <w:bookmarkStart w:id="250" w:name="_Toc471370469"/>
      <w:bookmarkStart w:id="251" w:name="_Toc471816739"/>
      <w:bookmarkStart w:id="252" w:name="_Toc482712752"/>
      <w:bookmarkStart w:id="253" w:name="_Ref184382945"/>
      <w:bookmarkStart w:id="254" w:name="_Ref184382949"/>
      <w:bookmarkStart w:id="255" w:name="_Toc184201392"/>
      <w:bookmarkStart w:id="256" w:name="_Toc187836793"/>
      <w:r w:rsidRPr="007D22D1">
        <w:t>Piping</w:t>
      </w:r>
      <w:bookmarkEnd w:id="247"/>
      <w:bookmarkEnd w:id="248"/>
      <w:bookmarkEnd w:id="249"/>
      <w:bookmarkEnd w:id="250"/>
      <w:bookmarkEnd w:id="251"/>
      <w:bookmarkEnd w:id="252"/>
      <w:bookmarkEnd w:id="253"/>
      <w:bookmarkEnd w:id="254"/>
      <w:bookmarkEnd w:id="255"/>
      <w:bookmarkEnd w:id="256"/>
    </w:p>
    <w:p w14:paraId="60CFAFAA" w14:textId="77777777" w:rsidR="008F19D9" w:rsidRPr="007D22D1" w:rsidRDefault="008F19D9" w:rsidP="00CA224A">
      <w:pPr>
        <w:pStyle w:val="ListParagraph"/>
      </w:pPr>
      <w:r w:rsidRPr="007D22D1">
        <w:t>Pressure piping within the equipment is designed, built and tested according to ASME B31.3 as the principal piping code.</w:t>
      </w:r>
    </w:p>
    <w:p w14:paraId="1A92EE64" w14:textId="0F7C2F77" w:rsidR="008F19D9" w:rsidRPr="007D22D1" w:rsidRDefault="008F19D9" w:rsidP="00CA224A">
      <w:pPr>
        <w:pStyle w:val="ListParagraph"/>
      </w:pPr>
      <w:r w:rsidRPr="007D22D1">
        <w:t xml:space="preserve">Drilling riser piping is designed, built and tested according to relevant API, DNV and NACE standards listed in table 4-1.   </w:t>
      </w:r>
    </w:p>
    <w:p w14:paraId="11D03FCF" w14:textId="5A55A6D4" w:rsidR="008F19D9" w:rsidRPr="007D22D1" w:rsidRDefault="008F19D9" w:rsidP="00CA224A">
      <w:pPr>
        <w:pStyle w:val="ListParagraph"/>
      </w:pPr>
      <w:r w:rsidRPr="007D22D1">
        <w:t xml:space="preserve">Suction pipes and </w:t>
      </w:r>
      <w:proofErr w:type="gramStart"/>
      <w:r w:rsidRPr="007D22D1">
        <w:t>drain pipes</w:t>
      </w:r>
      <w:proofErr w:type="gramEnd"/>
      <w:r w:rsidRPr="007D22D1">
        <w:t xml:space="preserve"> are designed and built according to internal </w:t>
      </w:r>
      <w:r w:rsidR="00312C80">
        <w:t>HMH</w:t>
      </w:r>
      <w:r w:rsidRPr="007D22D1">
        <w:t xml:space="preserve"> procedures.</w:t>
      </w:r>
    </w:p>
    <w:p w14:paraId="7D2C94A1" w14:textId="203F15B8" w:rsidR="008F19D9" w:rsidRPr="007D22D1" w:rsidRDefault="008F19D9" w:rsidP="00CA224A">
      <w:pPr>
        <w:pStyle w:val="ListParagraph"/>
      </w:pPr>
      <w:r w:rsidRPr="007D22D1">
        <w:t xml:space="preserve">Small bore tubing for fluid power </w:t>
      </w:r>
      <w:proofErr w:type="gramStart"/>
      <w:r w:rsidRPr="007D22D1">
        <w:t>are</w:t>
      </w:r>
      <w:proofErr w:type="gramEnd"/>
      <w:r w:rsidRPr="007D22D1">
        <w:t xml:space="preserve"> of metric size, detailed in pipe class sheets developed by </w:t>
      </w:r>
      <w:r w:rsidR="00312C80">
        <w:t>HMH</w:t>
      </w:r>
      <w:r w:rsidRPr="007D22D1">
        <w:t>. The pressure capacity is designed according to ASME.</w:t>
      </w:r>
    </w:p>
    <w:p w14:paraId="324ED9AD" w14:textId="77777777" w:rsidR="008F19D9" w:rsidRPr="007D22D1" w:rsidRDefault="008F19D9" w:rsidP="00CA224A">
      <w:pPr>
        <w:pStyle w:val="ListParagraph"/>
      </w:pPr>
      <w:r>
        <w:t>All pressure</w:t>
      </w:r>
      <w:r w:rsidRPr="007D22D1">
        <w:t xml:space="preserve"> piping is pressure tested </w:t>
      </w:r>
      <w:r>
        <w:t>before delivery (not tank return and leak oil piping)</w:t>
      </w:r>
      <w:r w:rsidRPr="007D22D1">
        <w:t xml:space="preserve">. </w:t>
      </w:r>
    </w:p>
    <w:p w14:paraId="16019EFD" w14:textId="77777777" w:rsidR="008F19D9" w:rsidRPr="007D22D1" w:rsidRDefault="008F19D9" w:rsidP="00CA224A">
      <w:pPr>
        <w:pStyle w:val="ListParagraph"/>
      </w:pPr>
      <w:r w:rsidRPr="007D22D1">
        <w:t>The piping within the equipment is an intrinsic part of the product design and spare part hierarchy</w:t>
      </w:r>
      <w:r>
        <w:t>, hence it is not to be customized.</w:t>
      </w:r>
    </w:p>
    <w:p w14:paraId="573CFAEB" w14:textId="5194EF61" w:rsidR="004D01AE" w:rsidRDefault="00312C80" w:rsidP="00CA224A">
      <w:pPr>
        <w:pStyle w:val="ListParagraph"/>
      </w:pPr>
      <w:r>
        <w:t>HMH</w:t>
      </w:r>
      <w:r w:rsidR="008F19D9">
        <w:t xml:space="preserve"> can supply an optional interface kit to</w:t>
      </w:r>
      <w:r w:rsidR="005C629C">
        <w:t xml:space="preserve"> </w:t>
      </w:r>
      <w:r w:rsidR="008F19D9">
        <w:t>the customer’s piping system.</w:t>
      </w:r>
    </w:p>
    <w:p w14:paraId="40C4F79B" w14:textId="5372BA06" w:rsidR="008F19D9" w:rsidRDefault="004D01AE" w:rsidP="004D01AE">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5972ED40" w14:textId="77777777" w:rsidR="008F19D9" w:rsidRPr="007D22D1" w:rsidRDefault="008F19D9" w:rsidP="00CA224A">
      <w:pPr>
        <w:pStyle w:val="Heading1"/>
        <w:numPr>
          <w:ilvl w:val="0"/>
          <w:numId w:val="8"/>
        </w:numPr>
      </w:pPr>
      <w:bookmarkStart w:id="257" w:name="_Toc39139636"/>
      <w:bookmarkStart w:id="258" w:name="_Toc353893865"/>
      <w:bookmarkStart w:id="259" w:name="_Toc355276565"/>
      <w:bookmarkStart w:id="260" w:name="_Toc471369201"/>
      <w:bookmarkStart w:id="261" w:name="_Toc471370470"/>
      <w:bookmarkStart w:id="262" w:name="_Toc471816740"/>
      <w:bookmarkStart w:id="263" w:name="_Toc482712753"/>
      <w:bookmarkStart w:id="264" w:name="_Toc184201393"/>
      <w:bookmarkStart w:id="265" w:name="_Toc187836794"/>
      <w:bookmarkEnd w:id="257"/>
      <w:r w:rsidRPr="007D22D1">
        <w:lastRenderedPageBreak/>
        <w:t>Fluid Power Systems</w:t>
      </w:r>
      <w:bookmarkEnd w:id="258"/>
      <w:bookmarkEnd w:id="259"/>
      <w:bookmarkEnd w:id="260"/>
      <w:bookmarkEnd w:id="261"/>
      <w:bookmarkEnd w:id="262"/>
      <w:bookmarkEnd w:id="263"/>
      <w:bookmarkEnd w:id="264"/>
      <w:bookmarkEnd w:id="265"/>
    </w:p>
    <w:p w14:paraId="29048EF6" w14:textId="77777777" w:rsidR="008F19D9" w:rsidRPr="007D22D1" w:rsidRDefault="008F19D9" w:rsidP="00CA224A">
      <w:pPr>
        <w:pStyle w:val="Heading2"/>
        <w:numPr>
          <w:ilvl w:val="1"/>
          <w:numId w:val="8"/>
        </w:numPr>
        <w:tabs>
          <w:tab w:val="clear" w:pos="567"/>
        </w:tabs>
        <w:ind w:left="624" w:hanging="624"/>
      </w:pPr>
      <w:r w:rsidRPr="007D22D1">
        <w:t xml:space="preserve"> </w:t>
      </w:r>
      <w:bookmarkStart w:id="266" w:name="_Toc471369202"/>
      <w:bookmarkStart w:id="267" w:name="_Toc471370471"/>
      <w:bookmarkStart w:id="268" w:name="_Toc471816741"/>
      <w:bookmarkStart w:id="269" w:name="_Toc482712754"/>
      <w:r w:rsidRPr="007D22D1">
        <w:t>General</w:t>
      </w:r>
      <w:bookmarkEnd w:id="266"/>
      <w:bookmarkEnd w:id="267"/>
      <w:bookmarkEnd w:id="268"/>
      <w:bookmarkEnd w:id="269"/>
    </w:p>
    <w:p w14:paraId="2EED3D9F" w14:textId="77777777" w:rsidR="008F19D9" w:rsidRPr="007D22D1" w:rsidRDefault="008F19D9" w:rsidP="008F19D9">
      <w:r w:rsidRPr="007D22D1">
        <w:t xml:space="preserve">The term </w:t>
      </w:r>
      <w:r w:rsidRPr="007D22D1">
        <w:rPr>
          <w:i/>
          <w:iCs/>
        </w:rPr>
        <w:t>fluid power</w:t>
      </w:r>
      <w:r w:rsidRPr="007D22D1">
        <w:t xml:space="preserve"> comprises both the hydraulic and the pneumatic system. </w:t>
      </w:r>
    </w:p>
    <w:p w14:paraId="5E61D6D3" w14:textId="77777777" w:rsidR="008F19D9" w:rsidRPr="007D22D1" w:rsidRDefault="008F19D9" w:rsidP="00CA224A">
      <w:r w:rsidRPr="007D22D1">
        <w:t xml:space="preserve">The </w:t>
      </w:r>
      <w:r w:rsidRPr="00A63C64">
        <w:t xml:space="preserve">fluid power symbols and </w:t>
      </w:r>
      <w:r w:rsidRPr="007D22D1">
        <w:t>circuit diagrams are based on ISO 1219, part 1 and 2.</w:t>
      </w:r>
    </w:p>
    <w:p w14:paraId="15CEFB76" w14:textId="77777777" w:rsidR="008F19D9" w:rsidRPr="007D22D1" w:rsidRDefault="008F19D9" w:rsidP="00CA224A">
      <w:bookmarkStart w:id="270" w:name="_Toc353893867"/>
      <w:bookmarkStart w:id="271" w:name="_Toc355276567"/>
      <w:r w:rsidRPr="007D22D1">
        <w:t>The fluid power interfaces towards the customer will be specified in the product specifications.</w:t>
      </w:r>
    </w:p>
    <w:p w14:paraId="4091AD37" w14:textId="21BE900F" w:rsidR="008F19D9" w:rsidRPr="007D22D1" w:rsidRDefault="00920F40" w:rsidP="00CA224A">
      <w:pPr>
        <w:pStyle w:val="Heading2"/>
        <w:numPr>
          <w:ilvl w:val="1"/>
          <w:numId w:val="8"/>
        </w:numPr>
        <w:tabs>
          <w:tab w:val="clear" w:pos="567"/>
        </w:tabs>
        <w:ind w:left="624" w:hanging="624"/>
      </w:pPr>
      <w:bookmarkStart w:id="272" w:name="_Toc471369204"/>
      <w:bookmarkStart w:id="273" w:name="_Toc471370473"/>
      <w:bookmarkStart w:id="274" w:name="_Toc471816743"/>
      <w:bookmarkStart w:id="275" w:name="_Toc482712756"/>
      <w:r w:rsidRPr="007D22D1">
        <w:t xml:space="preserve">Interface </w:t>
      </w:r>
      <w:r w:rsidR="008F19D9" w:rsidRPr="007D22D1">
        <w:t>Performance Data</w:t>
      </w:r>
      <w:bookmarkEnd w:id="272"/>
      <w:bookmarkEnd w:id="273"/>
      <w:bookmarkEnd w:id="274"/>
      <w:bookmarkEnd w:id="275"/>
    </w:p>
    <w:bookmarkEnd w:id="270"/>
    <w:bookmarkEnd w:id="271"/>
    <w:p w14:paraId="2FAEFE88" w14:textId="77777777" w:rsidR="008F19D9" w:rsidRPr="007D22D1" w:rsidRDefault="008F19D9" w:rsidP="008F19D9">
      <w:pPr>
        <w:rPr>
          <w:szCs w:val="22"/>
        </w:rPr>
      </w:pPr>
      <w:r w:rsidRPr="007D22D1">
        <w:t>The fluid power interface performance dataset is provided in the product specification.</w:t>
      </w:r>
      <w:r w:rsidRPr="007D22D1">
        <w:br/>
      </w:r>
      <w:r w:rsidRPr="007D22D1">
        <w:rPr>
          <w:szCs w:val="22"/>
        </w:rPr>
        <w:t>Typical examples are shown in the tables below.</w:t>
      </w:r>
      <w:r w:rsidRPr="00D403E6">
        <w:rPr>
          <w:noProof/>
        </w:rPr>
        <w:t xml:space="preserve"> </w:t>
      </w:r>
    </w:p>
    <w:p w14:paraId="08FE5DC0" w14:textId="77777777" w:rsidR="008F19D9" w:rsidRPr="007D22D1"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22"/>
        </w:rPr>
      </w:pPr>
    </w:p>
    <w:p w14:paraId="61455CAB" w14:textId="461C527D" w:rsidR="008F19D9" w:rsidRPr="004D01AE" w:rsidRDefault="008F19D9" w:rsidP="004D01AE">
      <w:pPr>
        <w:pStyle w:val="Caption"/>
        <w:keepNext/>
        <w:rPr>
          <w:lang w:val="en-US"/>
        </w:rPr>
      </w:pPr>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14</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r w:rsidRPr="007D22D1">
        <w:rPr>
          <w:lang w:val="en-US"/>
        </w:rPr>
        <w:t xml:space="preserve"> - Typical utility and interface requirement for hydraulic power supplied by the customer</w:t>
      </w:r>
    </w:p>
    <w:tbl>
      <w:tblPr>
        <w:tblStyle w:val="LightList-Accent1"/>
        <w:tblW w:w="9752" w:type="dxa"/>
        <w:tblBorders>
          <w:insideH w:val="single" w:sz="8" w:space="0" w:color="0092BC" w:themeColor="accent1"/>
        </w:tblBorders>
        <w:tblLayout w:type="fixed"/>
        <w:tblLook w:val="04A0" w:firstRow="1" w:lastRow="0" w:firstColumn="1" w:lastColumn="0" w:noHBand="0" w:noVBand="1"/>
      </w:tblPr>
      <w:tblGrid>
        <w:gridCol w:w="5216"/>
        <w:gridCol w:w="4536"/>
      </w:tblGrid>
      <w:tr w:rsidR="008F19D9" w:rsidRPr="007D22D1" w14:paraId="72CF598F" w14:textId="77777777" w:rsidTr="00EA7C6C">
        <w:trPr>
          <w:cnfStyle w:val="100000000000" w:firstRow="1" w:lastRow="0" w:firstColumn="0" w:lastColumn="0" w:oddVBand="0" w:evenVBand="0" w:oddHBand="0" w:evenHBand="0" w:firstRowFirstColumn="0" w:firstRowLastColumn="0" w:lastRowFirstColumn="0" w:lastRowLastColumn="0"/>
          <w:trHeight w:val="227"/>
          <w:tblHeader/>
        </w:trPr>
        <w:tc>
          <w:tcPr>
            <w:cnfStyle w:val="001000000000" w:firstRow="0" w:lastRow="0" w:firstColumn="1" w:lastColumn="0" w:oddVBand="0" w:evenVBand="0" w:oddHBand="0" w:evenHBand="0" w:firstRowFirstColumn="0" w:firstRowLastColumn="0" w:lastRowFirstColumn="0" w:lastRowLastColumn="0"/>
            <w:tcW w:w="5216" w:type="dxa"/>
          </w:tcPr>
          <w:p w14:paraId="3D00F34C" w14:textId="77777777" w:rsidR="008F19D9" w:rsidRPr="007D22D1" w:rsidRDefault="008F19D9" w:rsidP="00EA7C6C">
            <w:pPr>
              <w:rPr>
                <w:sz w:val="20"/>
              </w:rPr>
            </w:pPr>
            <w:r w:rsidRPr="007D22D1">
              <w:rPr>
                <w:sz w:val="20"/>
              </w:rPr>
              <w:t>Description</w:t>
            </w:r>
          </w:p>
        </w:tc>
        <w:tc>
          <w:tcPr>
            <w:tcW w:w="4536" w:type="dxa"/>
          </w:tcPr>
          <w:p w14:paraId="68828904"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sz w:val="20"/>
              </w:rPr>
            </w:pPr>
            <w:r w:rsidRPr="007D22D1">
              <w:rPr>
                <w:sz w:val="20"/>
              </w:rPr>
              <w:t>Technical data</w:t>
            </w:r>
          </w:p>
        </w:tc>
      </w:tr>
      <w:tr w:rsidR="008F19D9" w:rsidRPr="007D22D1" w14:paraId="1A65C6D6"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17ABAD80" w14:textId="77777777" w:rsidR="008F19D9" w:rsidRPr="007D22D1" w:rsidRDefault="008F19D9" w:rsidP="00EA7C6C">
            <w:pPr>
              <w:rPr>
                <w:sz w:val="20"/>
              </w:rPr>
            </w:pPr>
            <w:r>
              <w:rPr>
                <w:sz w:val="20"/>
              </w:rPr>
              <w:t>Power pack type</w:t>
            </w:r>
          </w:p>
        </w:tc>
        <w:tc>
          <w:tcPr>
            <w:tcW w:w="4536" w:type="dxa"/>
          </w:tcPr>
          <w:p w14:paraId="302BC65E"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Pr>
                <w:sz w:val="20"/>
              </w:rPr>
              <w:t>Constant Pressure supply</w:t>
            </w:r>
          </w:p>
        </w:tc>
      </w:tr>
      <w:tr w:rsidR="008F19D9" w:rsidRPr="007D22D1" w14:paraId="58378223"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4D89CC8B" w14:textId="77777777" w:rsidR="008F19D9" w:rsidRPr="007D22D1" w:rsidRDefault="008F19D9" w:rsidP="00EA7C6C">
            <w:pPr>
              <w:rPr>
                <w:sz w:val="20"/>
              </w:rPr>
            </w:pPr>
            <w:r w:rsidRPr="007D22D1">
              <w:rPr>
                <w:sz w:val="20"/>
              </w:rPr>
              <w:t>Fluid type compatibility</w:t>
            </w:r>
          </w:p>
        </w:tc>
        <w:tc>
          <w:tcPr>
            <w:tcW w:w="4536" w:type="dxa"/>
          </w:tcPr>
          <w:p w14:paraId="3A78D14E" w14:textId="77777777" w:rsidR="008F19D9" w:rsidRDefault="008F19D9" w:rsidP="00EA7C6C">
            <w:pPr>
              <w:spacing w:line="276" w:lineRule="auto"/>
              <w:cnfStyle w:val="000000000000" w:firstRow="0" w:lastRow="0" w:firstColumn="0" w:lastColumn="0" w:oddVBand="0" w:evenVBand="0" w:oddHBand="0" w:evenHBand="0" w:firstRowFirstColumn="0" w:firstRowLastColumn="0" w:lastRowFirstColumn="0" w:lastRowLastColumn="0"/>
              <w:rPr>
                <w:sz w:val="20"/>
                <w:lang w:val="en-GB"/>
              </w:rPr>
            </w:pPr>
            <w:r>
              <w:rPr>
                <w:sz w:val="20"/>
                <w:lang w:val="en-GB"/>
              </w:rPr>
              <w:t xml:space="preserve">Hydraulic mineral oil ISO 6743-4/ISO-L-HM */** </w:t>
            </w:r>
          </w:p>
          <w:p w14:paraId="48026AE3" w14:textId="77777777" w:rsidR="008F19D9" w:rsidRDefault="008F19D9" w:rsidP="00EA7C6C">
            <w:pPr>
              <w:spacing w:line="276" w:lineRule="auto"/>
              <w:cnfStyle w:val="000000000000" w:firstRow="0" w:lastRow="0" w:firstColumn="0" w:lastColumn="0" w:oddVBand="0" w:evenVBand="0" w:oddHBand="0" w:evenHBand="0" w:firstRowFirstColumn="0" w:firstRowLastColumn="0" w:lastRowFirstColumn="0" w:lastRowLastColumn="0"/>
              <w:rPr>
                <w:sz w:val="20"/>
                <w:lang w:val="en-GB"/>
              </w:rPr>
            </w:pPr>
            <w:r>
              <w:rPr>
                <w:sz w:val="20"/>
                <w:lang w:val="en-GB"/>
              </w:rPr>
              <w:t>*ISO-L-HM is the minimum required additive</w:t>
            </w:r>
            <w:r>
              <w:rPr>
                <w:color w:val="000000"/>
                <w:sz w:val="20"/>
                <w:lang w:val="en-GB"/>
              </w:rPr>
              <w:t xml:space="preserve"> </w:t>
            </w:r>
            <w:r>
              <w:rPr>
                <w:sz w:val="20"/>
                <w:lang w:val="en-GB"/>
              </w:rPr>
              <w:t>class.  ISO-L-HV: recommended for a wider operational temperature range of the equipment.</w:t>
            </w:r>
          </w:p>
          <w:p w14:paraId="1FCB603B" w14:textId="4DA4F4B8"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Pr>
                <w:color w:val="000000"/>
                <w:sz w:val="20"/>
                <w:lang w:val="en-GB"/>
              </w:rPr>
              <w:t xml:space="preserve">** Environmentally acceptable fluid compatibility – consult </w:t>
            </w:r>
            <w:r w:rsidR="00312C80">
              <w:rPr>
                <w:color w:val="000000"/>
                <w:sz w:val="20"/>
                <w:lang w:val="en-GB"/>
              </w:rPr>
              <w:t>HMH</w:t>
            </w:r>
            <w:r>
              <w:rPr>
                <w:color w:val="000000"/>
                <w:sz w:val="20"/>
                <w:lang w:val="en-GB"/>
              </w:rPr>
              <w:t>.</w:t>
            </w:r>
          </w:p>
        </w:tc>
      </w:tr>
      <w:tr w:rsidR="008F19D9" w:rsidRPr="007D22D1" w14:paraId="633C7902"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64885639" w14:textId="77777777" w:rsidR="008F19D9" w:rsidRPr="007D22D1" w:rsidRDefault="008F19D9" w:rsidP="00EA7C6C">
            <w:pPr>
              <w:rPr>
                <w:sz w:val="20"/>
              </w:rPr>
            </w:pPr>
            <w:r w:rsidRPr="007D22D1">
              <w:rPr>
                <w:sz w:val="20"/>
              </w:rPr>
              <w:t>Minimum fluid start up temperature</w:t>
            </w:r>
          </w:p>
        </w:tc>
        <w:tc>
          <w:tcPr>
            <w:tcW w:w="4536" w:type="dxa"/>
          </w:tcPr>
          <w:p w14:paraId="5D60BCEB"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-20 °C </w:t>
            </w:r>
          </w:p>
        </w:tc>
      </w:tr>
      <w:tr w:rsidR="008F19D9" w:rsidRPr="007D22D1" w14:paraId="124778E2"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21FB2250" w14:textId="77777777" w:rsidR="008F19D9" w:rsidRPr="007D22D1" w:rsidRDefault="008F19D9" w:rsidP="00EA7C6C">
            <w:pPr>
              <w:rPr>
                <w:sz w:val="20"/>
              </w:rPr>
            </w:pPr>
            <w:r w:rsidRPr="007D22D1">
              <w:rPr>
                <w:sz w:val="20"/>
              </w:rPr>
              <w:t>Maximum fluid temperature</w:t>
            </w:r>
          </w:p>
        </w:tc>
        <w:tc>
          <w:tcPr>
            <w:tcW w:w="4536" w:type="dxa"/>
          </w:tcPr>
          <w:p w14:paraId="3A600FB5"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60 °C </w:t>
            </w:r>
            <w:r>
              <w:rPr>
                <w:sz w:val="20"/>
              </w:rPr>
              <w:t>(</w:t>
            </w:r>
            <w:r w:rsidRPr="007D22D1">
              <w:rPr>
                <w:sz w:val="20"/>
              </w:rPr>
              <w:t>140 °F</w:t>
            </w:r>
            <w:r>
              <w:rPr>
                <w:sz w:val="20"/>
              </w:rPr>
              <w:t>)</w:t>
            </w:r>
          </w:p>
        </w:tc>
      </w:tr>
      <w:tr w:rsidR="008F19D9" w:rsidRPr="007D22D1" w14:paraId="3C947BD3"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5AF53FAE" w14:textId="77777777" w:rsidR="008F19D9" w:rsidRPr="007D22D1" w:rsidRDefault="008F19D9" w:rsidP="00EA7C6C">
            <w:pPr>
              <w:rPr>
                <w:sz w:val="20"/>
              </w:rPr>
            </w:pPr>
            <w:r w:rsidRPr="007D22D1">
              <w:rPr>
                <w:sz w:val="20"/>
              </w:rPr>
              <w:t>Optimum operational viscosity range</w:t>
            </w:r>
          </w:p>
        </w:tc>
        <w:tc>
          <w:tcPr>
            <w:tcW w:w="4536" w:type="dxa"/>
          </w:tcPr>
          <w:p w14:paraId="0D98DE4A" w14:textId="33F55AE9"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16-</w:t>
            </w:r>
            <w:r w:rsidR="00A66B56">
              <w:rPr>
                <w:sz w:val="20"/>
              </w:rPr>
              <w:t>150</w:t>
            </w:r>
            <w:r w:rsidR="00A66B56" w:rsidRPr="007D22D1">
              <w:rPr>
                <w:sz w:val="20"/>
              </w:rPr>
              <w:t xml:space="preserve"> </w:t>
            </w:r>
            <w:proofErr w:type="spellStart"/>
            <w:r w:rsidRPr="007D22D1">
              <w:rPr>
                <w:sz w:val="20"/>
              </w:rPr>
              <w:t>cSt</w:t>
            </w:r>
            <w:proofErr w:type="spellEnd"/>
          </w:p>
        </w:tc>
      </w:tr>
      <w:tr w:rsidR="008F19D9" w:rsidRPr="007D22D1" w14:paraId="614B3C6B"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275F174F" w14:textId="77777777" w:rsidR="008F19D9" w:rsidRPr="007D22D1" w:rsidRDefault="008F19D9" w:rsidP="00EA7C6C">
            <w:pPr>
              <w:rPr>
                <w:sz w:val="20"/>
              </w:rPr>
            </w:pPr>
            <w:r w:rsidRPr="007D22D1">
              <w:rPr>
                <w:sz w:val="20"/>
              </w:rPr>
              <w:t>Minimum operational viscosity</w:t>
            </w:r>
          </w:p>
        </w:tc>
        <w:tc>
          <w:tcPr>
            <w:tcW w:w="4536" w:type="dxa"/>
          </w:tcPr>
          <w:p w14:paraId="060DFA62"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 xml:space="preserve">12 </w:t>
            </w:r>
            <w:proofErr w:type="spellStart"/>
            <w:r w:rsidRPr="007D22D1">
              <w:rPr>
                <w:sz w:val="20"/>
              </w:rPr>
              <w:t>cSt</w:t>
            </w:r>
            <w:proofErr w:type="spellEnd"/>
            <w:r w:rsidRPr="007D22D1">
              <w:rPr>
                <w:sz w:val="20"/>
              </w:rPr>
              <w:t xml:space="preserve"> </w:t>
            </w:r>
            <w:r w:rsidRPr="007D22D1">
              <w:rPr>
                <w:iCs/>
                <w:sz w:val="20"/>
              </w:rPr>
              <w:t>(short term)</w:t>
            </w:r>
          </w:p>
        </w:tc>
      </w:tr>
      <w:tr w:rsidR="008F19D9" w:rsidRPr="007D22D1" w14:paraId="70CF98DC"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1E59C544" w14:textId="77777777" w:rsidR="008F19D9" w:rsidRPr="007D22D1" w:rsidRDefault="008F19D9" w:rsidP="00EA7C6C">
            <w:pPr>
              <w:rPr>
                <w:sz w:val="20"/>
              </w:rPr>
            </w:pPr>
            <w:r w:rsidRPr="007D22D1">
              <w:rPr>
                <w:sz w:val="20"/>
              </w:rPr>
              <w:t>Maximum operational viscosity</w:t>
            </w:r>
          </w:p>
        </w:tc>
        <w:tc>
          <w:tcPr>
            <w:tcW w:w="4536" w:type="dxa"/>
          </w:tcPr>
          <w:p w14:paraId="74F186DC"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400 </w:t>
            </w:r>
            <w:proofErr w:type="spellStart"/>
            <w:r w:rsidRPr="007D22D1">
              <w:rPr>
                <w:sz w:val="20"/>
              </w:rPr>
              <w:t>cSt</w:t>
            </w:r>
            <w:proofErr w:type="spellEnd"/>
            <w:r w:rsidRPr="007D22D1">
              <w:rPr>
                <w:sz w:val="20"/>
              </w:rPr>
              <w:t xml:space="preserve"> </w:t>
            </w:r>
            <w:r w:rsidRPr="007D22D1">
              <w:rPr>
                <w:iCs/>
                <w:sz w:val="20"/>
              </w:rPr>
              <w:t>(short term)</w:t>
            </w:r>
          </w:p>
        </w:tc>
      </w:tr>
      <w:tr w:rsidR="008F19D9" w:rsidRPr="007D22D1" w14:paraId="4530B9FD"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67282256" w14:textId="77777777" w:rsidR="008F19D9" w:rsidRPr="007D22D1" w:rsidRDefault="008F19D9" w:rsidP="00EA7C6C">
            <w:pPr>
              <w:rPr>
                <w:sz w:val="20"/>
              </w:rPr>
            </w:pPr>
            <w:r w:rsidRPr="007D22D1">
              <w:rPr>
                <w:sz w:val="20"/>
              </w:rPr>
              <w:t>Permissible upper operational contamination limit</w:t>
            </w:r>
          </w:p>
        </w:tc>
        <w:tc>
          <w:tcPr>
            <w:tcW w:w="4536" w:type="dxa"/>
          </w:tcPr>
          <w:p w14:paraId="09BA252C"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According to ISO 4406 code - / 15 / 13</w:t>
            </w:r>
          </w:p>
        </w:tc>
      </w:tr>
      <w:tr w:rsidR="008F19D9" w:rsidRPr="007D22D1" w14:paraId="33C8C337"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795BF0CE" w14:textId="77777777" w:rsidR="008F19D9" w:rsidRPr="007D22D1" w:rsidRDefault="008F19D9" w:rsidP="00EA7C6C">
            <w:pPr>
              <w:rPr>
                <w:sz w:val="20"/>
              </w:rPr>
            </w:pPr>
            <w:r w:rsidRPr="007D22D1">
              <w:rPr>
                <w:sz w:val="20"/>
              </w:rPr>
              <w:t>Permissible upper operational water content</w:t>
            </w:r>
          </w:p>
        </w:tc>
        <w:tc>
          <w:tcPr>
            <w:tcW w:w="4536" w:type="dxa"/>
          </w:tcPr>
          <w:p w14:paraId="5731FD21"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500 ppm</w:t>
            </w:r>
          </w:p>
        </w:tc>
      </w:tr>
      <w:tr w:rsidR="008F19D9" w:rsidRPr="007D22D1" w14:paraId="1A568AAD"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37F5E1DC" w14:textId="77777777" w:rsidR="008F19D9" w:rsidRDefault="008F19D9" w:rsidP="00EA7C6C">
            <w:pPr>
              <w:rPr>
                <w:sz w:val="20"/>
              </w:rPr>
            </w:pPr>
            <w:r>
              <w:rPr>
                <w:sz w:val="20"/>
              </w:rPr>
              <w:t>Maximum consumption flow</w:t>
            </w:r>
          </w:p>
        </w:tc>
        <w:tc>
          <w:tcPr>
            <w:tcW w:w="4536" w:type="dxa"/>
          </w:tcPr>
          <w:p w14:paraId="6EE67655" w14:textId="77777777" w:rsidR="008F19D9" w:rsidRDefault="008F19D9" w:rsidP="00EA7C6C">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180 l/min [47,6 US </w:t>
            </w:r>
            <w:proofErr w:type="spellStart"/>
            <w:r>
              <w:rPr>
                <w:sz w:val="20"/>
              </w:rPr>
              <w:t>gpm</w:t>
            </w:r>
            <w:proofErr w:type="spellEnd"/>
            <w:r>
              <w:rPr>
                <w:sz w:val="20"/>
              </w:rPr>
              <w:t>) @190 bar (57 kW)</w:t>
            </w:r>
          </w:p>
        </w:tc>
      </w:tr>
      <w:tr w:rsidR="008F19D9" w:rsidRPr="007D22D1" w14:paraId="7F0D0E9A"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0512C2A1" w14:textId="77777777" w:rsidR="008F19D9" w:rsidRPr="007D22D1" w:rsidRDefault="008F19D9" w:rsidP="00EA7C6C">
            <w:pPr>
              <w:rPr>
                <w:sz w:val="20"/>
              </w:rPr>
            </w:pPr>
            <w:r>
              <w:rPr>
                <w:sz w:val="20"/>
              </w:rPr>
              <w:t>Maximum working pressure</w:t>
            </w:r>
          </w:p>
        </w:tc>
        <w:tc>
          <w:tcPr>
            <w:tcW w:w="4536" w:type="dxa"/>
          </w:tcPr>
          <w:p w14:paraId="3BC13B4F"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Pr>
                <w:sz w:val="20"/>
              </w:rPr>
              <w:t xml:space="preserve">210 bar (3045 psi)         </w:t>
            </w:r>
          </w:p>
        </w:tc>
      </w:tr>
      <w:tr w:rsidR="008F19D9" w:rsidRPr="007D22D1" w14:paraId="1F71DB79"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32F62009" w14:textId="77777777" w:rsidR="008F19D9" w:rsidRPr="007D22D1" w:rsidRDefault="008F19D9" w:rsidP="00EA7C6C">
            <w:pPr>
              <w:rPr>
                <w:sz w:val="20"/>
              </w:rPr>
            </w:pPr>
            <w:r>
              <w:rPr>
                <w:sz w:val="20"/>
              </w:rPr>
              <w:t>Minimum pressure required at max flow</w:t>
            </w:r>
          </w:p>
        </w:tc>
        <w:tc>
          <w:tcPr>
            <w:tcW w:w="4536" w:type="dxa"/>
          </w:tcPr>
          <w:p w14:paraId="2737B6F0"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Pr>
                <w:sz w:val="20"/>
              </w:rPr>
              <w:t>140 bar (2030 psi)</w:t>
            </w:r>
          </w:p>
        </w:tc>
      </w:tr>
      <w:tr w:rsidR="008F19D9" w:rsidRPr="007D22D1" w14:paraId="701B99D0"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6DFD72F7" w14:textId="77777777" w:rsidR="008F19D9" w:rsidRPr="007D22D1" w:rsidRDefault="008F19D9" w:rsidP="00EA7C6C">
            <w:pPr>
              <w:rPr>
                <w:sz w:val="20"/>
              </w:rPr>
            </w:pPr>
            <w:r>
              <w:rPr>
                <w:sz w:val="20"/>
              </w:rPr>
              <w:t>Minimum pressure required at &lt; 30% of max flow</w:t>
            </w:r>
          </w:p>
        </w:tc>
        <w:tc>
          <w:tcPr>
            <w:tcW w:w="4536" w:type="dxa"/>
          </w:tcPr>
          <w:p w14:paraId="2F306EE8"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Pr>
                <w:sz w:val="20"/>
              </w:rPr>
              <w:t>190 bar (2755 psi)</w:t>
            </w:r>
          </w:p>
        </w:tc>
      </w:tr>
      <w:tr w:rsidR="00123E98" w:rsidRPr="007D22D1" w14:paraId="7457B03B"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0A091B3E" w14:textId="7E3C6D27" w:rsidR="00123E98" w:rsidRDefault="00123E98" w:rsidP="00123E98">
            <w:pPr>
              <w:rPr>
                <w:sz w:val="20"/>
              </w:rPr>
            </w:pPr>
            <w:r>
              <w:rPr>
                <w:sz w:val="20"/>
              </w:rPr>
              <w:t>Maximum tank return flow</w:t>
            </w:r>
          </w:p>
        </w:tc>
        <w:tc>
          <w:tcPr>
            <w:tcW w:w="4536" w:type="dxa"/>
          </w:tcPr>
          <w:p w14:paraId="1A66C9C8" w14:textId="5621DE3C" w:rsidR="00123E98" w:rsidRDefault="00BF429D" w:rsidP="00123E98">
            <w:pPr>
              <w:cnfStyle w:val="000000000000" w:firstRow="0" w:lastRow="0" w:firstColumn="0" w:lastColumn="0" w:oddVBand="0" w:evenVBand="0" w:oddHBand="0" w:evenHBand="0" w:firstRowFirstColumn="0" w:firstRowLastColumn="0" w:lastRowFirstColumn="0" w:lastRowLastColumn="0"/>
              <w:rPr>
                <w:sz w:val="20"/>
              </w:rPr>
            </w:pPr>
            <w:r>
              <w:rPr>
                <w:sz w:val="20"/>
              </w:rPr>
              <w:t>240</w:t>
            </w:r>
            <w:r w:rsidR="00123E98">
              <w:rPr>
                <w:sz w:val="20"/>
              </w:rPr>
              <w:t xml:space="preserve"> l/min [</w:t>
            </w:r>
            <w:r w:rsidR="004E47AC">
              <w:rPr>
                <w:sz w:val="20"/>
              </w:rPr>
              <w:t>63,4</w:t>
            </w:r>
            <w:r w:rsidR="00123E98">
              <w:rPr>
                <w:sz w:val="20"/>
              </w:rPr>
              <w:t xml:space="preserve"> US </w:t>
            </w:r>
            <w:proofErr w:type="spellStart"/>
            <w:r w:rsidR="00123E98">
              <w:rPr>
                <w:sz w:val="20"/>
              </w:rPr>
              <w:t>gpm</w:t>
            </w:r>
            <w:proofErr w:type="spellEnd"/>
            <w:r w:rsidR="00123E98">
              <w:rPr>
                <w:sz w:val="20"/>
              </w:rPr>
              <w:t>)</w:t>
            </w:r>
          </w:p>
        </w:tc>
      </w:tr>
      <w:tr w:rsidR="00123E98" w:rsidRPr="007D22D1" w14:paraId="16A9E76F"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6DE8B11A" w14:textId="49DCDC09" w:rsidR="00123E98" w:rsidRPr="007D22D1" w:rsidRDefault="00123E98" w:rsidP="00123E98">
            <w:pPr>
              <w:rPr>
                <w:sz w:val="20"/>
              </w:rPr>
            </w:pPr>
            <w:r>
              <w:rPr>
                <w:sz w:val="20"/>
              </w:rPr>
              <w:t xml:space="preserve">Max permissible </w:t>
            </w:r>
            <w:r w:rsidRPr="00FB2707">
              <w:rPr>
                <w:sz w:val="20"/>
              </w:rPr>
              <w:t xml:space="preserve">pressure at hook up interface, tank </w:t>
            </w:r>
            <w:proofErr w:type="spellStart"/>
            <w:r w:rsidRPr="00FB2707">
              <w:rPr>
                <w:sz w:val="20"/>
              </w:rPr>
              <w:t>return</w:t>
            </w:r>
            <w:r w:rsidR="00BF429D">
              <w:rPr>
                <w:sz w:val="20"/>
              </w:rPr>
              <w:t>@max</w:t>
            </w:r>
            <w:proofErr w:type="spellEnd"/>
            <w:r w:rsidR="00BF429D">
              <w:rPr>
                <w:sz w:val="20"/>
              </w:rPr>
              <w:t xml:space="preserve"> tank </w:t>
            </w:r>
            <w:r w:rsidR="00B416E2">
              <w:rPr>
                <w:sz w:val="20"/>
              </w:rPr>
              <w:t>return flow</w:t>
            </w:r>
            <w:r w:rsidRPr="00FB2707">
              <w:rPr>
                <w:sz w:val="20"/>
              </w:rPr>
              <w:t xml:space="preserve"> </w:t>
            </w:r>
          </w:p>
        </w:tc>
        <w:tc>
          <w:tcPr>
            <w:tcW w:w="4536" w:type="dxa"/>
          </w:tcPr>
          <w:p w14:paraId="12DF2C0F" w14:textId="77777777" w:rsidR="00123E98" w:rsidRPr="007D22D1" w:rsidRDefault="00123E98" w:rsidP="00123E98">
            <w:pPr>
              <w:cnfStyle w:val="000000100000" w:firstRow="0" w:lastRow="0" w:firstColumn="0" w:lastColumn="0" w:oddVBand="0" w:evenVBand="0" w:oddHBand="1" w:evenHBand="0" w:firstRowFirstColumn="0" w:firstRowLastColumn="0" w:lastRowFirstColumn="0" w:lastRowLastColumn="0"/>
              <w:rPr>
                <w:sz w:val="20"/>
              </w:rPr>
            </w:pPr>
            <w:r>
              <w:rPr>
                <w:sz w:val="20"/>
              </w:rPr>
              <w:t>5 bar (72 psi)</w:t>
            </w:r>
          </w:p>
        </w:tc>
      </w:tr>
      <w:tr w:rsidR="00123E98" w:rsidRPr="007D22D1" w14:paraId="0255AEE0" w14:textId="77777777" w:rsidTr="00EA7C6C">
        <w:trPr>
          <w:trHeight w:val="227"/>
        </w:trPr>
        <w:tc>
          <w:tcPr>
            <w:cnfStyle w:val="001000000000" w:firstRow="0" w:lastRow="0" w:firstColumn="1" w:lastColumn="0" w:oddVBand="0" w:evenVBand="0" w:oddHBand="0" w:evenHBand="0" w:firstRowFirstColumn="0" w:firstRowLastColumn="0" w:lastRowFirstColumn="0" w:lastRowLastColumn="0"/>
            <w:tcW w:w="5216" w:type="dxa"/>
          </w:tcPr>
          <w:p w14:paraId="10FEDAB4" w14:textId="3A921300" w:rsidR="00123E98" w:rsidRDefault="00123E98" w:rsidP="00123E98">
            <w:pPr>
              <w:rPr>
                <w:sz w:val="20"/>
              </w:rPr>
            </w:pPr>
            <w:r>
              <w:rPr>
                <w:sz w:val="20"/>
              </w:rPr>
              <w:t>Maximum consumption flow</w:t>
            </w:r>
          </w:p>
        </w:tc>
        <w:tc>
          <w:tcPr>
            <w:tcW w:w="4536" w:type="dxa"/>
          </w:tcPr>
          <w:p w14:paraId="1C18E6A9" w14:textId="176C09E5" w:rsidR="00123E98" w:rsidRDefault="00BF429D" w:rsidP="00123E98">
            <w:pPr>
              <w:cnfStyle w:val="000000000000" w:firstRow="0" w:lastRow="0" w:firstColumn="0" w:lastColumn="0" w:oddVBand="0" w:evenVBand="0" w:oddHBand="0" w:evenHBand="0" w:firstRowFirstColumn="0" w:firstRowLastColumn="0" w:lastRowFirstColumn="0" w:lastRowLastColumn="0"/>
              <w:rPr>
                <w:sz w:val="20"/>
              </w:rPr>
            </w:pPr>
            <w:r>
              <w:rPr>
                <w:sz w:val="20"/>
              </w:rPr>
              <w:t>10</w:t>
            </w:r>
            <w:r w:rsidR="00123E98">
              <w:rPr>
                <w:sz w:val="20"/>
              </w:rPr>
              <w:t xml:space="preserve"> l/min [</w:t>
            </w:r>
            <w:r w:rsidR="00842F05">
              <w:rPr>
                <w:sz w:val="20"/>
              </w:rPr>
              <w:t>2,6</w:t>
            </w:r>
            <w:r w:rsidR="00123E98">
              <w:rPr>
                <w:sz w:val="20"/>
              </w:rPr>
              <w:t xml:space="preserve"> US </w:t>
            </w:r>
            <w:proofErr w:type="spellStart"/>
            <w:r w:rsidR="00123E98">
              <w:rPr>
                <w:sz w:val="20"/>
              </w:rPr>
              <w:t>gpm</w:t>
            </w:r>
            <w:proofErr w:type="spellEnd"/>
            <w:r w:rsidR="00123E98">
              <w:rPr>
                <w:sz w:val="20"/>
              </w:rPr>
              <w:t>)</w:t>
            </w:r>
          </w:p>
        </w:tc>
      </w:tr>
      <w:tr w:rsidR="00123E98" w:rsidRPr="007D22D1" w14:paraId="49AFB9F4" w14:textId="77777777" w:rsidTr="00EA7C6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5216" w:type="dxa"/>
          </w:tcPr>
          <w:p w14:paraId="0F2058B5" w14:textId="59444416" w:rsidR="00123E98" w:rsidRPr="007D22D1" w:rsidRDefault="00123E98" w:rsidP="00123E98">
            <w:pPr>
              <w:rPr>
                <w:sz w:val="20"/>
              </w:rPr>
            </w:pPr>
            <w:r w:rsidRPr="00FB2707">
              <w:rPr>
                <w:sz w:val="20"/>
              </w:rPr>
              <w:t>Max permissible at hook up interface connection, leak oil</w:t>
            </w:r>
            <w:r w:rsidR="005C629C">
              <w:rPr>
                <w:sz w:val="20"/>
              </w:rPr>
              <w:t xml:space="preserve"> </w:t>
            </w:r>
            <w:r w:rsidR="00B416E2">
              <w:rPr>
                <w:sz w:val="20"/>
              </w:rPr>
              <w:t>@max leak oil flow</w:t>
            </w:r>
          </w:p>
        </w:tc>
        <w:tc>
          <w:tcPr>
            <w:tcW w:w="4536" w:type="dxa"/>
          </w:tcPr>
          <w:p w14:paraId="66F7C0E3" w14:textId="77777777" w:rsidR="00123E98" w:rsidRPr="007D22D1" w:rsidRDefault="00123E98" w:rsidP="00123E98">
            <w:pPr>
              <w:cnfStyle w:val="000000100000" w:firstRow="0" w:lastRow="0" w:firstColumn="0" w:lastColumn="0" w:oddVBand="0" w:evenVBand="0" w:oddHBand="1" w:evenHBand="0" w:firstRowFirstColumn="0" w:firstRowLastColumn="0" w:lastRowFirstColumn="0" w:lastRowLastColumn="0"/>
              <w:rPr>
                <w:sz w:val="20"/>
              </w:rPr>
            </w:pPr>
            <w:r>
              <w:rPr>
                <w:sz w:val="20"/>
              </w:rPr>
              <w:t>2 bar (29 psi)</w:t>
            </w:r>
          </w:p>
        </w:tc>
      </w:tr>
    </w:tbl>
    <w:p w14:paraId="6E480FC5"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bookmarkStart w:id="276" w:name="_Toc353893870"/>
      <w:bookmarkStart w:id="277" w:name="_Toc355276570"/>
      <w:r>
        <w:br w:type="page"/>
      </w:r>
    </w:p>
    <w:p w14:paraId="40021D5A" w14:textId="0409946F" w:rsidR="008F19D9" w:rsidRPr="002219A2" w:rsidRDefault="008F19D9" w:rsidP="002219A2">
      <w:pPr>
        <w:pStyle w:val="Caption"/>
        <w:keepNext/>
        <w:rPr>
          <w:lang w:val="en-US"/>
        </w:rPr>
      </w:pPr>
      <w:r w:rsidRPr="007D22D1">
        <w:rPr>
          <w:lang w:val="en-US"/>
        </w:rPr>
        <w:lastRenderedPageBreak/>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14</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2</w:t>
      </w:r>
      <w:r w:rsidRPr="00452F7C">
        <w:rPr>
          <w:lang w:val="en-US"/>
        </w:rPr>
        <w:fldChar w:fldCharType="end"/>
      </w:r>
      <w:r w:rsidRPr="007D22D1">
        <w:rPr>
          <w:lang w:val="en-US"/>
        </w:rPr>
        <w:t xml:space="preserve"> - Typical utility and interface requirements for pneumatic power supplied by the customer</w:t>
      </w:r>
    </w:p>
    <w:tbl>
      <w:tblPr>
        <w:tblStyle w:val="LightList-Accent1"/>
        <w:tblW w:w="5000" w:type="pct"/>
        <w:tblLook w:val="04A0" w:firstRow="1" w:lastRow="0" w:firstColumn="1" w:lastColumn="0" w:noHBand="0" w:noVBand="1"/>
      </w:tblPr>
      <w:tblGrid>
        <w:gridCol w:w="5190"/>
        <w:gridCol w:w="4429"/>
      </w:tblGrid>
      <w:tr w:rsidR="008F19D9" w:rsidRPr="007D22D1" w14:paraId="7E587B5E" w14:textId="77777777" w:rsidTr="00672458">
        <w:trPr>
          <w:cnfStyle w:val="100000000000" w:firstRow="1" w:lastRow="0" w:firstColumn="0" w:lastColumn="0" w:oddVBand="0" w:evenVBand="0" w:oddHBand="0"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2698" w:type="pct"/>
          </w:tcPr>
          <w:p w14:paraId="2C2CEF59" w14:textId="77777777" w:rsidR="008F19D9" w:rsidRPr="007D22D1" w:rsidRDefault="008F19D9" w:rsidP="00EA7C6C">
            <w:pPr>
              <w:rPr>
                <w:b w:val="0"/>
                <w:bCs w:val="0"/>
                <w:sz w:val="20"/>
              </w:rPr>
            </w:pPr>
            <w:r w:rsidRPr="007D22D1">
              <w:rPr>
                <w:sz w:val="20"/>
              </w:rPr>
              <w:t>Description</w:t>
            </w:r>
          </w:p>
        </w:tc>
        <w:tc>
          <w:tcPr>
            <w:tcW w:w="2302" w:type="pct"/>
          </w:tcPr>
          <w:p w14:paraId="52E6E127" w14:textId="77777777" w:rsidR="008F19D9" w:rsidRPr="007D22D1" w:rsidRDefault="008F19D9" w:rsidP="00EA7C6C">
            <w:pPr>
              <w:cnfStyle w:val="100000000000" w:firstRow="1" w:lastRow="0" w:firstColumn="0" w:lastColumn="0" w:oddVBand="0" w:evenVBand="0" w:oddHBand="0" w:evenHBand="0" w:firstRowFirstColumn="0" w:firstRowLastColumn="0" w:lastRowFirstColumn="0" w:lastRowLastColumn="0"/>
              <w:rPr>
                <w:b w:val="0"/>
                <w:bCs w:val="0"/>
                <w:sz w:val="20"/>
              </w:rPr>
            </w:pPr>
            <w:r w:rsidRPr="007D22D1">
              <w:rPr>
                <w:sz w:val="20"/>
              </w:rPr>
              <w:t>Technical data</w:t>
            </w:r>
          </w:p>
        </w:tc>
      </w:tr>
      <w:tr w:rsidR="008F19D9" w:rsidRPr="007D22D1" w14:paraId="1B7987F8" w14:textId="77777777" w:rsidTr="00672458">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2698" w:type="pct"/>
          </w:tcPr>
          <w:p w14:paraId="2381BC10" w14:textId="77777777" w:rsidR="008F19D9" w:rsidRPr="007D22D1" w:rsidRDefault="008F19D9" w:rsidP="00EA7C6C">
            <w:pPr>
              <w:rPr>
                <w:sz w:val="20"/>
              </w:rPr>
            </w:pPr>
            <w:r w:rsidRPr="007D22D1">
              <w:rPr>
                <w:sz w:val="20"/>
              </w:rPr>
              <w:t>Max pneumatic supply pressure</w:t>
            </w:r>
          </w:p>
        </w:tc>
        <w:tc>
          <w:tcPr>
            <w:tcW w:w="2302" w:type="pct"/>
          </w:tcPr>
          <w:p w14:paraId="43186F7B"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8 bar (116 psi)</w:t>
            </w:r>
          </w:p>
        </w:tc>
      </w:tr>
      <w:tr w:rsidR="008F19D9" w:rsidRPr="007D22D1" w14:paraId="7BB2304B" w14:textId="77777777" w:rsidTr="00672458">
        <w:trPr>
          <w:trHeight w:hRule="exact" w:val="255"/>
        </w:trPr>
        <w:tc>
          <w:tcPr>
            <w:cnfStyle w:val="001000000000" w:firstRow="0" w:lastRow="0" w:firstColumn="1" w:lastColumn="0" w:oddVBand="0" w:evenVBand="0" w:oddHBand="0" w:evenHBand="0" w:firstRowFirstColumn="0" w:firstRowLastColumn="0" w:lastRowFirstColumn="0" w:lastRowLastColumn="0"/>
            <w:tcW w:w="2698" w:type="pct"/>
          </w:tcPr>
          <w:p w14:paraId="2061F71C" w14:textId="77777777" w:rsidR="008F19D9" w:rsidRPr="007D22D1" w:rsidRDefault="008F19D9" w:rsidP="00EA7C6C">
            <w:pPr>
              <w:rPr>
                <w:sz w:val="20"/>
              </w:rPr>
            </w:pPr>
            <w:r w:rsidRPr="007D22D1">
              <w:rPr>
                <w:sz w:val="20"/>
              </w:rPr>
              <w:t>Min pneumatic supply pressure</w:t>
            </w:r>
          </w:p>
        </w:tc>
        <w:tc>
          <w:tcPr>
            <w:tcW w:w="2302" w:type="pct"/>
          </w:tcPr>
          <w:p w14:paraId="6951A19F"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sidRPr="007D22D1">
              <w:rPr>
                <w:sz w:val="20"/>
              </w:rPr>
              <w:t>6 bar (87 psi)</w:t>
            </w:r>
          </w:p>
        </w:tc>
      </w:tr>
      <w:tr w:rsidR="008F19D9" w:rsidRPr="007D22D1" w14:paraId="778F5BF6" w14:textId="77777777" w:rsidTr="00672458">
        <w:trPr>
          <w:cnfStyle w:val="000000100000" w:firstRow="0" w:lastRow="0" w:firstColumn="0" w:lastColumn="0" w:oddVBand="0" w:evenVBand="0" w:oddHBand="1" w:evenHBand="0" w:firstRowFirstColumn="0" w:firstRowLastColumn="0" w:lastRowFirstColumn="0" w:lastRowLastColumn="0"/>
          <w:trHeight w:hRule="exact" w:val="255"/>
        </w:trPr>
        <w:tc>
          <w:tcPr>
            <w:cnfStyle w:val="001000000000" w:firstRow="0" w:lastRow="0" w:firstColumn="1" w:lastColumn="0" w:oddVBand="0" w:evenVBand="0" w:oddHBand="0" w:evenHBand="0" w:firstRowFirstColumn="0" w:firstRowLastColumn="0" w:lastRowFirstColumn="0" w:lastRowLastColumn="0"/>
            <w:tcW w:w="2698" w:type="pct"/>
          </w:tcPr>
          <w:p w14:paraId="307CB01F" w14:textId="77777777" w:rsidR="008F19D9" w:rsidRPr="007D22D1" w:rsidRDefault="008F19D9" w:rsidP="00EA7C6C">
            <w:pPr>
              <w:rPr>
                <w:sz w:val="20"/>
              </w:rPr>
            </w:pPr>
            <w:r w:rsidRPr="007D22D1">
              <w:rPr>
                <w:sz w:val="20"/>
              </w:rPr>
              <w:t>Compressed air purity class</w:t>
            </w:r>
          </w:p>
        </w:tc>
        <w:tc>
          <w:tcPr>
            <w:tcW w:w="2302" w:type="pct"/>
          </w:tcPr>
          <w:p w14:paraId="3A7D64C3" w14:textId="77777777" w:rsidR="008F19D9" w:rsidRPr="007D22D1" w:rsidRDefault="008F19D9" w:rsidP="00EA7C6C">
            <w:pPr>
              <w:cnfStyle w:val="000000100000" w:firstRow="0" w:lastRow="0" w:firstColumn="0" w:lastColumn="0" w:oddVBand="0" w:evenVBand="0" w:oddHBand="1" w:evenHBand="0" w:firstRowFirstColumn="0" w:firstRowLastColumn="0" w:lastRowFirstColumn="0" w:lastRowLastColumn="0"/>
              <w:rPr>
                <w:sz w:val="20"/>
              </w:rPr>
            </w:pPr>
            <w:r w:rsidRPr="007D22D1">
              <w:rPr>
                <w:sz w:val="20"/>
              </w:rPr>
              <w:t xml:space="preserve">ISO 8573-1:2010 </w:t>
            </w:r>
            <w:r>
              <w:rPr>
                <w:sz w:val="20"/>
              </w:rPr>
              <w:t>(</w:t>
            </w:r>
            <w:r w:rsidRPr="007D22D1">
              <w:rPr>
                <w:sz w:val="20"/>
              </w:rPr>
              <w:t>3: 2: 3</w:t>
            </w:r>
            <w:r>
              <w:rPr>
                <w:sz w:val="20"/>
              </w:rPr>
              <w:t>)</w:t>
            </w:r>
          </w:p>
        </w:tc>
      </w:tr>
      <w:tr w:rsidR="008F19D9" w:rsidRPr="007D22D1" w14:paraId="25FE3FE0" w14:textId="77777777" w:rsidTr="00672458">
        <w:trPr>
          <w:trHeight w:hRule="exact" w:val="255"/>
        </w:trPr>
        <w:tc>
          <w:tcPr>
            <w:cnfStyle w:val="001000000000" w:firstRow="0" w:lastRow="0" w:firstColumn="1" w:lastColumn="0" w:oddVBand="0" w:evenVBand="0" w:oddHBand="0" w:evenHBand="0" w:firstRowFirstColumn="0" w:firstRowLastColumn="0" w:lastRowFirstColumn="0" w:lastRowLastColumn="0"/>
            <w:tcW w:w="2698" w:type="pct"/>
          </w:tcPr>
          <w:p w14:paraId="51C7E560" w14:textId="77777777" w:rsidR="008F19D9" w:rsidRPr="007D22D1" w:rsidRDefault="008F19D9" w:rsidP="00EA7C6C">
            <w:pPr>
              <w:rPr>
                <w:sz w:val="20"/>
              </w:rPr>
            </w:pPr>
            <w:r>
              <w:rPr>
                <w:sz w:val="20"/>
              </w:rPr>
              <w:t>Max air consumption</w:t>
            </w:r>
          </w:p>
        </w:tc>
        <w:tc>
          <w:tcPr>
            <w:tcW w:w="2302" w:type="pct"/>
          </w:tcPr>
          <w:p w14:paraId="7CB77B33" w14:textId="77777777" w:rsidR="008F19D9" w:rsidRPr="007D22D1" w:rsidRDefault="008F19D9" w:rsidP="00EA7C6C">
            <w:pPr>
              <w:cnfStyle w:val="000000000000" w:firstRow="0" w:lastRow="0" w:firstColumn="0" w:lastColumn="0" w:oddVBand="0" w:evenVBand="0" w:oddHBand="0" w:evenHBand="0" w:firstRowFirstColumn="0" w:firstRowLastColumn="0" w:lastRowFirstColumn="0" w:lastRowLastColumn="0"/>
              <w:rPr>
                <w:sz w:val="20"/>
              </w:rPr>
            </w:pPr>
            <w:r>
              <w:rPr>
                <w:sz w:val="20"/>
              </w:rPr>
              <w:t xml:space="preserve">7NL/s (15 SCFM) </w:t>
            </w:r>
          </w:p>
        </w:tc>
      </w:tr>
    </w:tbl>
    <w:p w14:paraId="25E54107" w14:textId="77777777" w:rsidR="008F19D9" w:rsidRPr="007D22D1" w:rsidRDefault="008F19D9" w:rsidP="00CA224A">
      <w:pPr>
        <w:pStyle w:val="Heading2"/>
        <w:numPr>
          <w:ilvl w:val="1"/>
          <w:numId w:val="8"/>
        </w:numPr>
        <w:tabs>
          <w:tab w:val="clear" w:pos="567"/>
        </w:tabs>
        <w:ind w:left="624" w:hanging="624"/>
      </w:pPr>
      <w:bookmarkStart w:id="278" w:name="_Toc445468612"/>
      <w:bookmarkStart w:id="279" w:name="_Toc445468840"/>
      <w:bookmarkStart w:id="280" w:name="_Toc445469385"/>
      <w:bookmarkStart w:id="281" w:name="_Toc445469611"/>
      <w:bookmarkStart w:id="282" w:name="_Toc445469913"/>
      <w:bookmarkStart w:id="283" w:name="_Toc353893874"/>
      <w:bookmarkStart w:id="284" w:name="_Toc355276574"/>
      <w:bookmarkStart w:id="285" w:name="_Toc471369205"/>
      <w:bookmarkStart w:id="286" w:name="_Toc471370474"/>
      <w:bookmarkStart w:id="287" w:name="_Toc471816744"/>
      <w:bookmarkStart w:id="288" w:name="_Toc482712757"/>
      <w:bookmarkStart w:id="289" w:name="_Toc341343068"/>
      <w:bookmarkEnd w:id="276"/>
      <w:bookmarkEnd w:id="277"/>
      <w:bookmarkEnd w:id="278"/>
      <w:bookmarkEnd w:id="279"/>
      <w:bookmarkEnd w:id="280"/>
      <w:bookmarkEnd w:id="281"/>
      <w:bookmarkEnd w:id="282"/>
      <w:r w:rsidRPr="007D22D1">
        <w:t>Operational Temperature</w:t>
      </w:r>
      <w:bookmarkEnd w:id="283"/>
      <w:bookmarkEnd w:id="284"/>
      <w:bookmarkEnd w:id="285"/>
      <w:bookmarkEnd w:id="286"/>
      <w:bookmarkEnd w:id="287"/>
      <w:bookmarkEnd w:id="288"/>
    </w:p>
    <w:p w14:paraId="66FC7C69" w14:textId="7B03AA94" w:rsidR="008F19D9" w:rsidRDefault="008F19D9" w:rsidP="008F19D9">
      <w:r w:rsidRPr="007D22D1">
        <w:t xml:space="preserve">Although the equipment is structurally and mechanically designed for operation at low temperatures as stated in chapter </w:t>
      </w:r>
      <w:r w:rsidRPr="00452F7C">
        <w:fldChar w:fldCharType="begin"/>
      </w:r>
      <w:r w:rsidRPr="007D22D1">
        <w:instrText xml:space="preserve"> REF _Ref471301243 \r \h </w:instrText>
      </w:r>
      <w:r w:rsidRPr="00452F7C">
        <w:fldChar w:fldCharType="separate"/>
      </w:r>
      <w:r w:rsidR="00B22F4C">
        <w:t>8</w:t>
      </w:r>
      <w:r w:rsidRPr="00452F7C">
        <w:fldChar w:fldCharType="end"/>
      </w:r>
      <w:r w:rsidRPr="007D22D1">
        <w:t xml:space="preserve">, a </w:t>
      </w:r>
      <w:r w:rsidR="00BE7421">
        <w:t xml:space="preserve">pre-heating </w:t>
      </w:r>
      <w:r w:rsidRPr="007D22D1">
        <w:t xml:space="preserve"> of the fluid</w:t>
      </w:r>
      <w:r w:rsidR="00BE7421">
        <w:t xml:space="preserve"> system (typically done by circulation of the </w:t>
      </w:r>
      <w:r w:rsidR="00F32E64">
        <w:t>fluid and/or operating idle functions)</w:t>
      </w:r>
      <w:r w:rsidRPr="007D22D1">
        <w:t xml:space="preserve"> may be required to ensure optimum viscosity and performance.</w:t>
      </w:r>
    </w:p>
    <w:p w14:paraId="7F3DC44C" w14:textId="77777777" w:rsidR="008F19D9" w:rsidRPr="007D22D1" w:rsidRDefault="008F19D9" w:rsidP="008F19D9">
      <w:r w:rsidRPr="00C341A5">
        <w:t xml:space="preserve">Heating devices or heat tracing may be supplied for some systems as an option </w:t>
      </w:r>
      <w:proofErr w:type="gramStart"/>
      <w:r w:rsidRPr="00C341A5">
        <w:t>in order to</w:t>
      </w:r>
      <w:proofErr w:type="gramEnd"/>
      <w:r w:rsidRPr="00C341A5">
        <w:t xml:space="preserve"> reduce</w:t>
      </w:r>
      <w:r w:rsidRPr="007D22D1">
        <w:t xml:space="preserve"> or eliminate the warm-up time.</w:t>
      </w:r>
    </w:p>
    <w:p w14:paraId="7FA096FC" w14:textId="77777777" w:rsidR="008F19D9" w:rsidRPr="007D22D1" w:rsidRDefault="008F19D9" w:rsidP="00CA224A">
      <w:pPr>
        <w:pStyle w:val="Heading2"/>
        <w:numPr>
          <w:ilvl w:val="1"/>
          <w:numId w:val="8"/>
        </w:numPr>
        <w:tabs>
          <w:tab w:val="clear" w:pos="567"/>
        </w:tabs>
        <w:ind w:left="624" w:hanging="624"/>
      </w:pPr>
      <w:bookmarkStart w:id="290" w:name="_Toc341343057"/>
      <w:bookmarkStart w:id="291" w:name="_Toc353893873"/>
      <w:bookmarkStart w:id="292" w:name="_Toc355276573"/>
      <w:bookmarkStart w:id="293" w:name="_Toc471369206"/>
      <w:bookmarkStart w:id="294" w:name="_Toc471370475"/>
      <w:bookmarkStart w:id="295" w:name="_Toc471816745"/>
      <w:bookmarkStart w:id="296" w:name="_Toc482712758"/>
      <w:bookmarkEnd w:id="289"/>
      <w:r w:rsidRPr="007D22D1">
        <w:t xml:space="preserve">Hydraulic Fluid </w:t>
      </w:r>
      <w:bookmarkEnd w:id="290"/>
      <w:r w:rsidRPr="007D22D1">
        <w:t>for Fluid Power Systems</w:t>
      </w:r>
      <w:bookmarkEnd w:id="291"/>
      <w:bookmarkEnd w:id="292"/>
      <w:bookmarkEnd w:id="293"/>
      <w:bookmarkEnd w:id="294"/>
      <w:bookmarkEnd w:id="295"/>
      <w:bookmarkEnd w:id="296"/>
    </w:p>
    <w:p w14:paraId="3229C277" w14:textId="23C31F7B" w:rsidR="008F19D9" w:rsidRPr="007D22D1" w:rsidRDefault="008F19D9" w:rsidP="008F19D9">
      <w:pPr>
        <w:spacing w:after="60"/>
      </w:pPr>
      <w:r w:rsidRPr="007D22D1">
        <w:rPr>
          <w:szCs w:val="22"/>
        </w:rPr>
        <w:t>The equipment is designed for operation with mineral oil conforming to ISO 6743-4/ISO-L-HM or ISO-L</w:t>
      </w:r>
      <w:r>
        <w:rPr>
          <w:szCs w:val="22"/>
        </w:rPr>
        <w:t>-H</w:t>
      </w:r>
      <w:r w:rsidRPr="007D22D1">
        <w:rPr>
          <w:szCs w:val="22"/>
        </w:rPr>
        <w:t>V.</w:t>
      </w:r>
      <w:r w:rsidR="00C967EC">
        <w:rPr>
          <w:szCs w:val="22"/>
        </w:rPr>
        <w:t xml:space="preserve"> </w:t>
      </w:r>
      <w:r>
        <w:t xml:space="preserve">Specific details are given in the user manual. </w:t>
      </w:r>
    </w:p>
    <w:p w14:paraId="0716204F" w14:textId="56C2A63F" w:rsidR="008F19D9" w:rsidRPr="00BF6EDD" w:rsidRDefault="008F19D9" w:rsidP="00CA224A">
      <w:pPr>
        <w:spacing w:before="120"/>
      </w:pPr>
      <w:r w:rsidRPr="00BF6EDD">
        <w:rPr>
          <w:bCs/>
        </w:rPr>
        <w:t>If environmentally acceptable fluid is preferred by the customer</w:t>
      </w:r>
      <w:r>
        <w:rPr>
          <w:bCs/>
        </w:rPr>
        <w:t>,</w:t>
      </w:r>
      <w:r w:rsidRPr="00BF6EDD">
        <w:rPr>
          <w:bCs/>
        </w:rPr>
        <w:t xml:space="preserve"> </w:t>
      </w:r>
      <w:r w:rsidR="00312C80">
        <w:rPr>
          <w:bCs/>
        </w:rPr>
        <w:t>HMH</w:t>
      </w:r>
      <w:r w:rsidRPr="00BF6EDD">
        <w:rPr>
          <w:bCs/>
        </w:rPr>
        <w:t xml:space="preserve"> may adapt the fluid power system to comply with synthetic ester base fluid ISO 67</w:t>
      </w:r>
      <w:r w:rsidRPr="003A3C73">
        <w:rPr>
          <w:bCs/>
        </w:rPr>
        <w:t>43</w:t>
      </w:r>
      <w:r w:rsidRPr="00BF6EDD">
        <w:rPr>
          <w:bCs/>
        </w:rPr>
        <w:t xml:space="preserve">/ISO-L-HEES as an option. </w:t>
      </w:r>
    </w:p>
    <w:p w14:paraId="76E21857" w14:textId="77777777" w:rsidR="008F19D9" w:rsidRPr="007D22D1" w:rsidRDefault="008F19D9" w:rsidP="00CA224A">
      <w:pPr>
        <w:pStyle w:val="Heading2"/>
        <w:numPr>
          <w:ilvl w:val="1"/>
          <w:numId w:val="8"/>
        </w:numPr>
        <w:tabs>
          <w:tab w:val="clear" w:pos="567"/>
        </w:tabs>
        <w:ind w:left="624" w:hanging="624"/>
      </w:pPr>
      <w:bookmarkStart w:id="297" w:name="_Toc471369207"/>
      <w:bookmarkStart w:id="298" w:name="_Toc471370476"/>
      <w:bookmarkStart w:id="299" w:name="_Toc471816746"/>
      <w:bookmarkStart w:id="300" w:name="_Toc482712759"/>
      <w:r w:rsidRPr="007D22D1">
        <w:rPr>
          <w:rFonts w:eastAsia="Calibri"/>
          <w:lang w:eastAsia="en-US"/>
        </w:rPr>
        <w:t>General</w:t>
      </w:r>
      <w:r w:rsidRPr="007D22D1">
        <w:t xml:space="preserve"> Hydraulic Piping Systems</w:t>
      </w:r>
      <w:bookmarkEnd w:id="297"/>
      <w:bookmarkEnd w:id="298"/>
      <w:bookmarkEnd w:id="299"/>
      <w:bookmarkEnd w:id="300"/>
    </w:p>
    <w:p w14:paraId="5ACCB0CC" w14:textId="7BC9350A" w:rsidR="008F19D9" w:rsidRPr="007D22D1" w:rsidRDefault="008F19D9" w:rsidP="00CA224A">
      <w:pPr>
        <w:pStyle w:val="ListParagraph"/>
      </w:pPr>
      <w:r w:rsidRPr="007D22D1">
        <w:t xml:space="preserve">Small bore tubing systems (maximum diameter 42 mm) are </w:t>
      </w:r>
      <w:r w:rsidR="00E90D09">
        <w:t>corresponding</w:t>
      </w:r>
      <w:r w:rsidR="00C4215B">
        <w:t xml:space="preserve"> </w:t>
      </w:r>
      <w:proofErr w:type="gramStart"/>
      <w:r w:rsidR="00C4215B">
        <w:t xml:space="preserve">with </w:t>
      </w:r>
      <w:r w:rsidRPr="007D22D1">
        <w:t xml:space="preserve"> the</w:t>
      </w:r>
      <w:proofErr w:type="gramEnd"/>
      <w:r w:rsidRPr="007D22D1">
        <w:t xml:space="preserve"> ISO 8434-1 </w:t>
      </w:r>
      <w:r w:rsidR="00C4215B">
        <w:t>connector</w:t>
      </w:r>
      <w:r w:rsidR="00C4215B" w:rsidRPr="007D22D1">
        <w:t xml:space="preserve"> </w:t>
      </w:r>
      <w:r w:rsidRPr="007D22D1">
        <w:t>standard</w:t>
      </w:r>
      <w:r w:rsidR="00851433">
        <w:t>.</w:t>
      </w:r>
      <w:r w:rsidRPr="007D22D1">
        <w:t xml:space="preserve">  </w:t>
      </w:r>
      <w:r w:rsidR="002F3917">
        <w:t>T</w:t>
      </w:r>
      <w:r w:rsidRPr="007D22D1">
        <w:t>ub</w:t>
      </w:r>
      <w:r w:rsidR="002F3917">
        <w:t>ing</w:t>
      </w:r>
      <w:r w:rsidRPr="007D22D1">
        <w:t xml:space="preserve"> and </w:t>
      </w:r>
      <w:r w:rsidR="00851433">
        <w:t xml:space="preserve">connectors </w:t>
      </w:r>
      <w:r w:rsidRPr="007D22D1">
        <w:t xml:space="preserve"> </w:t>
      </w:r>
      <w:r w:rsidR="002F3917">
        <w:t xml:space="preserve">Material: </w:t>
      </w:r>
      <w:r w:rsidRPr="007D22D1">
        <w:t xml:space="preserve"> </w:t>
      </w:r>
      <w:r w:rsidR="002F3917">
        <w:t>S</w:t>
      </w:r>
      <w:r w:rsidRPr="007D22D1">
        <w:t xml:space="preserve">tainless </w:t>
      </w:r>
      <w:r w:rsidR="002F3917">
        <w:t>S</w:t>
      </w:r>
      <w:r w:rsidRPr="007D22D1">
        <w:t>teel</w:t>
      </w:r>
      <w:r w:rsidR="002F3917">
        <w:t>.</w:t>
      </w:r>
      <w:r w:rsidRPr="007D22D1">
        <w:t xml:space="preserve"> </w:t>
      </w:r>
    </w:p>
    <w:p w14:paraId="79A7713A" w14:textId="43FE48DF" w:rsidR="008F19D9" w:rsidRPr="007D22D1" w:rsidRDefault="008F19D9" w:rsidP="00CA224A">
      <w:pPr>
        <w:pStyle w:val="ListParagraph"/>
      </w:pPr>
      <w:r w:rsidRPr="007D22D1">
        <w:t xml:space="preserve">Flexible rubber hoses and hose assemblies utilized in </w:t>
      </w:r>
      <w:r w:rsidR="00312C80">
        <w:t>HMH</w:t>
      </w:r>
      <w:r w:rsidRPr="007D22D1">
        <w:t xml:space="preserve"> fluid power systems are type approved by ABS and </w:t>
      </w:r>
      <w:r>
        <w:t>DNV</w:t>
      </w:r>
      <w:r w:rsidRPr="007D22D1">
        <w:t xml:space="preserve"> for offshore and marine environment in hydraulic services at rated pressure.</w:t>
      </w:r>
    </w:p>
    <w:p w14:paraId="27AFA639" w14:textId="5CFC0F45" w:rsidR="008F19D9" w:rsidRPr="007D22D1" w:rsidRDefault="008F19D9" w:rsidP="00CA224A">
      <w:pPr>
        <w:pStyle w:val="ListParagraph"/>
      </w:pPr>
      <w:r w:rsidRPr="007D22D1">
        <w:t>For fluid power piping of larger sizes, see chapter</w:t>
      </w:r>
      <w:r w:rsidR="006E7B2B">
        <w:t xml:space="preserve"> </w:t>
      </w:r>
      <w:r w:rsidR="006E7B2B">
        <w:fldChar w:fldCharType="begin"/>
      </w:r>
      <w:r w:rsidR="006E7B2B">
        <w:instrText xml:space="preserve"> REF _Ref184382945 \r \h </w:instrText>
      </w:r>
      <w:r w:rsidR="006E7B2B">
        <w:fldChar w:fldCharType="separate"/>
      </w:r>
      <w:r w:rsidR="00B22F4C">
        <w:t>13</w:t>
      </w:r>
      <w:r w:rsidR="006E7B2B">
        <w:fldChar w:fldCharType="end"/>
      </w:r>
      <w:r w:rsidR="006E7B2B">
        <w:t xml:space="preserve"> </w:t>
      </w:r>
      <w:r w:rsidR="006E7B2B">
        <w:fldChar w:fldCharType="begin"/>
      </w:r>
      <w:r w:rsidR="006E7B2B">
        <w:instrText xml:space="preserve"> REF _Ref184382949 \h </w:instrText>
      </w:r>
      <w:r w:rsidR="006E7B2B">
        <w:fldChar w:fldCharType="separate"/>
      </w:r>
      <w:r w:rsidR="00B22F4C" w:rsidRPr="007D22D1">
        <w:t>Piping</w:t>
      </w:r>
      <w:r w:rsidR="006E7B2B">
        <w:fldChar w:fldCharType="end"/>
      </w:r>
      <w:r w:rsidRPr="007D22D1">
        <w:t>.  Mud hoses according to API 7K may be used for  fluid power purpose</w:t>
      </w:r>
      <w:r w:rsidR="007774CA">
        <w:t>s</w:t>
      </w:r>
      <w:r w:rsidRPr="007D22D1">
        <w:t xml:space="preserve"> </w:t>
      </w:r>
      <w:r w:rsidR="007774CA">
        <w:t xml:space="preserve">in systems </w:t>
      </w:r>
      <w:r w:rsidR="006E7B2B">
        <w:t xml:space="preserve">requiring </w:t>
      </w:r>
      <w:r w:rsidRPr="007D22D1">
        <w:t xml:space="preserve"> </w:t>
      </w:r>
      <w:r w:rsidR="006E7B2B">
        <w:t xml:space="preserve">conductor </w:t>
      </w:r>
      <w:r w:rsidRPr="007D22D1">
        <w:t>diameter</w:t>
      </w:r>
      <w:r w:rsidR="00592BB9">
        <w:t>s</w:t>
      </w:r>
      <w:r w:rsidRPr="007D22D1">
        <w:t xml:space="preserve"> greater than 51 mm.</w:t>
      </w:r>
    </w:p>
    <w:p w14:paraId="18889EC5" w14:textId="7C20701B" w:rsidR="008F19D9" w:rsidRPr="007D22D1" w:rsidRDefault="008315B3" w:rsidP="00CA224A">
      <w:pPr>
        <w:pStyle w:val="Heading2"/>
        <w:numPr>
          <w:ilvl w:val="1"/>
          <w:numId w:val="8"/>
        </w:numPr>
        <w:tabs>
          <w:tab w:val="clear" w:pos="567"/>
        </w:tabs>
        <w:ind w:left="624" w:hanging="624"/>
      </w:pPr>
      <w:bookmarkStart w:id="301" w:name="_Toc471369208"/>
      <w:bookmarkStart w:id="302" w:name="_Toc471370477"/>
      <w:bookmarkStart w:id="303" w:name="_Toc471816747"/>
      <w:bookmarkStart w:id="304" w:name="_Toc482712760"/>
      <w:r>
        <w:t xml:space="preserve">Low Pressure </w:t>
      </w:r>
      <w:r w:rsidR="008F19D9" w:rsidRPr="007D22D1">
        <w:t>Pneumatic Piping Systems</w:t>
      </w:r>
      <w:bookmarkEnd w:id="301"/>
      <w:bookmarkEnd w:id="302"/>
      <w:bookmarkEnd w:id="303"/>
      <w:bookmarkEnd w:id="304"/>
    </w:p>
    <w:p w14:paraId="4C3F98AC" w14:textId="563AAEFB" w:rsidR="008F19D9" w:rsidRPr="007D22D1" w:rsidRDefault="008F19D9" w:rsidP="008F19D9">
      <w:r w:rsidRPr="007D22D1">
        <w:t xml:space="preserve">In protected environments like inside valve cabinets, polyurethane and polyamide tubing are used. </w:t>
      </w:r>
      <w:r w:rsidR="008315B3">
        <w:t xml:space="preserve">In outdoor applications </w:t>
      </w:r>
      <w:r w:rsidRPr="007D22D1">
        <w:t>UV resistant black polyamide is used</w:t>
      </w:r>
      <w:r>
        <w:t>.</w:t>
      </w:r>
    </w:p>
    <w:p w14:paraId="3ED0E5A9" w14:textId="77777777" w:rsidR="008F19D9" w:rsidRDefault="008F19D9" w:rsidP="008F19D9">
      <w:r w:rsidRPr="007D22D1">
        <w:t>If additional resistance</w:t>
      </w:r>
      <w:r>
        <w:t xml:space="preserve"> against</w:t>
      </w:r>
      <w:r w:rsidRPr="007D22D1">
        <w:t xml:space="preserve"> frictional wear and tear is </w:t>
      </w:r>
      <w:r>
        <w:t>required</w:t>
      </w:r>
      <w:r w:rsidRPr="007D22D1">
        <w:t xml:space="preserve">, armored hosed or </w:t>
      </w:r>
      <w:proofErr w:type="gramStart"/>
      <w:r w:rsidRPr="007D22D1">
        <w:t>stainless steel</w:t>
      </w:r>
      <w:proofErr w:type="gramEnd"/>
      <w:r w:rsidRPr="007D22D1">
        <w:t xml:space="preserve"> tubing is used. </w:t>
      </w:r>
    </w:p>
    <w:p w14:paraId="6F0762CD" w14:textId="77777777" w:rsidR="008F19D9" w:rsidRPr="007D22D1" w:rsidRDefault="008F19D9" w:rsidP="00CA224A">
      <w:pPr>
        <w:pStyle w:val="Heading2"/>
        <w:numPr>
          <w:ilvl w:val="1"/>
          <w:numId w:val="8"/>
        </w:numPr>
        <w:tabs>
          <w:tab w:val="clear" w:pos="567"/>
        </w:tabs>
        <w:ind w:left="624" w:hanging="624"/>
      </w:pPr>
      <w:r w:rsidRPr="007D22D1">
        <w:t xml:space="preserve"> </w:t>
      </w:r>
      <w:bookmarkStart w:id="305" w:name="_Toc471369209"/>
      <w:bookmarkStart w:id="306" w:name="_Toc471370478"/>
      <w:bookmarkStart w:id="307" w:name="_Toc471816748"/>
      <w:bookmarkStart w:id="308" w:name="_Toc482712761"/>
      <w:r w:rsidRPr="007D22D1">
        <w:t>Hydraulic Fluid for Passive Heave Compensator Systems</w:t>
      </w:r>
      <w:bookmarkEnd w:id="305"/>
      <w:bookmarkEnd w:id="306"/>
      <w:bookmarkEnd w:id="307"/>
      <w:bookmarkEnd w:id="308"/>
    </w:p>
    <w:p w14:paraId="09664D95" w14:textId="77777777" w:rsidR="008F19D9" w:rsidRPr="00FB2707" w:rsidRDefault="008F19D9" w:rsidP="00CA224A">
      <w:pPr>
        <w:spacing w:after="60"/>
      </w:pPr>
      <w:proofErr w:type="gramStart"/>
      <w:r w:rsidRPr="00FB2707">
        <w:t>In order to</w:t>
      </w:r>
      <w:proofErr w:type="gramEnd"/>
      <w:r w:rsidRPr="00FB2707">
        <w:t xml:space="preserve"> avoid compression ignition,</w:t>
      </w:r>
      <w:r>
        <w:t xml:space="preserve"> </w:t>
      </w:r>
      <w:r w:rsidRPr="00FB2707">
        <w:t>the passive heave compensators are designed for water-glycol based fluids conforming to MIL-H-22072C or DEF Stan 91-110</w:t>
      </w:r>
    </w:p>
    <w:p w14:paraId="34BB1164" w14:textId="77777777" w:rsidR="008F19D9" w:rsidRPr="00FB2707" w:rsidRDefault="008F19D9" w:rsidP="00CA224A">
      <w:pPr>
        <w:spacing w:after="60"/>
      </w:pPr>
      <w:r w:rsidRPr="00FB2707">
        <w:t>This includes the following equipment:</w:t>
      </w:r>
    </w:p>
    <w:p w14:paraId="0796EF04" w14:textId="77777777" w:rsidR="008F19D9" w:rsidRPr="007D22D1" w:rsidRDefault="008F19D9" w:rsidP="00672458">
      <w:pPr>
        <w:pStyle w:val="ListInputOutput"/>
      </w:pPr>
      <w:r w:rsidRPr="007D22D1">
        <w:t>Riser tensioner systems</w:t>
      </w:r>
    </w:p>
    <w:p w14:paraId="445C1D15" w14:textId="77777777" w:rsidR="008F19D9" w:rsidRPr="007D22D1" w:rsidRDefault="008F19D9" w:rsidP="00672458">
      <w:pPr>
        <w:pStyle w:val="ListInputOutput"/>
      </w:pPr>
      <w:r w:rsidRPr="007D22D1">
        <w:t>Drill string compensators, passive part only</w:t>
      </w:r>
    </w:p>
    <w:p w14:paraId="1CD4840D" w14:textId="77777777" w:rsidR="008F19D9" w:rsidRPr="007D22D1" w:rsidRDefault="008F19D9" w:rsidP="00672458">
      <w:pPr>
        <w:pStyle w:val="ListInputOutput"/>
      </w:pPr>
      <w:r>
        <w:t>Guideline and pod line compensators</w:t>
      </w:r>
    </w:p>
    <w:p w14:paraId="1FDA9CE6" w14:textId="77777777" w:rsidR="008F19D9" w:rsidRPr="007D22D1" w:rsidRDefault="008F19D9" w:rsidP="00CA224A">
      <w:pPr>
        <w:pStyle w:val="Heading1"/>
        <w:numPr>
          <w:ilvl w:val="0"/>
          <w:numId w:val="8"/>
        </w:numPr>
      </w:pPr>
      <w:bookmarkStart w:id="309" w:name="_Toc341286909"/>
      <w:bookmarkStart w:id="310" w:name="_Toc341286989"/>
      <w:bookmarkStart w:id="311" w:name="_Toc341288138"/>
      <w:bookmarkStart w:id="312" w:name="_Toc341343061"/>
      <w:bookmarkStart w:id="313" w:name="_Toc341286910"/>
      <w:bookmarkStart w:id="314" w:name="_Toc341286990"/>
      <w:bookmarkStart w:id="315" w:name="_Toc341288139"/>
      <w:bookmarkStart w:id="316" w:name="_Toc341343062"/>
      <w:bookmarkStart w:id="317" w:name="_Toc341286911"/>
      <w:bookmarkStart w:id="318" w:name="_Toc341286991"/>
      <w:bookmarkStart w:id="319" w:name="_Toc341288140"/>
      <w:bookmarkStart w:id="320" w:name="_Toc341343063"/>
      <w:bookmarkStart w:id="321" w:name="_Toc341286912"/>
      <w:bookmarkStart w:id="322" w:name="_Toc341286992"/>
      <w:bookmarkStart w:id="323" w:name="_Toc341288141"/>
      <w:bookmarkStart w:id="324" w:name="_Toc341343064"/>
      <w:bookmarkStart w:id="325" w:name="_Toc341286913"/>
      <w:bookmarkStart w:id="326" w:name="_Toc341286993"/>
      <w:bookmarkStart w:id="327" w:name="_Toc341288142"/>
      <w:bookmarkStart w:id="328" w:name="_Toc341343065"/>
      <w:bookmarkStart w:id="329" w:name="_Toc353893878"/>
      <w:bookmarkStart w:id="330" w:name="_Toc355276578"/>
      <w:bookmarkStart w:id="331" w:name="_Toc471369210"/>
      <w:bookmarkStart w:id="332" w:name="_Toc471370479"/>
      <w:bookmarkStart w:id="333" w:name="_Toc471816749"/>
      <w:bookmarkStart w:id="334" w:name="_Toc482712762"/>
      <w:bookmarkStart w:id="335" w:name="_Toc184201394"/>
      <w:bookmarkStart w:id="336" w:name="_Toc187836795"/>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r w:rsidRPr="007D22D1">
        <w:lastRenderedPageBreak/>
        <w:t>Electric Instrumentation and Power Systems</w:t>
      </w:r>
      <w:bookmarkEnd w:id="329"/>
      <w:bookmarkEnd w:id="330"/>
      <w:bookmarkEnd w:id="331"/>
      <w:bookmarkEnd w:id="332"/>
      <w:bookmarkEnd w:id="333"/>
      <w:bookmarkEnd w:id="334"/>
      <w:bookmarkEnd w:id="335"/>
      <w:bookmarkEnd w:id="336"/>
    </w:p>
    <w:p w14:paraId="20C1E38C" w14:textId="77777777" w:rsidR="008F19D9" w:rsidRPr="007D22D1" w:rsidRDefault="008F19D9" w:rsidP="60876FED">
      <w:pPr>
        <w:pStyle w:val="Heading2"/>
        <w:rPr>
          <w:lang w:eastAsia="en-US"/>
        </w:rPr>
      </w:pPr>
      <w:bookmarkStart w:id="337" w:name="_Toc387150928"/>
      <w:bookmarkStart w:id="338" w:name="_Toc387912333"/>
      <w:bookmarkStart w:id="339" w:name="_Toc471369211"/>
      <w:bookmarkStart w:id="340" w:name="_Toc471370480"/>
      <w:bookmarkStart w:id="341" w:name="_Toc471816750"/>
      <w:bookmarkStart w:id="342" w:name="_Toc482712763"/>
      <w:r w:rsidRPr="60876FED">
        <w:rPr>
          <w:lang w:eastAsia="en-US"/>
        </w:rPr>
        <w:t>General</w:t>
      </w:r>
      <w:bookmarkEnd w:id="337"/>
      <w:bookmarkEnd w:id="338"/>
      <w:bookmarkEnd w:id="339"/>
      <w:bookmarkEnd w:id="340"/>
      <w:bookmarkEnd w:id="341"/>
      <w:bookmarkEnd w:id="342"/>
    </w:p>
    <w:p w14:paraId="32EE23E6" w14:textId="7CFF2E5F" w:rsidR="70D56551" w:rsidRDefault="70D56551" w:rsidP="60876FED">
      <w:pPr>
        <w:pStyle w:val="ListParagraph"/>
        <w:rPr>
          <w:rFonts w:eastAsia="PMingLiU"/>
          <w:lang w:eastAsia="zh-TW" w:bidi="th-TH"/>
        </w:rPr>
      </w:pPr>
      <w:r w:rsidRPr="60876FED">
        <w:rPr>
          <w:rFonts w:eastAsia="PMingLiU"/>
          <w:lang w:eastAsia="zh-TW" w:bidi="th-TH"/>
        </w:rPr>
        <w:t xml:space="preserve">Electrical installation within the equipment is performed according to IEC 61892-6, and </w:t>
      </w:r>
      <w:r w:rsidR="782985DD" w:rsidRPr="60876FED">
        <w:rPr>
          <w:rFonts w:eastAsia="PMingLiU"/>
          <w:lang w:eastAsia="zh-TW" w:bidi="th-TH"/>
        </w:rPr>
        <w:t>IEC 60204-1 as applicable</w:t>
      </w:r>
    </w:p>
    <w:p w14:paraId="494329FB" w14:textId="47802324" w:rsidR="008F19D9" w:rsidRPr="007D22D1" w:rsidRDefault="6A185A0C" w:rsidP="00CA224A">
      <w:pPr>
        <w:pStyle w:val="ListParagraph"/>
        <w:rPr>
          <w:rFonts w:eastAsia="PMingLiU"/>
          <w:lang w:eastAsia="zh-TW" w:bidi="th-TH"/>
        </w:rPr>
      </w:pPr>
      <w:r w:rsidRPr="60876FED">
        <w:rPr>
          <w:rFonts w:eastAsia="PMingLiU"/>
          <w:lang w:eastAsia="zh-TW" w:bidi="th-TH"/>
        </w:rPr>
        <w:t xml:space="preserve">If the above-mentioned electrical installation </w:t>
      </w:r>
      <w:proofErr w:type="gramStart"/>
      <w:r w:rsidR="20FFA124" w:rsidRPr="60876FED">
        <w:rPr>
          <w:rFonts w:eastAsia="PMingLiU"/>
          <w:lang w:eastAsia="zh-TW" w:bidi="th-TH"/>
        </w:rPr>
        <w:t>is</w:t>
      </w:r>
      <w:r w:rsidRPr="60876FED">
        <w:rPr>
          <w:rFonts w:eastAsia="PMingLiU"/>
          <w:lang w:eastAsia="zh-TW" w:bidi="th-TH"/>
        </w:rPr>
        <w:t xml:space="preserve"> located in</w:t>
      </w:r>
      <w:proofErr w:type="gramEnd"/>
      <w:r w:rsidRPr="60876FED">
        <w:rPr>
          <w:rFonts w:eastAsia="PMingLiU"/>
          <w:lang w:eastAsia="zh-TW" w:bidi="th-TH"/>
        </w:rPr>
        <w:t xml:space="preserve"> </w:t>
      </w:r>
      <w:proofErr w:type="spellStart"/>
      <w:r w:rsidRPr="60876FED">
        <w:rPr>
          <w:rFonts w:eastAsia="PMingLiU"/>
          <w:lang w:eastAsia="zh-TW" w:bidi="th-TH"/>
        </w:rPr>
        <w:t>hazardeous</w:t>
      </w:r>
      <w:proofErr w:type="spellEnd"/>
      <w:r w:rsidRPr="60876FED">
        <w:rPr>
          <w:rFonts w:eastAsia="PMingLiU"/>
          <w:lang w:eastAsia="zh-TW" w:bidi="th-TH"/>
        </w:rPr>
        <w:t xml:space="preserve"> area, </w:t>
      </w:r>
      <w:r w:rsidR="3C4A801D" w:rsidRPr="60876FED">
        <w:rPr>
          <w:rFonts w:eastAsia="PMingLiU"/>
          <w:lang w:eastAsia="zh-TW" w:bidi="th-TH"/>
        </w:rPr>
        <w:t xml:space="preserve">IEC 61892-7 and IEC 60079-14 </w:t>
      </w:r>
      <w:r w:rsidR="094490E4" w:rsidRPr="60876FED">
        <w:rPr>
          <w:rFonts w:eastAsia="PMingLiU"/>
          <w:lang w:eastAsia="zh-TW" w:bidi="th-TH"/>
        </w:rPr>
        <w:t>are</w:t>
      </w:r>
      <w:r w:rsidR="3C4A801D" w:rsidRPr="60876FED">
        <w:rPr>
          <w:rFonts w:eastAsia="PMingLiU"/>
          <w:lang w:eastAsia="zh-TW" w:bidi="th-TH"/>
        </w:rPr>
        <w:t xml:space="preserve"> added</w:t>
      </w:r>
      <w:r w:rsidR="2A660A51" w:rsidRPr="60876FED">
        <w:rPr>
          <w:rFonts w:eastAsia="PMingLiU"/>
          <w:lang w:eastAsia="zh-TW" w:bidi="th-TH"/>
        </w:rPr>
        <w:t xml:space="preserve">. </w:t>
      </w:r>
    </w:p>
    <w:p w14:paraId="30AE5DE6" w14:textId="451FA69C" w:rsidR="008F19D9" w:rsidRPr="007D22D1" w:rsidRDefault="008F19D9" w:rsidP="00CA224A">
      <w:pPr>
        <w:pStyle w:val="ListParagraph"/>
        <w:rPr>
          <w:rFonts w:eastAsia="PMingLiU"/>
          <w:lang w:eastAsia="zh-TW" w:bidi="th-TH"/>
        </w:rPr>
      </w:pPr>
      <w:r w:rsidRPr="746C4A9B">
        <w:rPr>
          <w:rFonts w:eastAsia="Calibri"/>
          <w:lang w:eastAsia="en-US"/>
        </w:rPr>
        <w:t>Electric equipment, instruments and components located in hazardous area</w:t>
      </w:r>
      <w:r w:rsidR="0B75C6FA" w:rsidRPr="7DEB302F">
        <w:rPr>
          <w:rFonts w:eastAsia="Calibri"/>
          <w:lang w:eastAsia="en-US"/>
        </w:rPr>
        <w:t xml:space="preserve">: Ref. </w:t>
      </w:r>
      <w:r w:rsidR="13A83EB8" w:rsidRPr="7DEB302F">
        <w:rPr>
          <w:rFonts w:eastAsia="Calibri"/>
          <w:lang w:eastAsia="en-US"/>
        </w:rPr>
        <w:t>C</w:t>
      </w:r>
      <w:r w:rsidR="0B75C6FA" w:rsidRPr="7DEB302F">
        <w:rPr>
          <w:rFonts w:eastAsia="Calibri"/>
          <w:lang w:eastAsia="en-US"/>
        </w:rPr>
        <w:t>hapter</w:t>
      </w:r>
      <w:r w:rsidR="00B70526">
        <w:rPr>
          <w:rFonts w:eastAsia="Calibri"/>
          <w:lang w:eastAsia="en-US"/>
        </w:rPr>
        <w:t xml:space="preserve"> </w:t>
      </w:r>
      <w:r w:rsidR="004E1733">
        <w:rPr>
          <w:rFonts w:eastAsia="Calibri"/>
          <w:lang w:eastAsia="en-US"/>
        </w:rPr>
        <w:fldChar w:fldCharType="begin"/>
      </w:r>
      <w:r w:rsidR="004E1733">
        <w:rPr>
          <w:rFonts w:eastAsia="Calibri"/>
          <w:lang w:eastAsia="en-US"/>
        </w:rPr>
        <w:instrText xml:space="preserve"> REF _Ref184106826 \r \h </w:instrText>
      </w:r>
      <w:r w:rsidR="004E1733">
        <w:rPr>
          <w:rFonts w:eastAsia="Calibri"/>
          <w:lang w:eastAsia="en-US"/>
        </w:rPr>
      </w:r>
      <w:r w:rsidR="004E1733">
        <w:rPr>
          <w:rFonts w:eastAsia="Calibri"/>
          <w:lang w:eastAsia="en-US"/>
        </w:rPr>
        <w:fldChar w:fldCharType="separate"/>
      </w:r>
      <w:r w:rsidR="00B22F4C">
        <w:rPr>
          <w:rFonts w:eastAsia="Calibri"/>
          <w:lang w:eastAsia="en-US"/>
        </w:rPr>
        <w:t>7.6</w:t>
      </w:r>
      <w:r w:rsidR="004E1733">
        <w:rPr>
          <w:rFonts w:eastAsia="Calibri"/>
          <w:lang w:eastAsia="en-US"/>
        </w:rPr>
        <w:fldChar w:fldCharType="end"/>
      </w:r>
      <w:r w:rsidR="00A7230F">
        <w:rPr>
          <w:rFonts w:eastAsia="Calibri"/>
          <w:lang w:eastAsia="en-US"/>
        </w:rPr>
        <w:t xml:space="preserve"> </w:t>
      </w:r>
      <w:r w:rsidR="00C84BC9">
        <w:rPr>
          <w:rFonts w:eastAsia="Calibri"/>
          <w:lang w:eastAsia="en-US"/>
        </w:rPr>
        <w:fldChar w:fldCharType="begin"/>
      </w:r>
      <w:r w:rsidR="00C84BC9">
        <w:rPr>
          <w:rFonts w:eastAsia="Calibri"/>
          <w:lang w:eastAsia="en-US"/>
        </w:rPr>
        <w:instrText xml:space="preserve"> REF _Ref184106864 \h </w:instrText>
      </w:r>
      <w:r w:rsidR="00C84BC9">
        <w:rPr>
          <w:rFonts w:eastAsia="Calibri"/>
          <w:lang w:eastAsia="en-US"/>
        </w:rPr>
      </w:r>
      <w:r w:rsidR="00C84BC9">
        <w:rPr>
          <w:rFonts w:eastAsia="Calibri"/>
          <w:lang w:eastAsia="en-US"/>
        </w:rPr>
        <w:fldChar w:fldCharType="separate"/>
      </w:r>
      <w:r w:rsidR="00B22F4C" w:rsidRPr="007D22D1">
        <w:t>Hazardous Area Classification</w:t>
      </w:r>
      <w:r w:rsidR="00C84BC9">
        <w:rPr>
          <w:rFonts w:eastAsia="Calibri"/>
          <w:lang w:eastAsia="en-US"/>
        </w:rPr>
        <w:fldChar w:fldCharType="end"/>
      </w:r>
    </w:p>
    <w:p w14:paraId="61EAE622" w14:textId="77777777" w:rsidR="00982291" w:rsidRDefault="00982291" w:rsidP="00982291">
      <w:pPr>
        <w:pStyle w:val="ListParagraph"/>
        <w:rPr>
          <w:lang w:eastAsia="en-US"/>
        </w:rPr>
      </w:pPr>
      <w:r w:rsidRPr="60876FED">
        <w:rPr>
          <w:rFonts w:eastAsia="Calibri"/>
          <w:lang w:eastAsia="en-US"/>
        </w:rPr>
        <w:t>Tagging of components</w:t>
      </w:r>
      <w:r>
        <w:rPr>
          <w:rFonts w:eastAsia="Calibri"/>
          <w:lang w:eastAsia="en-US"/>
        </w:rPr>
        <w:t xml:space="preserve"> and </w:t>
      </w:r>
      <w:r>
        <w:rPr>
          <w:rFonts w:eastAsia="Calibri"/>
        </w:rPr>
        <w:t>wires</w:t>
      </w:r>
      <w:r w:rsidRPr="60876FED">
        <w:rPr>
          <w:rFonts w:eastAsia="Calibri"/>
          <w:lang w:eastAsia="en-US"/>
        </w:rPr>
        <w:t xml:space="preserve"> inside cabinets and junction boxes according to</w:t>
      </w:r>
      <w:r>
        <w:rPr>
          <w:rFonts w:eastAsia="Calibri"/>
        </w:rPr>
        <w:t xml:space="preserve"> HMH’s </w:t>
      </w:r>
      <w:r w:rsidRPr="002037A0">
        <w:rPr>
          <w:rFonts w:eastAsia="Calibri"/>
        </w:rPr>
        <w:t>SF01 - Coding Manual</w:t>
      </w:r>
      <w:r>
        <w:rPr>
          <w:rFonts w:eastAsia="Calibri"/>
        </w:rPr>
        <w:t>, that is based</w:t>
      </w:r>
      <w:r w:rsidRPr="60876FED">
        <w:rPr>
          <w:rFonts w:eastAsia="Calibri"/>
          <w:lang w:eastAsia="en-US"/>
        </w:rPr>
        <w:t xml:space="preserve"> IEC 81346-2 </w:t>
      </w:r>
    </w:p>
    <w:p w14:paraId="74DF8CC9" w14:textId="10EE1F92" w:rsidR="008F19D9" w:rsidRDefault="008F19D9" w:rsidP="00CA224A">
      <w:pPr>
        <w:pStyle w:val="ListParagraph"/>
        <w:rPr>
          <w:rFonts w:eastAsia="Calibri"/>
          <w:lang w:eastAsia="en-US"/>
        </w:rPr>
      </w:pPr>
      <w:r w:rsidRPr="60876FED">
        <w:rPr>
          <w:rFonts w:eastAsia="Calibri"/>
          <w:lang w:eastAsia="en-US"/>
        </w:rPr>
        <w:t>Ingress protection (IP) is according to table 15-1. Degrees of protection are defined in IEC</w:t>
      </w:r>
      <w:r w:rsidR="4CD8AE2A" w:rsidRPr="60876FED">
        <w:rPr>
          <w:rFonts w:eastAsia="Calibri"/>
          <w:lang w:eastAsia="en-US"/>
        </w:rPr>
        <w:t xml:space="preserve"> 61892-1</w:t>
      </w:r>
      <w:r w:rsidRPr="60876FED">
        <w:rPr>
          <w:rFonts w:eastAsia="Calibri"/>
          <w:lang w:eastAsia="en-US"/>
        </w:rPr>
        <w:t xml:space="preserve"> .</w:t>
      </w:r>
    </w:p>
    <w:p w14:paraId="3F28E1D2" w14:textId="77777777" w:rsidR="008F19D9" w:rsidRDefault="008F19D9" w:rsidP="00CA224A">
      <w:pPr>
        <w:pStyle w:val="ListBullet"/>
        <w:tabs>
          <w:tab w:val="clear" w:pos="360"/>
        </w:tabs>
        <w:ind w:left="426" w:hanging="284"/>
        <w:rPr>
          <w:rFonts w:eastAsia="Calibri"/>
          <w:lang w:eastAsia="en-US"/>
        </w:rPr>
      </w:pPr>
    </w:p>
    <w:p w14:paraId="1E6C1739" w14:textId="5B87D633" w:rsidR="008F19D9" w:rsidRPr="007D22D1" w:rsidRDefault="008F19D9" w:rsidP="008F19D9">
      <w:pPr>
        <w:pStyle w:val="Caption"/>
        <w:keepNext/>
        <w:rPr>
          <w:lang w:val="en-US"/>
        </w:rPr>
      </w:pPr>
      <w:r w:rsidRPr="007D22D1">
        <w:rPr>
          <w:lang w:val="en-US"/>
        </w:rPr>
        <w:t xml:space="preserve">Table </w:t>
      </w:r>
      <w:r w:rsidRPr="00452F7C">
        <w:rPr>
          <w:lang w:val="en-US"/>
        </w:rPr>
        <w:fldChar w:fldCharType="begin"/>
      </w:r>
      <w:r w:rsidRPr="007D22D1">
        <w:rPr>
          <w:lang w:val="en-US"/>
        </w:rPr>
        <w:instrText xml:space="preserve"> STYLEREF 1 \s </w:instrText>
      </w:r>
      <w:r w:rsidRPr="00452F7C">
        <w:rPr>
          <w:lang w:val="en-US"/>
        </w:rPr>
        <w:fldChar w:fldCharType="separate"/>
      </w:r>
      <w:r w:rsidR="00B22F4C">
        <w:rPr>
          <w:noProof/>
          <w:lang w:val="en-US"/>
        </w:rPr>
        <w:t>15</w:t>
      </w:r>
      <w:r w:rsidRPr="00452F7C">
        <w:rPr>
          <w:lang w:val="en-US"/>
        </w:rPr>
        <w:fldChar w:fldCharType="end"/>
      </w:r>
      <w:r w:rsidRPr="007D22D1">
        <w:rPr>
          <w:lang w:val="en-US"/>
        </w:rPr>
        <w:noBreakHyphen/>
      </w:r>
      <w:r w:rsidRPr="00452F7C">
        <w:rPr>
          <w:lang w:val="en-US"/>
        </w:rPr>
        <w:fldChar w:fldCharType="begin"/>
      </w:r>
      <w:r w:rsidRPr="007D22D1">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r w:rsidRPr="007D22D1">
        <w:rPr>
          <w:lang w:val="en-US"/>
        </w:rPr>
        <w:t xml:space="preserve"> - Standard protection degree for drilling equipment</w:t>
      </w:r>
    </w:p>
    <w:p w14:paraId="33C3A8B2" w14:textId="19877FAC" w:rsidR="008F19D9" w:rsidRPr="007D22D1" w:rsidRDefault="008F19D9" w:rsidP="008F19D9"/>
    <w:tbl>
      <w:tblPr>
        <w:tblStyle w:val="GridTable1Light-Accent2"/>
        <w:tblW w:w="0" w:type="auto"/>
        <w:tblLook w:val="04A0" w:firstRow="1" w:lastRow="0" w:firstColumn="1" w:lastColumn="0" w:noHBand="0" w:noVBand="1"/>
      </w:tblPr>
      <w:tblGrid>
        <w:gridCol w:w="7366"/>
        <w:gridCol w:w="2263"/>
      </w:tblGrid>
      <w:tr w:rsidR="008F19D9" w:rsidRPr="007F0D79" w14:paraId="491DCB7E" w14:textId="77777777" w:rsidTr="00672458">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366" w:type="dxa"/>
          </w:tcPr>
          <w:p w14:paraId="742B76F9" w14:textId="77777777" w:rsidR="008F19D9" w:rsidRPr="00672458" w:rsidRDefault="008F19D9" w:rsidP="00672458">
            <w:pPr>
              <w:rPr>
                <w:rFonts w:eastAsia="PMingLiU"/>
              </w:rPr>
            </w:pPr>
            <w:r w:rsidRPr="00672458">
              <w:rPr>
                <w:rFonts w:eastAsia="PMingLiU"/>
              </w:rPr>
              <w:t>Equipment</w:t>
            </w:r>
          </w:p>
        </w:tc>
        <w:tc>
          <w:tcPr>
            <w:tcW w:w="2263" w:type="dxa"/>
          </w:tcPr>
          <w:p w14:paraId="42802525" w14:textId="77777777" w:rsidR="008F19D9" w:rsidRPr="00672458" w:rsidRDefault="008F19D9" w:rsidP="00672458">
            <w:pPr>
              <w:cnfStyle w:val="100000000000" w:firstRow="1" w:lastRow="0" w:firstColumn="0" w:lastColumn="0" w:oddVBand="0" w:evenVBand="0" w:oddHBand="0" w:evenHBand="0" w:firstRowFirstColumn="0" w:firstRowLastColumn="0" w:lastRowFirstColumn="0" w:lastRowLastColumn="0"/>
              <w:rPr>
                <w:rFonts w:eastAsia="PMingLiU"/>
              </w:rPr>
            </w:pPr>
            <w:r w:rsidRPr="00672458">
              <w:rPr>
                <w:rFonts w:eastAsia="PMingLiU"/>
              </w:rPr>
              <w:t>Minimum protection degree</w:t>
            </w:r>
          </w:p>
        </w:tc>
      </w:tr>
      <w:tr w:rsidR="008F19D9" w:rsidRPr="007F0D79" w14:paraId="35958DCF"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17146C74" w14:textId="77777777" w:rsidR="008F19D9" w:rsidRPr="00672458" w:rsidRDefault="008F19D9" w:rsidP="00672458">
            <w:pPr>
              <w:rPr>
                <w:rFonts w:eastAsia="PMingLiU"/>
              </w:rPr>
            </w:pPr>
            <w:r w:rsidRPr="00672458">
              <w:rPr>
                <w:rFonts w:eastAsia="PMingLiU"/>
              </w:rPr>
              <w:t>Outdoor installed field equipment</w:t>
            </w:r>
          </w:p>
        </w:tc>
        <w:tc>
          <w:tcPr>
            <w:tcW w:w="2263" w:type="dxa"/>
          </w:tcPr>
          <w:p w14:paraId="05916327"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IP56</w:t>
            </w:r>
          </w:p>
        </w:tc>
      </w:tr>
      <w:tr w:rsidR="008F19D9" w:rsidRPr="007F0D79" w14:paraId="05935F0A"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456E1258" w14:textId="77777777" w:rsidR="008F19D9" w:rsidRPr="00672458" w:rsidRDefault="008F19D9" w:rsidP="00672458">
            <w:pPr>
              <w:rPr>
                <w:rFonts w:eastAsia="PMingLiU"/>
              </w:rPr>
            </w:pPr>
            <w:r w:rsidRPr="00672458">
              <w:rPr>
                <w:rFonts w:eastAsia="PMingLiU"/>
              </w:rPr>
              <w:t>Outdoor motors, general</w:t>
            </w:r>
          </w:p>
        </w:tc>
        <w:tc>
          <w:tcPr>
            <w:tcW w:w="2263" w:type="dxa"/>
          </w:tcPr>
          <w:p w14:paraId="2AC29323"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IP56</w:t>
            </w:r>
          </w:p>
        </w:tc>
      </w:tr>
      <w:tr w:rsidR="008F19D9" w:rsidRPr="007F0D79" w14:paraId="605FB160"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01B1B464" w14:textId="77777777" w:rsidR="008F19D9" w:rsidRPr="00672458" w:rsidRDefault="008F19D9" w:rsidP="00672458">
            <w:pPr>
              <w:rPr>
                <w:rFonts w:eastAsia="PMingLiU"/>
              </w:rPr>
            </w:pPr>
            <w:r w:rsidRPr="00672458">
              <w:rPr>
                <w:rFonts w:eastAsia="PMingLiU"/>
              </w:rPr>
              <w:t>Outdoor motor in Draw work and Top Drive with forced ventilation</w:t>
            </w:r>
          </w:p>
        </w:tc>
        <w:tc>
          <w:tcPr>
            <w:tcW w:w="2263" w:type="dxa"/>
          </w:tcPr>
          <w:p w14:paraId="196204D2"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IP44</w:t>
            </w:r>
          </w:p>
        </w:tc>
      </w:tr>
      <w:tr w:rsidR="008F19D9" w:rsidRPr="007F0D79" w14:paraId="10E71684"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52248C7C" w14:textId="77777777" w:rsidR="008F19D9" w:rsidRPr="00672458" w:rsidRDefault="008F19D9" w:rsidP="00672458">
            <w:pPr>
              <w:rPr>
                <w:rFonts w:eastAsia="PMingLiU"/>
              </w:rPr>
            </w:pPr>
            <w:r w:rsidRPr="00672458">
              <w:rPr>
                <w:rFonts w:eastAsia="PMingLiU"/>
              </w:rPr>
              <w:t>Indoor motors</w:t>
            </w:r>
          </w:p>
        </w:tc>
        <w:tc>
          <w:tcPr>
            <w:tcW w:w="2263" w:type="dxa"/>
          </w:tcPr>
          <w:p w14:paraId="5F2E5E5E"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IP44</w:t>
            </w:r>
          </w:p>
        </w:tc>
      </w:tr>
      <w:tr w:rsidR="008F19D9" w:rsidRPr="007F0D79" w14:paraId="467B82F6"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0C577BAE" w14:textId="77777777" w:rsidR="008F19D9" w:rsidRPr="00672458" w:rsidRDefault="008F19D9" w:rsidP="00672458">
            <w:pPr>
              <w:rPr>
                <w:rFonts w:eastAsia="PMingLiU"/>
              </w:rPr>
            </w:pPr>
            <w:r w:rsidRPr="00672458">
              <w:rPr>
                <w:rFonts w:eastAsia="PMingLiU"/>
              </w:rPr>
              <w:t>Indoor equipment (depending on zone)</w:t>
            </w:r>
          </w:p>
        </w:tc>
        <w:tc>
          <w:tcPr>
            <w:tcW w:w="2263" w:type="dxa"/>
          </w:tcPr>
          <w:p w14:paraId="13307EC2"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IP44</w:t>
            </w:r>
          </w:p>
        </w:tc>
      </w:tr>
      <w:tr w:rsidR="008F19D9" w:rsidRPr="007F0D79" w14:paraId="7A43FF08"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0B5BF0D6" w14:textId="77777777" w:rsidR="008F19D9" w:rsidRPr="00672458" w:rsidRDefault="008F19D9" w:rsidP="00672458">
            <w:pPr>
              <w:rPr>
                <w:rFonts w:eastAsia="PMingLiU"/>
              </w:rPr>
            </w:pPr>
            <w:r w:rsidRPr="00672458">
              <w:rPr>
                <w:rFonts w:eastAsia="PMingLiU"/>
              </w:rPr>
              <w:t>Control cabinet in Local Instrument Room (LIR)</w:t>
            </w:r>
          </w:p>
        </w:tc>
        <w:tc>
          <w:tcPr>
            <w:tcW w:w="2263" w:type="dxa"/>
          </w:tcPr>
          <w:p w14:paraId="6132F092" w14:textId="77777777"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IP23</w:t>
            </w:r>
          </w:p>
        </w:tc>
      </w:tr>
      <w:tr w:rsidR="008F19D9" w:rsidRPr="007F0D79" w14:paraId="63A6C068" w14:textId="77777777" w:rsidTr="00672458">
        <w:trPr>
          <w:trHeight w:val="20"/>
        </w:trPr>
        <w:tc>
          <w:tcPr>
            <w:cnfStyle w:val="001000000000" w:firstRow="0" w:lastRow="0" w:firstColumn="1" w:lastColumn="0" w:oddVBand="0" w:evenVBand="0" w:oddHBand="0" w:evenHBand="0" w:firstRowFirstColumn="0" w:firstRowLastColumn="0" w:lastRowFirstColumn="0" w:lastRowLastColumn="0"/>
            <w:tcW w:w="7366" w:type="dxa"/>
          </w:tcPr>
          <w:p w14:paraId="1D9BC8A0" w14:textId="4677560C" w:rsidR="008F19D9" w:rsidRPr="00672458" w:rsidRDefault="00866256" w:rsidP="00672458">
            <w:pPr>
              <w:rPr>
                <w:rFonts w:eastAsia="PMingLiU"/>
              </w:rPr>
            </w:pPr>
            <w:r w:rsidRPr="00672458">
              <w:rPr>
                <w:rFonts w:eastAsia="PMingLiU"/>
              </w:rPr>
              <w:t>C</w:t>
            </w:r>
            <w:r w:rsidR="008F19D9" w:rsidRPr="00672458">
              <w:rPr>
                <w:rFonts w:eastAsia="PMingLiU"/>
              </w:rPr>
              <w:t xml:space="preserve">abinets </w:t>
            </w:r>
            <w:r w:rsidR="00DD071B" w:rsidRPr="00672458">
              <w:rPr>
                <w:rFonts w:eastAsia="PMingLiU"/>
              </w:rPr>
              <w:t>in weather protected field area</w:t>
            </w:r>
          </w:p>
        </w:tc>
        <w:tc>
          <w:tcPr>
            <w:tcW w:w="2263" w:type="dxa"/>
          </w:tcPr>
          <w:p w14:paraId="7C6C5932" w14:textId="57C804F0" w:rsidR="008F19D9" w:rsidRPr="00672458" w:rsidRDefault="008F19D9" w:rsidP="00672458">
            <w:pPr>
              <w:cnfStyle w:val="000000000000" w:firstRow="0" w:lastRow="0" w:firstColumn="0" w:lastColumn="0" w:oddVBand="0" w:evenVBand="0" w:oddHBand="0" w:evenHBand="0" w:firstRowFirstColumn="0" w:firstRowLastColumn="0" w:lastRowFirstColumn="0" w:lastRowLastColumn="0"/>
              <w:rPr>
                <w:rFonts w:eastAsia="PMingLiU"/>
              </w:rPr>
            </w:pPr>
            <w:r w:rsidRPr="00672458">
              <w:rPr>
                <w:rFonts w:eastAsia="PMingLiU"/>
              </w:rPr>
              <w:t>IP5</w:t>
            </w:r>
            <w:r w:rsidR="00DD071B" w:rsidRPr="00672458">
              <w:rPr>
                <w:rFonts w:eastAsia="PMingLiU"/>
              </w:rPr>
              <w:t>5</w:t>
            </w:r>
          </w:p>
        </w:tc>
      </w:tr>
    </w:tbl>
    <w:p w14:paraId="562C5CEB" w14:textId="77777777" w:rsidR="008F19D9" w:rsidRPr="007D22D1" w:rsidRDefault="008F19D9" w:rsidP="00CA224A">
      <w:pPr>
        <w:pStyle w:val="Heading2"/>
        <w:numPr>
          <w:ilvl w:val="1"/>
          <w:numId w:val="8"/>
        </w:numPr>
        <w:tabs>
          <w:tab w:val="clear" w:pos="567"/>
        </w:tabs>
        <w:ind w:left="624" w:hanging="624"/>
      </w:pPr>
      <w:bookmarkStart w:id="343" w:name="_Toc471369212"/>
      <w:bookmarkStart w:id="344" w:name="_Toc471370481"/>
      <w:bookmarkStart w:id="345" w:name="_Toc471816751"/>
      <w:bookmarkStart w:id="346" w:name="_Toc482712764"/>
      <w:bookmarkStart w:id="347" w:name="_Toc387150929"/>
      <w:bookmarkStart w:id="348" w:name="_Toc387912334"/>
      <w:r w:rsidRPr="007D22D1">
        <w:t>Electrical Cabinets</w:t>
      </w:r>
      <w:bookmarkEnd w:id="343"/>
      <w:bookmarkEnd w:id="344"/>
      <w:bookmarkEnd w:id="345"/>
      <w:bookmarkEnd w:id="346"/>
    </w:p>
    <w:bookmarkEnd w:id="347"/>
    <w:bookmarkEnd w:id="348"/>
    <w:p w14:paraId="7EF5787C" w14:textId="5B703D60" w:rsidR="008F19D9" w:rsidRPr="007D22D1" w:rsidRDefault="008F19D9" w:rsidP="008F19D9">
      <w:pPr>
        <w:rPr>
          <w:color w:val="FF0000"/>
        </w:rPr>
      </w:pPr>
      <w:r w:rsidRPr="007D22D1">
        <w:t xml:space="preserve">The electrical cabinets will contain PLC’s, servers, remote I/O’s, network, power, and field termination. All cabinet assemblies are performed according to internal </w:t>
      </w:r>
      <w:r w:rsidR="00312C80">
        <w:t>HMH</w:t>
      </w:r>
      <w:r w:rsidRPr="007D22D1">
        <w:t xml:space="preserve"> workmanship manual.</w:t>
      </w:r>
    </w:p>
    <w:p w14:paraId="2A1C3A70" w14:textId="77777777" w:rsidR="008F19D9" w:rsidRPr="007D22D1" w:rsidRDefault="008F19D9" w:rsidP="008F19D9">
      <w:pPr>
        <w:pStyle w:val="ListBullet2"/>
        <w:tabs>
          <w:tab w:val="left" w:pos="284"/>
        </w:tabs>
      </w:pPr>
      <w:r w:rsidRPr="007D22D1">
        <w:rPr>
          <w:u w:val="single"/>
        </w:rPr>
        <w:t>Each control cabinet can be powered by one of these alternatives</w:t>
      </w:r>
      <w:r w:rsidRPr="007D22D1">
        <w:t>:</w:t>
      </w:r>
    </w:p>
    <w:p w14:paraId="17FAAB3D" w14:textId="77777777" w:rsidR="008F19D9" w:rsidRPr="007D22D1" w:rsidRDefault="008F19D9" w:rsidP="00CA224A">
      <w:pPr>
        <w:pStyle w:val="ListParagraph"/>
      </w:pPr>
      <w:r w:rsidRPr="007D22D1">
        <w:t>AC Power with one incoming feeder</w:t>
      </w:r>
    </w:p>
    <w:p w14:paraId="068800C1" w14:textId="396C7068" w:rsidR="00C25FFB" w:rsidRDefault="008F19D9" w:rsidP="00CA224A">
      <w:pPr>
        <w:pStyle w:val="ListParagraph"/>
      </w:pPr>
      <w:r w:rsidRPr="007D22D1">
        <w:t>AC Power with two incoming feeders connected to contactor, or via redundancy power supplies/modules</w:t>
      </w:r>
    </w:p>
    <w:p w14:paraId="58651892" w14:textId="6E628107" w:rsidR="008F19D9" w:rsidRDefault="00C25FFB" w:rsidP="00C25FFB">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2A91AB6E" w14:textId="77777777" w:rsidR="008F19D9" w:rsidRPr="007D22D1" w:rsidRDefault="008F19D9" w:rsidP="00CA224A">
      <w:pPr>
        <w:pStyle w:val="Heading2"/>
        <w:numPr>
          <w:ilvl w:val="1"/>
          <w:numId w:val="8"/>
        </w:numPr>
        <w:tabs>
          <w:tab w:val="clear" w:pos="567"/>
        </w:tabs>
        <w:ind w:left="624" w:hanging="624"/>
        <w:rPr>
          <w:lang w:eastAsia="en-US"/>
        </w:rPr>
      </w:pPr>
      <w:bookmarkStart w:id="349" w:name="_Toc387150931"/>
      <w:bookmarkStart w:id="350" w:name="_Toc387912336"/>
      <w:bookmarkStart w:id="351" w:name="_Toc471369213"/>
      <w:bookmarkStart w:id="352" w:name="_Toc471370482"/>
      <w:bookmarkStart w:id="353" w:name="_Toc471816752"/>
      <w:bookmarkStart w:id="354" w:name="_Toc482712765"/>
      <w:r w:rsidRPr="007D22D1">
        <w:rPr>
          <w:lang w:eastAsia="en-US"/>
        </w:rPr>
        <w:lastRenderedPageBreak/>
        <w:t>Cables</w:t>
      </w:r>
      <w:bookmarkEnd w:id="349"/>
      <w:bookmarkEnd w:id="350"/>
      <w:bookmarkEnd w:id="351"/>
      <w:bookmarkEnd w:id="352"/>
      <w:bookmarkEnd w:id="353"/>
      <w:bookmarkEnd w:id="354"/>
    </w:p>
    <w:p w14:paraId="316A6118" w14:textId="29BF136C" w:rsidR="008F19D9" w:rsidRPr="009675DB" w:rsidRDefault="008F19D9" w:rsidP="008F19D9">
      <w:pPr>
        <w:autoSpaceDE w:val="0"/>
        <w:autoSpaceDN w:val="0"/>
        <w:adjustRightInd w:val="0"/>
        <w:rPr>
          <w:rFonts w:eastAsia="PMingLiU"/>
          <w:u w:val="single"/>
        </w:rPr>
      </w:pPr>
      <w:r w:rsidRPr="009675DB">
        <w:rPr>
          <w:rFonts w:eastAsia="PMingLiU"/>
          <w:u w:val="single"/>
        </w:rPr>
        <w:t xml:space="preserve">Field cables used in the equipment manufactured by </w:t>
      </w:r>
      <w:r w:rsidR="00312C80">
        <w:rPr>
          <w:rFonts w:eastAsia="PMingLiU"/>
          <w:u w:val="single"/>
        </w:rPr>
        <w:t>HMH</w:t>
      </w:r>
      <w:r w:rsidRPr="009675DB">
        <w:rPr>
          <w:rFonts w:eastAsia="PMingLiU"/>
          <w:u w:val="single"/>
        </w:rPr>
        <w:t xml:space="preserve"> are:</w:t>
      </w:r>
    </w:p>
    <w:p w14:paraId="60B4EB84" w14:textId="50728472" w:rsidR="008F19D9" w:rsidRPr="007D22D1" w:rsidRDefault="3F7F8A6B" w:rsidP="00CA224A">
      <w:pPr>
        <w:pStyle w:val="ListParagraph"/>
        <w:rPr>
          <w:rFonts w:eastAsia="PMingLiU"/>
          <w:lang w:eastAsia="zh-TW" w:bidi="th-TH"/>
        </w:rPr>
      </w:pPr>
      <w:r w:rsidRPr="60876FED">
        <w:rPr>
          <w:rFonts w:eastAsia="PMingLiU"/>
          <w:lang w:eastAsia="zh-TW" w:bidi="th-TH"/>
        </w:rPr>
        <w:t>Flame retardant according to applicable parts of IEC</w:t>
      </w:r>
      <w:r w:rsidR="0A399940" w:rsidRPr="60876FED">
        <w:rPr>
          <w:rFonts w:eastAsia="PMingLiU"/>
          <w:lang w:eastAsia="zh-TW" w:bidi="th-TH"/>
        </w:rPr>
        <w:t xml:space="preserve"> </w:t>
      </w:r>
      <w:r w:rsidRPr="60876FED">
        <w:rPr>
          <w:rFonts w:eastAsia="PMingLiU"/>
          <w:lang w:eastAsia="zh-TW" w:bidi="th-TH"/>
        </w:rPr>
        <w:t>60332</w:t>
      </w:r>
    </w:p>
    <w:p w14:paraId="591BB028" w14:textId="6154EB33" w:rsidR="008F19D9" w:rsidRPr="007D22D1" w:rsidRDefault="77991310" w:rsidP="00CA224A">
      <w:pPr>
        <w:pStyle w:val="ListParagraph"/>
        <w:rPr>
          <w:rFonts w:eastAsia="PMingLiU"/>
          <w:lang w:eastAsia="zh-TW" w:bidi="th-TH"/>
        </w:rPr>
      </w:pPr>
      <w:r w:rsidRPr="379BA4F7">
        <w:rPr>
          <w:rFonts w:eastAsia="PMingLiU"/>
          <w:lang w:eastAsia="zh-TW" w:bidi="th-TH"/>
        </w:rPr>
        <w:t>Fire resistant when required by rules and function according to applicable parts of IEC 60331</w:t>
      </w:r>
    </w:p>
    <w:p w14:paraId="1641D197" w14:textId="73995533" w:rsidR="008F19D9" w:rsidRDefault="7FC94717" w:rsidP="00CA224A">
      <w:pPr>
        <w:pStyle w:val="ListParagraph"/>
        <w:rPr>
          <w:rFonts w:eastAsia="PMingLiU"/>
          <w:lang w:eastAsia="zh-TW" w:bidi="th-TH"/>
        </w:rPr>
      </w:pPr>
      <w:r w:rsidRPr="7D76F3FE">
        <w:rPr>
          <w:rFonts w:eastAsia="PMingLiU"/>
          <w:lang w:eastAsia="zh-TW" w:bidi="th-TH"/>
        </w:rPr>
        <w:t xml:space="preserve">Resistant to oil and drilling fluids </w:t>
      </w:r>
      <w:r w:rsidR="3F7F8A6B" w:rsidRPr="7D76F3FE">
        <w:rPr>
          <w:rFonts w:eastAsia="PMingLiU"/>
          <w:lang w:eastAsia="zh-TW" w:bidi="th-TH"/>
        </w:rPr>
        <w:t>according to NEK TS 606</w:t>
      </w:r>
    </w:p>
    <w:p w14:paraId="361EE304" w14:textId="4652B95B" w:rsidR="008F19D9" w:rsidRPr="007D22D1" w:rsidRDefault="008F19D9" w:rsidP="00CA224A">
      <w:pPr>
        <w:pStyle w:val="ListParagraph"/>
        <w:rPr>
          <w:rFonts w:eastAsia="PMingLiU"/>
          <w:lang w:eastAsia="zh-TW" w:bidi="th-TH"/>
        </w:rPr>
      </w:pPr>
      <w:r w:rsidRPr="007D22D1">
        <w:rPr>
          <w:rFonts w:eastAsia="PMingLiU"/>
          <w:lang w:eastAsia="zh-TW" w:bidi="th-TH"/>
        </w:rPr>
        <w:t xml:space="preserve">Armored or braided, as selected by </w:t>
      </w:r>
      <w:r w:rsidR="00312C80">
        <w:rPr>
          <w:rFonts w:eastAsia="PMingLiU"/>
          <w:lang w:eastAsia="zh-TW" w:bidi="th-TH"/>
        </w:rPr>
        <w:t>HMH</w:t>
      </w:r>
      <w:r w:rsidRPr="007D22D1">
        <w:rPr>
          <w:rFonts w:eastAsia="PMingLiU"/>
          <w:lang w:eastAsia="zh-TW" w:bidi="th-TH"/>
        </w:rPr>
        <w:t xml:space="preserve">. </w:t>
      </w:r>
    </w:p>
    <w:p w14:paraId="468B3A8C" w14:textId="1CBA08BA" w:rsidR="00AD101B" w:rsidRDefault="5D924D94" w:rsidP="000F4043">
      <w:pPr>
        <w:pStyle w:val="ListParagraph"/>
        <w:rPr>
          <w:rFonts w:eastAsia="PMingLiU"/>
          <w:lang w:eastAsia="zh-TW" w:bidi="th-TH"/>
        </w:rPr>
      </w:pPr>
      <w:r w:rsidRPr="7D76F3FE">
        <w:rPr>
          <w:rFonts w:eastAsia="PMingLiU"/>
          <w:lang w:eastAsia="zh-TW" w:bidi="th-TH"/>
        </w:rPr>
        <w:t xml:space="preserve">Low smoke and </w:t>
      </w:r>
      <w:r w:rsidR="3E66FAC7" w:rsidRPr="7D76F3FE">
        <w:rPr>
          <w:rFonts w:eastAsia="PMingLiU"/>
          <w:lang w:eastAsia="zh-TW" w:bidi="th-TH"/>
        </w:rPr>
        <w:t>h</w:t>
      </w:r>
      <w:r w:rsidR="3F7F8A6B" w:rsidRPr="7D76F3FE">
        <w:rPr>
          <w:rFonts w:eastAsia="PMingLiU"/>
          <w:lang w:eastAsia="zh-TW" w:bidi="th-TH"/>
        </w:rPr>
        <w:t>alogen free</w:t>
      </w:r>
    </w:p>
    <w:p w14:paraId="0EEED8A9" w14:textId="563C55A9" w:rsidR="001E2348" w:rsidRPr="00A92600" w:rsidRDefault="001E2348" w:rsidP="00A92600">
      <w:pPr>
        <w:rPr>
          <w:rFonts w:eastAsia="PMingLiU"/>
        </w:rPr>
      </w:pPr>
      <w:r w:rsidRPr="00A92600">
        <w:rPr>
          <w:rFonts w:eastAsia="PMingLiU"/>
        </w:rPr>
        <w:t>Cables where the above-mentioned specifications can't be met (e.g., flying lead at proximity switches), will have short lengths and be terminate in a nearby junction box. For added protection, these cables will be placed in hydraulic hoses or stainless-steel pipes</w:t>
      </w:r>
    </w:p>
    <w:p w14:paraId="164E97A5" w14:textId="302F33B7" w:rsidR="008F19D9" w:rsidRPr="007D22D1" w:rsidRDefault="00312C80" w:rsidP="00CA224A">
      <w:pPr>
        <w:contextualSpacing/>
        <w:rPr>
          <w:rFonts w:eastAsia="PMingLiU"/>
          <w:szCs w:val="28"/>
          <w:lang w:eastAsia="zh-TW" w:bidi="th-TH"/>
        </w:rPr>
      </w:pPr>
      <w:bookmarkStart w:id="355" w:name="_Hlk40355183"/>
      <w:r>
        <w:rPr>
          <w:rFonts w:eastAsia="PMingLiU"/>
          <w:szCs w:val="28"/>
          <w:lang w:eastAsia="zh-TW" w:bidi="th-TH"/>
        </w:rPr>
        <w:t>HMH</w:t>
      </w:r>
      <w:r w:rsidR="008F19D9" w:rsidRPr="007D22D1">
        <w:rPr>
          <w:rFonts w:eastAsia="PMingLiU"/>
          <w:szCs w:val="28"/>
          <w:lang w:eastAsia="zh-TW" w:bidi="th-TH"/>
        </w:rPr>
        <w:t xml:space="preserve"> is responsible for the cables within the equipment only</w:t>
      </w:r>
      <w:r w:rsidR="008F19D9">
        <w:rPr>
          <w:rFonts w:eastAsia="PMingLiU"/>
          <w:szCs w:val="28"/>
          <w:lang w:eastAsia="zh-TW" w:bidi="th-TH"/>
        </w:rPr>
        <w:t>, unless otherwise detailed in the respective product specification SA04</w:t>
      </w:r>
      <w:r w:rsidR="008F19D9" w:rsidRPr="007D22D1">
        <w:rPr>
          <w:rFonts w:eastAsia="PMingLiU"/>
          <w:szCs w:val="28"/>
          <w:lang w:eastAsia="zh-TW" w:bidi="th-TH"/>
        </w:rPr>
        <w:t>.</w:t>
      </w:r>
      <w:r w:rsidR="008F19D9">
        <w:rPr>
          <w:rFonts w:eastAsia="PMingLiU"/>
          <w:szCs w:val="28"/>
          <w:lang w:eastAsia="zh-TW" w:bidi="th-TH"/>
        </w:rPr>
        <w:t xml:space="preserve"> (Some equipment may for practical reasons be supplied with cable for connection to nearby interface point. Details are given in SA04 if applicable)</w:t>
      </w:r>
    </w:p>
    <w:p w14:paraId="601C5E72" w14:textId="77777777" w:rsidR="008F19D9" w:rsidRPr="007D22D1" w:rsidRDefault="008F19D9" w:rsidP="00CA224A">
      <w:pPr>
        <w:pStyle w:val="Heading2"/>
        <w:numPr>
          <w:ilvl w:val="1"/>
          <w:numId w:val="8"/>
        </w:numPr>
        <w:tabs>
          <w:tab w:val="clear" w:pos="567"/>
        </w:tabs>
        <w:ind w:left="624" w:hanging="624"/>
        <w:rPr>
          <w:lang w:eastAsia="en-US"/>
        </w:rPr>
      </w:pPr>
      <w:bookmarkStart w:id="356" w:name="_Toc387150932"/>
      <w:bookmarkStart w:id="357" w:name="_Toc387912337"/>
      <w:bookmarkStart w:id="358" w:name="_Toc471369214"/>
      <w:bookmarkStart w:id="359" w:name="_Toc471370483"/>
      <w:bookmarkStart w:id="360" w:name="_Toc471816753"/>
      <w:bookmarkStart w:id="361" w:name="_Toc482712766"/>
      <w:bookmarkEnd w:id="355"/>
      <w:r w:rsidRPr="007D22D1">
        <w:rPr>
          <w:lang w:eastAsia="en-US"/>
        </w:rPr>
        <w:t>Cable Entry and Gland</w:t>
      </w:r>
      <w:bookmarkEnd w:id="356"/>
      <w:bookmarkEnd w:id="357"/>
      <w:bookmarkEnd w:id="358"/>
      <w:bookmarkEnd w:id="359"/>
      <w:bookmarkEnd w:id="360"/>
      <w:bookmarkEnd w:id="361"/>
    </w:p>
    <w:p w14:paraId="3B601C86" w14:textId="77777777" w:rsidR="008F19D9" w:rsidRPr="007D22D1" w:rsidRDefault="008F19D9" w:rsidP="00CA224A">
      <w:pPr>
        <w:pStyle w:val="ListParagraph"/>
        <w:rPr>
          <w:rFonts w:eastAsia="PMingLiU"/>
          <w:lang w:eastAsia="zh-TW" w:bidi="th-TH"/>
        </w:rPr>
      </w:pPr>
      <w:r w:rsidRPr="007D22D1">
        <w:rPr>
          <w:rFonts w:eastAsia="PMingLiU"/>
          <w:lang w:eastAsia="zh-TW" w:bidi="th-TH"/>
        </w:rPr>
        <w:t>Cable entries and electrical interface points will be clearly indicated on the respective equipment general arrangements (GA)</w:t>
      </w:r>
    </w:p>
    <w:p w14:paraId="713303BD" w14:textId="77777777" w:rsidR="008F19D9" w:rsidRPr="007D22D1" w:rsidRDefault="008F19D9" w:rsidP="00CA224A">
      <w:pPr>
        <w:pStyle w:val="ListParagraph"/>
        <w:rPr>
          <w:rFonts w:eastAsia="PMingLiU"/>
          <w:lang w:eastAsia="zh-TW" w:bidi="th-TH"/>
        </w:rPr>
      </w:pPr>
      <w:r w:rsidRPr="007D22D1">
        <w:rPr>
          <w:rFonts w:eastAsia="PMingLiU"/>
          <w:lang w:eastAsia="zh-TW" w:bidi="th-TH"/>
        </w:rPr>
        <w:t>Cable glands are arranged on the bottom or on the side walls of the junction box. When required, Multi Cable Transit (MCT) is used.</w:t>
      </w:r>
    </w:p>
    <w:p w14:paraId="4D23594E" w14:textId="77777777" w:rsidR="008F19D9" w:rsidRPr="007D22D1" w:rsidRDefault="008F19D9" w:rsidP="00CA224A">
      <w:pPr>
        <w:pStyle w:val="ListParagraph"/>
        <w:rPr>
          <w:rFonts w:eastAsia="PMingLiU"/>
          <w:lang w:eastAsia="zh-TW" w:bidi="th-TH"/>
        </w:rPr>
      </w:pPr>
      <w:r w:rsidRPr="007D22D1">
        <w:rPr>
          <w:rFonts w:eastAsia="PMingLiU"/>
          <w:lang w:eastAsia="zh-TW" w:bidi="th-TH"/>
        </w:rPr>
        <w:t>Ex e type cable glands are delivered as standard for hazardous areas. Ex d glands are used as required for the application.</w:t>
      </w:r>
    </w:p>
    <w:p w14:paraId="6025D1B0" w14:textId="3D08D33B" w:rsidR="008F19D9" w:rsidRPr="007D22D1" w:rsidRDefault="008F19D9" w:rsidP="00CA224A">
      <w:pPr>
        <w:pStyle w:val="ListParagraph"/>
        <w:rPr>
          <w:rFonts w:eastAsia="PMingLiU"/>
          <w:color w:val="000000"/>
          <w:lang w:eastAsia="zh-TW" w:bidi="th-TH"/>
        </w:rPr>
      </w:pPr>
      <w:r w:rsidRPr="007D22D1">
        <w:rPr>
          <w:rFonts w:eastAsia="PMingLiU"/>
          <w:color w:val="000000"/>
          <w:lang w:eastAsia="zh-TW" w:bidi="th-TH"/>
        </w:rPr>
        <w:t xml:space="preserve">Run-through type cable glands are standard delivery from </w:t>
      </w:r>
      <w:r w:rsidR="00312C80">
        <w:rPr>
          <w:rFonts w:eastAsia="PMingLiU"/>
          <w:color w:val="000000"/>
          <w:lang w:eastAsia="zh-TW" w:bidi="th-TH"/>
        </w:rPr>
        <w:t>HMH</w:t>
      </w:r>
    </w:p>
    <w:p w14:paraId="25EA2A4D" w14:textId="77777777" w:rsidR="008F19D9" w:rsidRDefault="008F19D9" w:rsidP="00CA224A">
      <w:pPr>
        <w:pStyle w:val="ListParagraph"/>
        <w:rPr>
          <w:rFonts w:eastAsia="PMingLiU"/>
          <w:lang w:eastAsia="zh-TW" w:bidi="th-TH"/>
        </w:rPr>
      </w:pPr>
      <w:r w:rsidRPr="007D22D1">
        <w:rPr>
          <w:rFonts w:eastAsia="PMingLiU"/>
          <w:lang w:eastAsia="zh-TW" w:bidi="th-TH"/>
        </w:rPr>
        <w:t xml:space="preserve">EMC glands are used when applicable according to rules and regulations. </w:t>
      </w:r>
    </w:p>
    <w:p w14:paraId="23658BE3" w14:textId="77777777" w:rsidR="008F19D9" w:rsidRPr="00FB2707" w:rsidRDefault="008F19D9" w:rsidP="00CA224A">
      <w:pPr>
        <w:pStyle w:val="ListParagraph"/>
        <w:rPr>
          <w:rFonts w:eastAsia="PMingLiU"/>
          <w:color w:val="FF0000"/>
        </w:rPr>
      </w:pPr>
      <w:r w:rsidRPr="74587E5B">
        <w:rPr>
          <w:rFonts w:eastAsia="PMingLiU"/>
          <w:lang w:eastAsia="zh-TW" w:bidi="th-TH"/>
        </w:rPr>
        <w:t>Glands for customer’s cables shall be supplied by customer.</w:t>
      </w:r>
    </w:p>
    <w:p w14:paraId="09B45AFC" w14:textId="77777777" w:rsidR="008F19D9" w:rsidRPr="007D22D1" w:rsidRDefault="008F19D9" w:rsidP="00CA224A">
      <w:pPr>
        <w:pStyle w:val="Heading2"/>
        <w:numPr>
          <w:ilvl w:val="1"/>
          <w:numId w:val="8"/>
        </w:numPr>
        <w:tabs>
          <w:tab w:val="clear" w:pos="567"/>
        </w:tabs>
        <w:ind w:left="624" w:hanging="624"/>
        <w:rPr>
          <w:lang w:eastAsia="en-US"/>
        </w:rPr>
      </w:pPr>
      <w:bookmarkStart w:id="362" w:name="_Toc387150933"/>
      <w:bookmarkStart w:id="363" w:name="_Toc387912338"/>
      <w:bookmarkStart w:id="364" w:name="_Toc471369215"/>
      <w:bookmarkStart w:id="365" w:name="_Toc471370484"/>
      <w:bookmarkStart w:id="366" w:name="_Toc471816754"/>
      <w:bookmarkStart w:id="367" w:name="_Toc482712767"/>
      <w:r w:rsidRPr="007D22D1">
        <w:rPr>
          <w:lang w:eastAsia="en-US"/>
        </w:rPr>
        <w:t>Junction Box</w:t>
      </w:r>
      <w:bookmarkEnd w:id="362"/>
      <w:bookmarkEnd w:id="363"/>
      <w:bookmarkEnd w:id="364"/>
      <w:bookmarkEnd w:id="365"/>
      <w:bookmarkEnd w:id="366"/>
      <w:bookmarkEnd w:id="367"/>
    </w:p>
    <w:p w14:paraId="67132F04" w14:textId="77777777" w:rsidR="008F19D9" w:rsidRPr="007D22D1" w:rsidRDefault="008F19D9" w:rsidP="00CA224A">
      <w:pPr>
        <w:pStyle w:val="ListParagraph"/>
        <w:rPr>
          <w:rFonts w:eastAsia="PMingLiU"/>
          <w:lang w:eastAsia="zh-TW" w:bidi="th-TH"/>
        </w:rPr>
      </w:pPr>
      <w:r w:rsidRPr="007D22D1">
        <w:rPr>
          <w:rFonts w:eastAsia="PMingLiU"/>
          <w:lang w:eastAsia="zh-TW" w:bidi="th-TH"/>
        </w:rPr>
        <w:t>The junction box design enables the cable(s) to be taken from the entry point(s) to the connections in such a way that chafing against connections or other parts is obviated. The terminal bar and block assembly are designed to avoid impairment by the insulation shrinkage on the effectiveness of the electrical connections.</w:t>
      </w:r>
    </w:p>
    <w:p w14:paraId="65FF9281" w14:textId="77777777" w:rsidR="008F19D9" w:rsidRDefault="008F19D9" w:rsidP="00CA224A">
      <w:pPr>
        <w:pStyle w:val="ListParagraph"/>
        <w:rPr>
          <w:rFonts w:eastAsia="PMingLiU"/>
          <w:lang w:eastAsia="zh-TW" w:bidi="th-TH"/>
        </w:rPr>
      </w:pPr>
      <w:r w:rsidRPr="117D1349">
        <w:rPr>
          <w:rFonts w:eastAsia="PMingLiU"/>
          <w:lang w:eastAsia="zh-TW" w:bidi="th-TH"/>
        </w:rPr>
        <w:t xml:space="preserve">The </w:t>
      </w:r>
      <w:r w:rsidRPr="001111B1">
        <w:rPr>
          <w:rFonts w:eastAsia="PMingLiU"/>
          <w:lang w:eastAsia="zh-TW" w:bidi="th-TH"/>
        </w:rPr>
        <w:t>junction</w:t>
      </w:r>
      <w:r w:rsidRPr="117D1349">
        <w:rPr>
          <w:rFonts w:eastAsia="PMingLiU"/>
          <w:lang w:eastAsia="zh-TW" w:bidi="th-TH"/>
        </w:rPr>
        <w:t xml:space="preserve"> box is made of stainless steel 316 material or GRP, certified as Ex e </w:t>
      </w:r>
      <w:r>
        <w:rPr>
          <w:rFonts w:eastAsia="PMingLiU"/>
          <w:lang w:eastAsia="zh-TW" w:bidi="th-TH"/>
        </w:rPr>
        <w:t xml:space="preserve">for </w:t>
      </w:r>
      <w:r w:rsidRPr="117D1349">
        <w:rPr>
          <w:rFonts w:eastAsia="PMingLiU"/>
          <w:lang w:eastAsia="zh-TW" w:bidi="th-TH"/>
        </w:rPr>
        <w:t>hazardous area</w:t>
      </w:r>
      <w:r>
        <w:rPr>
          <w:rFonts w:eastAsia="PMingLiU"/>
          <w:lang w:eastAsia="zh-TW" w:bidi="th-TH"/>
        </w:rPr>
        <w:t xml:space="preserve"> when applicable</w:t>
      </w:r>
      <w:r w:rsidRPr="117D1349">
        <w:rPr>
          <w:rFonts w:eastAsia="PMingLiU"/>
          <w:lang w:eastAsia="zh-TW" w:bidi="th-TH"/>
        </w:rPr>
        <w:t xml:space="preserve">. The degree of protection grade is IP 56. </w:t>
      </w:r>
    </w:p>
    <w:p w14:paraId="18A447D7" w14:textId="77777777" w:rsidR="008F19D9" w:rsidRPr="007D22D1" w:rsidRDefault="008F19D9" w:rsidP="00CA224A">
      <w:pPr>
        <w:pStyle w:val="ListParagraph"/>
        <w:rPr>
          <w:rFonts w:eastAsia="Calibri"/>
          <w:lang w:eastAsia="en-US"/>
        </w:rPr>
      </w:pPr>
      <w:r w:rsidRPr="150EA609">
        <w:rPr>
          <w:rFonts w:eastAsia="PMingLiU"/>
          <w:lang w:eastAsia="zh-TW" w:bidi="th-TH"/>
        </w:rPr>
        <w:t xml:space="preserve">The junction box will be completely supplied with sufficient earth stud or </w:t>
      </w:r>
      <w:r w:rsidRPr="00597F9B">
        <w:rPr>
          <w:rFonts w:eastAsia="PMingLiU"/>
          <w:color w:val="000000" w:themeColor="text1"/>
          <w:lang w:eastAsia="zh-TW" w:bidi="th-TH"/>
        </w:rPr>
        <w:t xml:space="preserve">PE/IE/ISE terminal </w:t>
      </w:r>
      <w:r w:rsidRPr="150EA609">
        <w:rPr>
          <w:rFonts w:eastAsia="PMingLiU"/>
          <w:lang w:eastAsia="zh-TW" w:bidi="th-TH"/>
        </w:rPr>
        <w:t xml:space="preserve">for </w:t>
      </w:r>
      <w:r w:rsidRPr="150EA609">
        <w:rPr>
          <w:rFonts w:eastAsia="Calibri"/>
          <w:lang w:eastAsia="en-US"/>
        </w:rPr>
        <w:t>connection of cable’s sheet, armor or earth conductor to meet the requirements for earthing of the equipment.</w:t>
      </w:r>
    </w:p>
    <w:p w14:paraId="7164C8F0" w14:textId="77777777" w:rsidR="008F19D9" w:rsidRPr="007D22D1" w:rsidRDefault="008F19D9" w:rsidP="00CA224A">
      <w:pPr>
        <w:pStyle w:val="Heading2"/>
        <w:numPr>
          <w:ilvl w:val="1"/>
          <w:numId w:val="8"/>
        </w:numPr>
        <w:tabs>
          <w:tab w:val="clear" w:pos="567"/>
        </w:tabs>
        <w:ind w:left="624" w:hanging="624"/>
        <w:rPr>
          <w:lang w:eastAsia="en-US"/>
        </w:rPr>
      </w:pPr>
      <w:bookmarkStart w:id="368" w:name="_Toc387150934"/>
      <w:bookmarkStart w:id="369" w:name="_Toc387912339"/>
      <w:bookmarkStart w:id="370" w:name="_Toc471369216"/>
      <w:bookmarkStart w:id="371" w:name="_Toc471370485"/>
      <w:bookmarkStart w:id="372" w:name="_Toc471816755"/>
      <w:bookmarkStart w:id="373" w:name="_Toc482712768"/>
      <w:r w:rsidRPr="007D22D1">
        <w:rPr>
          <w:lang w:eastAsia="en-US"/>
        </w:rPr>
        <w:t>Thermistors</w:t>
      </w:r>
      <w:bookmarkEnd w:id="368"/>
      <w:bookmarkEnd w:id="369"/>
      <w:bookmarkEnd w:id="370"/>
      <w:bookmarkEnd w:id="371"/>
      <w:bookmarkEnd w:id="372"/>
      <w:bookmarkEnd w:id="373"/>
    </w:p>
    <w:p w14:paraId="427D841E" w14:textId="264A8167" w:rsidR="008F19D9" w:rsidRPr="000764F3" w:rsidRDefault="008F19D9" w:rsidP="008F19D9">
      <w:pPr>
        <w:autoSpaceDE w:val="0"/>
        <w:autoSpaceDN w:val="0"/>
        <w:adjustRightInd w:val="0"/>
        <w:rPr>
          <w:rFonts w:eastAsia="Calibri"/>
          <w:lang w:eastAsia="en-US"/>
        </w:rPr>
      </w:pPr>
      <w:r w:rsidRPr="60876FED">
        <w:rPr>
          <w:rFonts w:eastAsia="Calibri"/>
          <w:lang w:eastAsia="en-US"/>
        </w:rPr>
        <w:t>VFD controlled</w:t>
      </w:r>
      <w:r w:rsidR="6F2C1942" w:rsidRPr="60876FED">
        <w:rPr>
          <w:rFonts w:eastAsia="Calibri"/>
          <w:lang w:eastAsia="en-US"/>
        </w:rPr>
        <w:t xml:space="preserve"> </w:t>
      </w:r>
      <w:r w:rsidRPr="60876FED">
        <w:rPr>
          <w:rFonts w:eastAsia="Calibri"/>
          <w:lang w:eastAsia="en-US"/>
        </w:rPr>
        <w:t>motors will be fitted with thermistors or other temperature detecting devices embedded in the stator windings from vendor. It is a safety device to prevent overheating.</w:t>
      </w:r>
    </w:p>
    <w:p w14:paraId="64424026" w14:textId="77777777" w:rsidR="008F19D9" w:rsidRPr="000764F3" w:rsidRDefault="008F19D9" w:rsidP="008F19D9">
      <w:pPr>
        <w:autoSpaceDE w:val="0"/>
        <w:autoSpaceDN w:val="0"/>
        <w:adjustRightInd w:val="0"/>
        <w:rPr>
          <w:rFonts w:eastAsia="Calibri"/>
          <w:lang w:eastAsia="en-US"/>
        </w:rPr>
      </w:pPr>
      <w:r w:rsidRPr="000764F3">
        <w:rPr>
          <w:rFonts w:eastAsia="Calibri"/>
          <w:lang w:eastAsia="en-US"/>
        </w:rPr>
        <w:t>Other motors will be delivered according to requirements and specifications.</w:t>
      </w:r>
    </w:p>
    <w:p w14:paraId="5CA3D60F" w14:textId="77777777" w:rsidR="008F19D9" w:rsidRPr="007D22D1" w:rsidRDefault="008F19D9" w:rsidP="00CA224A">
      <w:pPr>
        <w:pStyle w:val="Heading2"/>
        <w:numPr>
          <w:ilvl w:val="1"/>
          <w:numId w:val="8"/>
        </w:numPr>
        <w:tabs>
          <w:tab w:val="clear" w:pos="567"/>
        </w:tabs>
        <w:ind w:left="624" w:hanging="624"/>
        <w:rPr>
          <w:lang w:eastAsia="en-US"/>
        </w:rPr>
      </w:pPr>
      <w:bookmarkStart w:id="374" w:name="_Toc387150935"/>
      <w:bookmarkStart w:id="375" w:name="_Toc387912340"/>
      <w:bookmarkStart w:id="376" w:name="_Toc471369217"/>
      <w:bookmarkStart w:id="377" w:name="_Toc471370486"/>
      <w:bookmarkStart w:id="378" w:name="_Toc471816756"/>
      <w:bookmarkStart w:id="379" w:name="_Toc482712769"/>
      <w:r w:rsidRPr="007D22D1">
        <w:rPr>
          <w:lang w:eastAsia="en-US"/>
        </w:rPr>
        <w:lastRenderedPageBreak/>
        <w:t>Earth</w:t>
      </w:r>
      <w:bookmarkEnd w:id="374"/>
      <w:bookmarkEnd w:id="375"/>
      <w:bookmarkEnd w:id="376"/>
      <w:bookmarkEnd w:id="377"/>
      <w:bookmarkEnd w:id="378"/>
      <w:bookmarkEnd w:id="379"/>
    </w:p>
    <w:p w14:paraId="20E61D5C" w14:textId="4E827CCE" w:rsidR="00346E37" w:rsidRDefault="00F04196" w:rsidP="00CA224A">
      <w:pPr>
        <w:pStyle w:val="ListParagraph"/>
        <w:rPr>
          <w:rFonts w:eastAsia="PMingLiU"/>
          <w:lang w:eastAsia="zh-TW" w:bidi="th-TH"/>
        </w:rPr>
      </w:pPr>
      <w:r w:rsidRPr="00F04196">
        <w:rPr>
          <w:rFonts w:eastAsia="PMingLiU"/>
          <w:lang w:eastAsia="zh-TW" w:bidi="th-TH"/>
        </w:rPr>
        <w:t>The protective earth (PE) will be connected to the ground at both ends using the power cable.</w:t>
      </w:r>
    </w:p>
    <w:p w14:paraId="77AB544D" w14:textId="77777777" w:rsidR="009663DA" w:rsidRDefault="009663DA" w:rsidP="009663DA">
      <w:r w:rsidRPr="60876FED">
        <w:t>This is normally done with cable armour and through gland. If installation requires armour to be terminated in gland (</w:t>
      </w:r>
      <w:proofErr w:type="spellStart"/>
      <w:r w:rsidRPr="60876FED">
        <w:t>i.e</w:t>
      </w:r>
      <w:proofErr w:type="spellEnd"/>
      <w:r w:rsidRPr="60876FED">
        <w:t xml:space="preserve"> </w:t>
      </w:r>
      <w:proofErr w:type="spellStart"/>
      <w:r w:rsidRPr="60876FED">
        <w:t>Exd</w:t>
      </w:r>
      <w:proofErr w:type="spellEnd"/>
      <w:r w:rsidRPr="60876FED">
        <w:t xml:space="preserve"> gland), the cable will be fitted with insulated earth conductor. PE conductor will not be terminated in gland for equipment supplied with voltage above 50V</w:t>
      </w:r>
    </w:p>
    <w:p w14:paraId="7BE7AA01" w14:textId="7424605B" w:rsidR="008F19D9" w:rsidRPr="007D22D1" w:rsidRDefault="008F19D9" w:rsidP="00CA224A">
      <w:pPr>
        <w:pStyle w:val="ListParagraph"/>
        <w:rPr>
          <w:rFonts w:eastAsia="PMingLiU"/>
          <w:lang w:eastAsia="zh-TW" w:bidi="th-TH"/>
        </w:rPr>
      </w:pPr>
      <w:r w:rsidRPr="60876FED">
        <w:rPr>
          <w:rFonts w:eastAsia="PMingLiU"/>
          <w:lang w:eastAsia="zh-TW" w:bidi="th-TH"/>
        </w:rPr>
        <w:t xml:space="preserve">Instrumentation earth (IE/ISE) will be floating in the field and </w:t>
      </w:r>
      <w:r w:rsidR="2CB0EE0A" w:rsidRPr="60876FED">
        <w:rPr>
          <w:rFonts w:eastAsia="PMingLiU"/>
          <w:lang w:eastAsia="zh-TW" w:bidi="th-TH"/>
        </w:rPr>
        <w:t>earthed</w:t>
      </w:r>
      <w:r w:rsidRPr="60876FED">
        <w:rPr>
          <w:rFonts w:eastAsia="PMingLiU"/>
          <w:lang w:eastAsia="zh-TW" w:bidi="th-TH"/>
        </w:rPr>
        <w:t xml:space="preserve"> in the cabinet</w:t>
      </w:r>
    </w:p>
    <w:p w14:paraId="0171E3B3" w14:textId="77777777" w:rsidR="008F19D9" w:rsidRPr="007D22D1" w:rsidRDefault="008F19D9" w:rsidP="00CA224A">
      <w:pPr>
        <w:pStyle w:val="ListParagraph"/>
        <w:rPr>
          <w:rFonts w:eastAsia="PMingLiU"/>
          <w:lang w:eastAsia="zh-TW" w:bidi="th-TH"/>
        </w:rPr>
      </w:pPr>
      <w:r w:rsidRPr="7CDE4CC4">
        <w:rPr>
          <w:rFonts w:eastAsia="PMingLiU"/>
          <w:lang w:eastAsia="zh-TW" w:bidi="th-TH"/>
        </w:rPr>
        <w:t>IE and</w:t>
      </w:r>
      <w:r>
        <w:rPr>
          <w:rFonts w:eastAsia="PMingLiU"/>
          <w:lang w:eastAsia="zh-TW" w:bidi="th-TH"/>
        </w:rPr>
        <w:t>/or</w:t>
      </w:r>
      <w:r w:rsidRPr="7CDE4CC4">
        <w:rPr>
          <w:rFonts w:eastAsia="PMingLiU"/>
          <w:lang w:eastAsia="zh-TW" w:bidi="th-TH"/>
        </w:rPr>
        <w:t xml:space="preserve"> ISE </w:t>
      </w:r>
      <w:r>
        <w:rPr>
          <w:rFonts w:eastAsia="PMingLiU"/>
          <w:lang w:eastAsia="zh-TW" w:bidi="th-TH"/>
        </w:rPr>
        <w:t xml:space="preserve">bus </w:t>
      </w:r>
      <w:r w:rsidRPr="7CDE4CC4">
        <w:rPr>
          <w:rFonts w:eastAsia="PMingLiU"/>
          <w:lang w:eastAsia="zh-TW" w:bidi="th-TH"/>
        </w:rPr>
        <w:t xml:space="preserve">bars </w:t>
      </w:r>
      <w:r>
        <w:rPr>
          <w:rFonts w:eastAsia="PMingLiU"/>
          <w:lang w:eastAsia="zh-TW" w:bidi="th-TH"/>
        </w:rPr>
        <w:t xml:space="preserve">in junction boxes and cabinets are </w:t>
      </w:r>
      <w:r w:rsidRPr="7CDE4CC4">
        <w:rPr>
          <w:rFonts w:eastAsia="PMingLiU"/>
          <w:lang w:eastAsia="zh-TW" w:bidi="th-TH"/>
        </w:rPr>
        <w:t>mounted on isolators.</w:t>
      </w:r>
    </w:p>
    <w:p w14:paraId="0938FCE8" w14:textId="1A3ACBB3" w:rsidR="008F19D9" w:rsidRPr="007D22D1" w:rsidRDefault="008F19D9" w:rsidP="00CA224A">
      <w:pPr>
        <w:pStyle w:val="ListParagraph"/>
        <w:rPr>
          <w:rFonts w:eastAsia="PMingLiU"/>
          <w:lang w:eastAsia="zh-TW" w:bidi="th-TH"/>
        </w:rPr>
      </w:pPr>
      <w:r w:rsidRPr="60876FED">
        <w:rPr>
          <w:rFonts w:eastAsia="PMingLiU"/>
          <w:lang w:eastAsia="zh-TW" w:bidi="th-TH"/>
        </w:rPr>
        <w:t>Screens for Profibus cables and cables on certain VFD driven equipment will be earthed in both ends</w:t>
      </w:r>
    </w:p>
    <w:p w14:paraId="6A4B1092" w14:textId="77777777" w:rsidR="008F19D9" w:rsidRDefault="008F19D9" w:rsidP="00CA224A">
      <w:pPr>
        <w:pStyle w:val="ListBullet"/>
        <w:tabs>
          <w:tab w:val="clear" w:pos="360"/>
        </w:tabs>
        <w:ind w:left="0" w:firstLine="0"/>
        <w:rPr>
          <w:rFonts w:eastAsia="PMingLiU"/>
          <w:lang w:eastAsia="zh-TW" w:bidi="th-TH"/>
        </w:rPr>
      </w:pPr>
      <w:r w:rsidRPr="74587E5B">
        <w:rPr>
          <w:rFonts w:eastAsia="PMingLiU"/>
          <w:lang w:eastAsia="zh-TW" w:bidi="th-TH"/>
        </w:rPr>
        <w:t xml:space="preserve">Skids will be equipped with minimum two earth bosses, located on diagonally opposite corners welded to the skid main structure. Each earth boss </w:t>
      </w:r>
      <w:r>
        <w:rPr>
          <w:rFonts w:eastAsia="PMingLiU"/>
          <w:lang w:eastAsia="zh-TW" w:bidi="th-TH"/>
        </w:rPr>
        <w:t xml:space="preserve">is </w:t>
      </w:r>
      <w:r w:rsidRPr="74587E5B">
        <w:rPr>
          <w:rFonts w:eastAsia="PMingLiU"/>
          <w:lang w:eastAsia="zh-TW" w:bidi="th-TH"/>
        </w:rPr>
        <w:t>drilled for M10 bolt.</w:t>
      </w:r>
      <w:r>
        <w:rPr>
          <w:rFonts w:eastAsia="PMingLiU"/>
          <w:lang w:eastAsia="zh-TW" w:bidi="th-TH"/>
        </w:rPr>
        <w:t xml:space="preserve"> </w:t>
      </w:r>
    </w:p>
    <w:p w14:paraId="5CC79089" w14:textId="77777777" w:rsidR="008F19D9" w:rsidRPr="007D22D1" w:rsidRDefault="008F19D9" w:rsidP="00CA224A">
      <w:pPr>
        <w:pStyle w:val="Heading2"/>
        <w:numPr>
          <w:ilvl w:val="1"/>
          <w:numId w:val="8"/>
        </w:numPr>
        <w:tabs>
          <w:tab w:val="clear" w:pos="567"/>
        </w:tabs>
        <w:ind w:left="624" w:hanging="624"/>
        <w:rPr>
          <w:lang w:eastAsia="en-US"/>
        </w:rPr>
      </w:pPr>
      <w:bookmarkStart w:id="380" w:name="_Toc387150936"/>
      <w:bookmarkStart w:id="381" w:name="_Toc387912341"/>
      <w:bookmarkStart w:id="382" w:name="_Toc471369218"/>
      <w:bookmarkStart w:id="383" w:name="_Toc471370487"/>
      <w:bookmarkStart w:id="384" w:name="_Toc471816757"/>
      <w:bookmarkStart w:id="385" w:name="_Toc482712770"/>
      <w:r w:rsidRPr="007D22D1">
        <w:rPr>
          <w:lang w:eastAsia="en-US"/>
        </w:rPr>
        <w:t>Motor Heating</w:t>
      </w:r>
      <w:bookmarkEnd w:id="380"/>
      <w:bookmarkEnd w:id="381"/>
      <w:bookmarkEnd w:id="382"/>
      <w:bookmarkEnd w:id="383"/>
      <w:bookmarkEnd w:id="384"/>
      <w:bookmarkEnd w:id="385"/>
    </w:p>
    <w:p w14:paraId="6F00B1AE" w14:textId="77777777" w:rsidR="008F19D9" w:rsidRPr="00A63C64" w:rsidRDefault="008F19D9" w:rsidP="008F19D9">
      <w:pPr>
        <w:autoSpaceDE w:val="0"/>
        <w:autoSpaceDN w:val="0"/>
        <w:adjustRightInd w:val="0"/>
        <w:rPr>
          <w:rFonts w:eastAsia="PMingLiU"/>
          <w:lang w:eastAsia="zh-TW" w:bidi="th-TH"/>
        </w:rPr>
      </w:pPr>
      <w:r w:rsidRPr="00A63C64">
        <w:rPr>
          <w:rFonts w:eastAsia="PMingLiU"/>
          <w:lang w:eastAsia="zh-TW" w:bidi="th-TH"/>
        </w:rPr>
        <w:t xml:space="preserve">All outdoor motors with a rated power of 15 kW or above are fitted with internal heater elements in the windings. </w:t>
      </w:r>
    </w:p>
    <w:p w14:paraId="42D5C3B8" w14:textId="106E953B"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eastAsia="PMingLiU"/>
          <w:lang w:eastAsia="zh-TW" w:bidi="th-TH"/>
        </w:rPr>
      </w:pPr>
      <w:r>
        <w:rPr>
          <w:rFonts w:eastAsia="PMingLiU"/>
          <w:lang w:eastAsia="zh-TW" w:bidi="th-TH"/>
        </w:rPr>
        <w:br w:type="page"/>
      </w:r>
    </w:p>
    <w:p w14:paraId="1DC25478" w14:textId="77777777" w:rsidR="008F19D9" w:rsidRPr="007D22D1" w:rsidRDefault="008F19D9" w:rsidP="00CA224A">
      <w:pPr>
        <w:pStyle w:val="Heading1"/>
        <w:numPr>
          <w:ilvl w:val="0"/>
          <w:numId w:val="8"/>
        </w:numPr>
      </w:pPr>
      <w:bookmarkStart w:id="386" w:name="_Toc483208476"/>
      <w:bookmarkStart w:id="387" w:name="_Toc483208496"/>
      <w:bookmarkStart w:id="388" w:name="_Toc485024911"/>
      <w:bookmarkStart w:id="389" w:name="_Toc471369220"/>
      <w:bookmarkStart w:id="390" w:name="_Toc471370489"/>
      <w:bookmarkStart w:id="391" w:name="_Toc471816759"/>
      <w:bookmarkStart w:id="392" w:name="_Toc482712772"/>
      <w:bookmarkStart w:id="393" w:name="_Toc184201395"/>
      <w:bookmarkStart w:id="394" w:name="_Toc187836796"/>
      <w:bookmarkEnd w:id="386"/>
      <w:bookmarkEnd w:id="387"/>
      <w:bookmarkEnd w:id="388"/>
      <w:r w:rsidRPr="007D22D1">
        <w:lastRenderedPageBreak/>
        <w:t>Control systems, HMI and networks</w:t>
      </w:r>
      <w:bookmarkEnd w:id="389"/>
      <w:bookmarkEnd w:id="390"/>
      <w:bookmarkEnd w:id="391"/>
      <w:bookmarkEnd w:id="392"/>
      <w:bookmarkEnd w:id="393"/>
      <w:bookmarkEnd w:id="394"/>
    </w:p>
    <w:p w14:paraId="432F4547" w14:textId="77777777" w:rsidR="008F19D9" w:rsidRPr="007D22D1" w:rsidRDefault="008F19D9" w:rsidP="00CA224A">
      <w:pPr>
        <w:pStyle w:val="Heading2"/>
        <w:numPr>
          <w:ilvl w:val="1"/>
          <w:numId w:val="8"/>
        </w:numPr>
        <w:tabs>
          <w:tab w:val="clear" w:pos="567"/>
        </w:tabs>
        <w:ind w:left="624" w:hanging="624"/>
      </w:pPr>
      <w:bookmarkStart w:id="395" w:name="_Toc387150941"/>
      <w:bookmarkStart w:id="396" w:name="_Toc387912345"/>
      <w:bookmarkStart w:id="397" w:name="_Toc471369221"/>
      <w:bookmarkStart w:id="398" w:name="_Toc471370490"/>
      <w:bookmarkStart w:id="399" w:name="_Toc471816760"/>
      <w:bookmarkStart w:id="400" w:name="_Toc482712773"/>
      <w:r w:rsidRPr="007D22D1">
        <w:t>General</w:t>
      </w:r>
      <w:bookmarkEnd w:id="395"/>
      <w:bookmarkEnd w:id="396"/>
      <w:bookmarkEnd w:id="397"/>
      <w:bookmarkEnd w:id="398"/>
      <w:bookmarkEnd w:id="399"/>
      <w:bookmarkEnd w:id="400"/>
    </w:p>
    <w:p w14:paraId="07818BCA" w14:textId="40096A92" w:rsidR="008F19D9" w:rsidRPr="007D22D1" w:rsidRDefault="00312C80" w:rsidP="00CA224A">
      <w:pPr>
        <w:pStyle w:val="ListParagraph"/>
      </w:pPr>
      <w:r>
        <w:t>HMH</w:t>
      </w:r>
      <w:r w:rsidR="008F19D9" w:rsidRPr="007D22D1">
        <w:t xml:space="preserve"> delivers complete, integrated control and monitoring systems for drilling and well intervention.</w:t>
      </w:r>
    </w:p>
    <w:p w14:paraId="0FDC7371" w14:textId="6F75D0C0" w:rsidR="008F19D9" w:rsidRPr="007D22D1" w:rsidRDefault="00312C80" w:rsidP="00CA224A">
      <w:pPr>
        <w:pStyle w:val="ListParagraph"/>
      </w:pPr>
      <w:r>
        <w:t>HMH</w:t>
      </w:r>
      <w:r w:rsidR="008F19D9" w:rsidRPr="007D22D1">
        <w:t>’s control systems are designed to ensure safe, efficient and reliable working conditions and operations</w:t>
      </w:r>
    </w:p>
    <w:p w14:paraId="17456C3A" w14:textId="77777777" w:rsidR="008F19D9" w:rsidRPr="007D22D1" w:rsidRDefault="008F19D9" w:rsidP="00CA224A">
      <w:pPr>
        <w:pStyle w:val="ListParagraph"/>
      </w:pPr>
      <w:r w:rsidRPr="007D22D1">
        <w:t>The overall functionality is to manage the flow of control and information within the drilling system and with the operator.</w:t>
      </w:r>
    </w:p>
    <w:p w14:paraId="5D55AD0F" w14:textId="5B5E7B5E" w:rsidR="008F19D9" w:rsidRPr="007D22D1" w:rsidRDefault="008F19D9" w:rsidP="00CA224A">
      <w:pPr>
        <w:pStyle w:val="ListParagraph"/>
      </w:pPr>
      <w:r w:rsidRPr="007D22D1">
        <w:t xml:space="preserve">Control systems from </w:t>
      </w:r>
      <w:r w:rsidR="00312C80">
        <w:t>HMH</w:t>
      </w:r>
      <w:r w:rsidRPr="007D22D1">
        <w:t xml:space="preserve"> are open for interconnection internally and with other vendors </w:t>
      </w:r>
    </w:p>
    <w:p w14:paraId="3ADCF6EF" w14:textId="39615FD4" w:rsidR="008F19D9" w:rsidRPr="007D22D1" w:rsidRDefault="008F19D9" w:rsidP="00CA224A">
      <w:pPr>
        <w:pStyle w:val="ListParagraph"/>
      </w:pPr>
      <w:r w:rsidRPr="007D22D1">
        <w:t xml:space="preserve">Rig Safety and Automation System (SAS) is not part of the </w:t>
      </w:r>
      <w:r w:rsidR="00312C80">
        <w:t>HMH</w:t>
      </w:r>
      <w:r w:rsidRPr="007D22D1">
        <w:t xml:space="preserve"> offering.</w:t>
      </w:r>
    </w:p>
    <w:p w14:paraId="49FA0A89" w14:textId="1778952A" w:rsidR="008F19D9" w:rsidRDefault="008F19D9" w:rsidP="00CA224A">
      <w:pPr>
        <w:pStyle w:val="ListParagraph"/>
      </w:pPr>
      <w:r w:rsidRPr="007D22D1">
        <w:t xml:space="preserve">Compliance to </w:t>
      </w:r>
      <w:r>
        <w:t>DNV</w:t>
      </w:r>
      <w:r w:rsidRPr="007D22D1">
        <w:t>-OS-D203 ISDS or ABS ISQM can be delivered as an option</w:t>
      </w:r>
    </w:p>
    <w:p w14:paraId="18731033" w14:textId="77777777" w:rsidR="008F19D9" w:rsidRDefault="008F19D9" w:rsidP="00CA224A">
      <w:pPr>
        <w:pStyle w:val="ListParagraph"/>
      </w:pPr>
      <w:r w:rsidRPr="00452F7C">
        <w:t xml:space="preserve">A comprehensive service </w:t>
      </w:r>
      <w:r>
        <w:t>interface (HMI)</w:t>
      </w:r>
      <w:r w:rsidRPr="00452F7C">
        <w:t xml:space="preserve"> </w:t>
      </w:r>
      <w:r>
        <w:t xml:space="preserve">for expected maintenance and fault finding </w:t>
      </w:r>
      <w:r w:rsidRPr="00452F7C">
        <w:t>is included</w:t>
      </w:r>
      <w:r>
        <w:t xml:space="preserve"> for all control systems.</w:t>
      </w:r>
    </w:p>
    <w:p w14:paraId="1141339F" w14:textId="77777777" w:rsidR="008F19D9" w:rsidRPr="007D22D1" w:rsidRDefault="008F19D9" w:rsidP="00CA224A">
      <w:pPr>
        <w:pStyle w:val="Heading2"/>
        <w:numPr>
          <w:ilvl w:val="1"/>
          <w:numId w:val="8"/>
        </w:numPr>
        <w:tabs>
          <w:tab w:val="clear" w:pos="567"/>
        </w:tabs>
        <w:ind w:left="624" w:hanging="624"/>
      </w:pPr>
      <w:bookmarkStart w:id="401" w:name="_Toc387150930"/>
      <w:bookmarkStart w:id="402" w:name="_Toc387912335"/>
      <w:bookmarkStart w:id="403" w:name="_Toc471369222"/>
      <w:bookmarkStart w:id="404" w:name="_Toc471370491"/>
      <w:bookmarkStart w:id="405" w:name="_Toc471816761"/>
      <w:bookmarkStart w:id="406" w:name="_Toc482712774"/>
      <w:r w:rsidRPr="007D22D1">
        <w:t>Hardware</w:t>
      </w:r>
      <w:bookmarkEnd w:id="401"/>
      <w:bookmarkEnd w:id="402"/>
      <w:bookmarkEnd w:id="403"/>
      <w:bookmarkEnd w:id="404"/>
      <w:bookmarkEnd w:id="405"/>
      <w:bookmarkEnd w:id="406"/>
    </w:p>
    <w:p w14:paraId="0D660BFE" w14:textId="77777777" w:rsidR="008F19D9" w:rsidRPr="007D22D1" w:rsidRDefault="008F19D9" w:rsidP="00CA224A">
      <w:pPr>
        <w:pStyle w:val="ListParagraph"/>
      </w:pPr>
      <w:r w:rsidRPr="007D22D1">
        <w:t>HMI systems, data logging, analysis and systems for advanced calculations are running on industrial Windows compatible computers.</w:t>
      </w:r>
    </w:p>
    <w:p w14:paraId="1EE6CFB7" w14:textId="77777777" w:rsidR="008F19D9" w:rsidRPr="007D22D1" w:rsidRDefault="008F19D9" w:rsidP="00CA224A">
      <w:pPr>
        <w:pStyle w:val="ListParagraph"/>
      </w:pPr>
      <w:r w:rsidRPr="007D22D1">
        <w:t>Programmable Logic Controllers (PLC) are of the type Siemens Simatic S7, conforming to IEC 61131-3</w:t>
      </w:r>
    </w:p>
    <w:p w14:paraId="17BB5B0D" w14:textId="77777777" w:rsidR="008F19D9" w:rsidRPr="007D22D1" w:rsidRDefault="008F19D9" w:rsidP="00CA224A">
      <w:pPr>
        <w:pStyle w:val="ListParagraph"/>
        <w:rPr>
          <w:rFonts w:ascii="Calibri" w:eastAsia="Calibri" w:hAnsi="Calibri" w:cs="Times New Roman"/>
          <w:sz w:val="24"/>
          <w:szCs w:val="24"/>
          <w:lang w:eastAsia="en-US"/>
        </w:rPr>
      </w:pPr>
      <w:r w:rsidRPr="007D22D1">
        <w:t xml:space="preserve">I/O modules are connected to </w:t>
      </w:r>
      <w:proofErr w:type="gramStart"/>
      <w:r w:rsidRPr="007D22D1">
        <w:t>CPU’s</w:t>
      </w:r>
      <w:proofErr w:type="gramEnd"/>
      <w:r w:rsidRPr="007D22D1">
        <w:t xml:space="preserve"> through fieldbus, enabling cost efficient control system upgrades in the future.</w:t>
      </w:r>
    </w:p>
    <w:p w14:paraId="09A0C4B6" w14:textId="77777777" w:rsidR="008F19D9" w:rsidRPr="007D22D1" w:rsidRDefault="008F19D9" w:rsidP="00CA224A">
      <w:pPr>
        <w:pStyle w:val="Heading2"/>
        <w:numPr>
          <w:ilvl w:val="1"/>
          <w:numId w:val="8"/>
        </w:numPr>
        <w:tabs>
          <w:tab w:val="clear" w:pos="567"/>
        </w:tabs>
        <w:ind w:left="624" w:hanging="624"/>
      </w:pPr>
      <w:bookmarkStart w:id="407" w:name="_Toc387150942"/>
      <w:bookmarkStart w:id="408" w:name="_Toc387912346"/>
      <w:bookmarkStart w:id="409" w:name="_Toc471369223"/>
      <w:bookmarkStart w:id="410" w:name="_Toc471370492"/>
      <w:bookmarkStart w:id="411" w:name="_Toc471816762"/>
      <w:bookmarkStart w:id="412" w:name="_Toc482712775"/>
      <w:r w:rsidRPr="007D22D1">
        <w:t>Network Design</w:t>
      </w:r>
      <w:bookmarkEnd w:id="407"/>
      <w:bookmarkEnd w:id="408"/>
      <w:bookmarkEnd w:id="409"/>
      <w:bookmarkEnd w:id="410"/>
      <w:bookmarkEnd w:id="411"/>
      <w:bookmarkEnd w:id="412"/>
    </w:p>
    <w:p w14:paraId="77A73C6D" w14:textId="77777777" w:rsidR="008F19D9" w:rsidRPr="007D22D1" w:rsidRDefault="008F19D9" w:rsidP="00CA224A">
      <w:pPr>
        <w:pStyle w:val="ListParagraph"/>
      </w:pPr>
      <w:r w:rsidRPr="007D22D1">
        <w:t>An installation contains two main Ethernet networks</w:t>
      </w:r>
    </w:p>
    <w:p w14:paraId="65C61848" w14:textId="77777777" w:rsidR="008F19D9" w:rsidRPr="007D22D1" w:rsidRDefault="008F19D9" w:rsidP="00CA224A">
      <w:pPr>
        <w:pStyle w:val="ListParagraph"/>
        <w:numPr>
          <w:ilvl w:val="1"/>
          <w:numId w:val="1"/>
        </w:numPr>
      </w:pPr>
      <w:r w:rsidRPr="007D22D1">
        <w:t xml:space="preserve">The PLC network interconnects PLCs. This includes connecting equipment control systems to operator chair and anti-collision. </w:t>
      </w:r>
    </w:p>
    <w:p w14:paraId="7B9E7791" w14:textId="77777777" w:rsidR="008F19D9" w:rsidRPr="007D22D1" w:rsidRDefault="008F19D9" w:rsidP="00CA224A">
      <w:pPr>
        <w:pStyle w:val="ListParagraph"/>
        <w:numPr>
          <w:ilvl w:val="1"/>
          <w:numId w:val="1"/>
        </w:numPr>
      </w:pPr>
      <w:r w:rsidRPr="007D22D1">
        <w:t>The DrillView network connects HMI system and equipment control systems.</w:t>
      </w:r>
    </w:p>
    <w:p w14:paraId="095DE7B8" w14:textId="77777777" w:rsidR="008F19D9" w:rsidRPr="007D22D1" w:rsidRDefault="008F19D9" w:rsidP="00CA224A">
      <w:pPr>
        <w:pStyle w:val="ListParagraph"/>
      </w:pPr>
      <w:r w:rsidRPr="007D22D1">
        <w:t xml:space="preserve">Important network signals have redundant communication lines. </w:t>
      </w:r>
    </w:p>
    <w:p w14:paraId="728F4300" w14:textId="77777777" w:rsidR="008F19D9" w:rsidRDefault="008F19D9" w:rsidP="00CA224A">
      <w:pPr>
        <w:pStyle w:val="ListParagraph"/>
      </w:pPr>
      <w:r w:rsidRPr="007D22D1">
        <w:t>I/O fieldbuses are based on Profibus and/or Profinet according to IEC 61158</w:t>
      </w:r>
      <w:bookmarkStart w:id="413" w:name="_Toc402347762"/>
      <w:bookmarkStart w:id="414" w:name="_Toc471369226"/>
      <w:bookmarkStart w:id="415" w:name="_Toc471370495"/>
      <w:bookmarkStart w:id="416" w:name="_Toc471816765"/>
      <w:bookmarkStart w:id="417" w:name="_Toc482712776"/>
      <w:bookmarkStart w:id="418" w:name="_Toc402347760"/>
      <w:bookmarkStart w:id="419" w:name="_Toc471369224"/>
      <w:bookmarkStart w:id="420" w:name="_Toc471370493"/>
      <w:bookmarkStart w:id="421" w:name="_Toc471816763"/>
    </w:p>
    <w:p w14:paraId="7D0A49F0" w14:textId="6B25C376" w:rsidR="008F19D9" w:rsidRPr="00FB2707" w:rsidRDefault="008F19D9" w:rsidP="00CA224A">
      <w:pPr>
        <w:pStyle w:val="ListParagraph"/>
      </w:pPr>
      <w:r w:rsidRPr="00FB2707">
        <w:t xml:space="preserve">For all network / fieldbus interfaces where </w:t>
      </w:r>
      <w:r w:rsidR="00312C80">
        <w:t>HMH</w:t>
      </w:r>
      <w:r w:rsidRPr="00FB2707">
        <w:t xml:space="preserve"> do not have control of cable routing, fiber optical cabling must be used.</w:t>
      </w:r>
    </w:p>
    <w:p w14:paraId="0EC36E9B" w14:textId="77777777" w:rsidR="008F19D9" w:rsidRPr="007D22D1" w:rsidRDefault="008F19D9" w:rsidP="00CA224A">
      <w:pPr>
        <w:pStyle w:val="Heading2"/>
        <w:numPr>
          <w:ilvl w:val="1"/>
          <w:numId w:val="8"/>
        </w:numPr>
        <w:tabs>
          <w:tab w:val="clear" w:pos="567"/>
        </w:tabs>
        <w:ind w:left="624" w:hanging="624"/>
      </w:pPr>
      <w:r w:rsidRPr="007D22D1">
        <w:t>Operator Environment and Human Machine Interface (HMI)</w:t>
      </w:r>
      <w:bookmarkEnd w:id="413"/>
      <w:bookmarkEnd w:id="414"/>
      <w:bookmarkEnd w:id="415"/>
      <w:bookmarkEnd w:id="416"/>
      <w:bookmarkEnd w:id="417"/>
    </w:p>
    <w:p w14:paraId="4029CF61" w14:textId="65ECBFCB" w:rsidR="008F19D9" w:rsidRPr="007D22D1" w:rsidRDefault="008F19D9" w:rsidP="00CA224A">
      <w:pPr>
        <w:pStyle w:val="ListParagraph"/>
      </w:pPr>
      <w:r w:rsidRPr="007D22D1">
        <w:rPr>
          <w:snapToGrid w:val="0"/>
          <w:szCs w:val="24"/>
          <w:lang w:eastAsia="en-US"/>
        </w:rPr>
        <w:t>DrillView</w:t>
      </w:r>
      <w:r w:rsidRPr="007D22D1">
        <w:rPr>
          <w:i/>
          <w:snapToGrid w:val="0"/>
          <w:szCs w:val="24"/>
          <w:lang w:eastAsia="en-US"/>
        </w:rPr>
        <w:t xml:space="preserve"> </w:t>
      </w:r>
      <w:r w:rsidRPr="007D22D1">
        <w:rPr>
          <w:snapToGrid w:val="0"/>
          <w:szCs w:val="24"/>
          <w:lang w:eastAsia="en-US"/>
        </w:rPr>
        <w:t xml:space="preserve">is an open HMI system for </w:t>
      </w:r>
      <w:r w:rsidRPr="007D22D1">
        <w:t>distribution, monitoring and control of drilling and process data (real time and stored)</w:t>
      </w:r>
    </w:p>
    <w:p w14:paraId="2D776587" w14:textId="5CFDECF2" w:rsidR="004F5D0A" w:rsidRPr="007D22D1" w:rsidRDefault="00654F85" w:rsidP="00A92600">
      <w:pPr>
        <w:pStyle w:val="ListParagraph"/>
        <w:spacing w:line="259" w:lineRule="auto"/>
      </w:pPr>
      <w:r>
        <w:t xml:space="preserve">The </w:t>
      </w:r>
      <w:r w:rsidR="0037244A">
        <w:t xml:space="preserve">DrillView </w:t>
      </w:r>
      <w:r>
        <w:t xml:space="preserve">alarm system </w:t>
      </w:r>
      <w:proofErr w:type="gramStart"/>
      <w:r>
        <w:t>is in compliance with</w:t>
      </w:r>
      <w:proofErr w:type="gramEnd"/>
      <w:r>
        <w:t xml:space="preserve"> the principles of </w:t>
      </w:r>
      <w:r w:rsidR="0A38F05E" w:rsidRPr="1EEE4B4B">
        <w:t>IEC 62682 and EEMUA 191</w:t>
      </w:r>
      <w:r>
        <w:t xml:space="preserve">. </w:t>
      </w:r>
    </w:p>
    <w:p w14:paraId="1F058E49" w14:textId="77777777" w:rsidR="008F19D9" w:rsidRPr="007D22D1" w:rsidRDefault="008F19D9" w:rsidP="00CA224A">
      <w:pPr>
        <w:pStyle w:val="ListParagraph"/>
      </w:pPr>
      <w:r w:rsidRPr="007D22D1">
        <w:t>Different operator environments can be provided:</w:t>
      </w:r>
    </w:p>
    <w:p w14:paraId="33305C63" w14:textId="77777777" w:rsidR="008F19D9" w:rsidRPr="007D22D1" w:rsidRDefault="008F19D9" w:rsidP="00CA224A">
      <w:pPr>
        <w:pStyle w:val="ListBullet"/>
        <w:numPr>
          <w:ilvl w:val="1"/>
          <w:numId w:val="3"/>
        </w:numPr>
        <w:tabs>
          <w:tab w:val="clear" w:pos="567"/>
        </w:tabs>
        <w:ind w:left="851"/>
        <w:rPr>
          <w:snapToGrid w:val="0"/>
          <w:lang w:eastAsia="en-US"/>
        </w:rPr>
      </w:pPr>
      <w:r w:rsidRPr="007D22D1">
        <w:rPr>
          <w:snapToGrid w:val="0"/>
          <w:lang w:eastAsia="en-US"/>
        </w:rPr>
        <w:t xml:space="preserve">DrillView clients – industrial or office computers with </w:t>
      </w:r>
      <w:proofErr w:type="gramStart"/>
      <w:r w:rsidRPr="007D22D1">
        <w:rPr>
          <w:snapToGrid w:val="0"/>
          <w:lang w:eastAsia="en-US"/>
        </w:rPr>
        <w:t>high definition</w:t>
      </w:r>
      <w:proofErr w:type="gramEnd"/>
      <w:r w:rsidRPr="007D22D1">
        <w:rPr>
          <w:snapToGrid w:val="0"/>
          <w:lang w:eastAsia="en-US"/>
        </w:rPr>
        <w:t xml:space="preserve"> displays</w:t>
      </w:r>
    </w:p>
    <w:p w14:paraId="615521F2" w14:textId="77777777" w:rsidR="008F19D9" w:rsidRPr="007D22D1" w:rsidRDefault="008F19D9" w:rsidP="00CA224A">
      <w:pPr>
        <w:pStyle w:val="ListBullet"/>
        <w:numPr>
          <w:ilvl w:val="1"/>
          <w:numId w:val="3"/>
        </w:numPr>
        <w:tabs>
          <w:tab w:val="clear" w:pos="567"/>
        </w:tabs>
        <w:ind w:left="851"/>
        <w:rPr>
          <w:snapToGrid w:val="0"/>
          <w:lang w:eastAsia="en-US"/>
        </w:rPr>
      </w:pPr>
      <w:r w:rsidRPr="007D22D1">
        <w:rPr>
          <w:snapToGrid w:val="0"/>
          <w:lang w:eastAsia="en-US"/>
        </w:rPr>
        <w:lastRenderedPageBreak/>
        <w:t>Operator chairs - with touch panels, joysticks, and mouse for PC interface</w:t>
      </w:r>
    </w:p>
    <w:p w14:paraId="1A0434E8" w14:textId="77777777" w:rsidR="008F19D9" w:rsidRPr="007D22D1" w:rsidRDefault="008F19D9" w:rsidP="00CA224A">
      <w:pPr>
        <w:pStyle w:val="ListBullet"/>
        <w:numPr>
          <w:ilvl w:val="1"/>
          <w:numId w:val="3"/>
        </w:numPr>
        <w:tabs>
          <w:tab w:val="clear" w:pos="567"/>
        </w:tabs>
        <w:ind w:left="851"/>
        <w:rPr>
          <w:snapToGrid w:val="0"/>
          <w:lang w:eastAsia="en-US"/>
        </w:rPr>
      </w:pPr>
      <w:r w:rsidRPr="007D22D1">
        <w:rPr>
          <w:snapToGrid w:val="0"/>
          <w:lang w:eastAsia="en-US"/>
        </w:rPr>
        <w:t>Panels - radio panels, hydraulic panels, electrical panels, touch panels</w:t>
      </w:r>
    </w:p>
    <w:p w14:paraId="2E6E62A7" w14:textId="77777777" w:rsidR="008F19D9" w:rsidRPr="007D22D1" w:rsidRDefault="008F19D9" w:rsidP="00CA224A">
      <w:pPr>
        <w:pStyle w:val="ListParagraph"/>
      </w:pPr>
      <w:r w:rsidRPr="007D22D1">
        <w:t>The operator environment supports different modes of operation, from purely manual to highly automated and robotic control.</w:t>
      </w:r>
    </w:p>
    <w:p w14:paraId="5BCB6740" w14:textId="77777777" w:rsidR="008F19D9" w:rsidRPr="007D22D1" w:rsidRDefault="008F19D9" w:rsidP="00CA224A">
      <w:pPr>
        <w:pStyle w:val="Heading2"/>
        <w:numPr>
          <w:ilvl w:val="1"/>
          <w:numId w:val="8"/>
        </w:numPr>
        <w:tabs>
          <w:tab w:val="clear" w:pos="567"/>
        </w:tabs>
        <w:ind w:left="624" w:hanging="624"/>
      </w:pPr>
      <w:bookmarkStart w:id="422" w:name="_Toc402347761"/>
      <w:bookmarkStart w:id="423" w:name="_Toc471369225"/>
      <w:bookmarkStart w:id="424" w:name="_Toc471370494"/>
      <w:bookmarkStart w:id="425" w:name="_Toc471816764"/>
      <w:bookmarkStart w:id="426" w:name="_Toc482712777"/>
      <w:bookmarkStart w:id="427" w:name="_Toc402347764"/>
      <w:bookmarkStart w:id="428" w:name="_Toc471369228"/>
      <w:bookmarkStart w:id="429" w:name="_Toc471370497"/>
      <w:bookmarkStart w:id="430" w:name="_Toc471816767"/>
      <w:bookmarkEnd w:id="418"/>
      <w:bookmarkEnd w:id="419"/>
      <w:bookmarkEnd w:id="420"/>
      <w:bookmarkEnd w:id="421"/>
      <w:r w:rsidRPr="007D22D1">
        <w:t>Open Interfaces</w:t>
      </w:r>
      <w:bookmarkEnd w:id="422"/>
      <w:bookmarkEnd w:id="423"/>
      <w:bookmarkEnd w:id="424"/>
      <w:bookmarkEnd w:id="425"/>
      <w:bookmarkEnd w:id="426"/>
    </w:p>
    <w:p w14:paraId="2544E023" w14:textId="7FEC27CE" w:rsidR="008F19D9" w:rsidRPr="007D22D1" w:rsidRDefault="00312C80" w:rsidP="00CA224A">
      <w:pPr>
        <w:pStyle w:val="ListParagraph"/>
      </w:pPr>
      <w:r>
        <w:t>HMH</w:t>
      </w:r>
      <w:r w:rsidR="008F19D9" w:rsidRPr="007D22D1">
        <w:t xml:space="preserve"> systems can interface a wide range of Variable Frequency Drives (VFD), motor starters and information management systems (IMS) upon request.</w:t>
      </w:r>
    </w:p>
    <w:p w14:paraId="5E57690B" w14:textId="5EE3983D" w:rsidR="008F19D9" w:rsidRPr="007D22D1" w:rsidRDefault="00312C80" w:rsidP="00CA224A">
      <w:pPr>
        <w:pStyle w:val="ListParagraph"/>
      </w:pPr>
      <w:r>
        <w:t>HMH</w:t>
      </w:r>
      <w:r w:rsidR="008F19D9" w:rsidRPr="007D22D1">
        <w:t xml:space="preserve"> HMI and control system can interface any 3</w:t>
      </w:r>
      <w:r w:rsidR="008F19D9" w:rsidRPr="007D22D1">
        <w:rPr>
          <w:vertAlign w:val="superscript"/>
        </w:rPr>
        <w:t>rd</w:t>
      </w:r>
      <w:r w:rsidR="008F19D9" w:rsidRPr="007D22D1">
        <w:t xml:space="preserve"> party equipment like wireline, cement systems or other equipment. </w:t>
      </w:r>
    </w:p>
    <w:p w14:paraId="5A65AC07" w14:textId="50184B78" w:rsidR="008F19D9" w:rsidRPr="007D22D1" w:rsidDel="003B4333" w:rsidRDefault="00312C80" w:rsidP="00CA224A">
      <w:pPr>
        <w:pStyle w:val="ListParagraph"/>
        <w:rPr>
          <w:del w:id="431" w:author="Hodne, Jens" w:date="2026-04-22T15:50:00Z" w16du:dateUtc="2026-04-22T13:50:00Z"/>
        </w:rPr>
      </w:pPr>
      <w:del w:id="432" w:author="Hodne, Jens" w:date="2026-04-22T15:50:00Z" w16du:dateUtc="2026-04-22T13:50:00Z">
        <w:r w:rsidDel="003B4333">
          <w:delText>HMH</w:delText>
        </w:r>
        <w:r w:rsidR="008F19D9" w:rsidRPr="007D22D1" w:rsidDel="003B4333">
          <w:delText xml:space="preserve"> Well site Information Transfer Standard (WITS) opens up for transfer of data with 3rd party companies on the WITS protocol.</w:delText>
        </w:r>
      </w:del>
    </w:p>
    <w:p w14:paraId="09856B01" w14:textId="16CA9B77" w:rsidR="008F19D9" w:rsidRPr="007D22D1" w:rsidRDefault="00312C80" w:rsidP="00CA224A">
      <w:pPr>
        <w:pStyle w:val="ListParagraph"/>
      </w:pPr>
      <w:r>
        <w:t>HMH</w:t>
      </w:r>
      <w:r w:rsidR="008F19D9" w:rsidRPr="007D22D1">
        <w:t xml:space="preserve"> supplied equipment can interface any 3</w:t>
      </w:r>
      <w:r w:rsidR="008F19D9" w:rsidRPr="007D22D1">
        <w:rPr>
          <w:vertAlign w:val="superscript"/>
        </w:rPr>
        <w:t>rd</w:t>
      </w:r>
      <w:r w:rsidR="008F19D9" w:rsidRPr="007D22D1">
        <w:t xml:space="preserve"> party HMI system upon request</w:t>
      </w:r>
      <w:r w:rsidR="008F19D9" w:rsidRPr="007D22D1" w:rsidDel="0037244A">
        <w:t xml:space="preserve"> </w:t>
      </w:r>
    </w:p>
    <w:p w14:paraId="5E66AC66" w14:textId="77777777" w:rsidR="008F19D9" w:rsidRPr="007D22D1" w:rsidRDefault="008F19D9" w:rsidP="00CA224A">
      <w:pPr>
        <w:pStyle w:val="Heading2"/>
        <w:numPr>
          <w:ilvl w:val="1"/>
          <w:numId w:val="8"/>
        </w:numPr>
        <w:tabs>
          <w:tab w:val="clear" w:pos="567"/>
        </w:tabs>
        <w:ind w:left="624" w:hanging="624"/>
      </w:pPr>
      <w:bookmarkStart w:id="433" w:name="_Toc482712778"/>
      <w:r w:rsidRPr="007D22D1">
        <w:t>Built in Capabilities</w:t>
      </w:r>
      <w:bookmarkEnd w:id="433"/>
    </w:p>
    <w:p w14:paraId="23F0B73F" w14:textId="5F53E792" w:rsidR="008F19D9" w:rsidRPr="007D22D1" w:rsidRDefault="00312C80" w:rsidP="00CA224A">
      <w:pPr>
        <w:pStyle w:val="ListParagraph"/>
      </w:pPr>
      <w:r>
        <w:t>HMH</w:t>
      </w:r>
      <w:r w:rsidR="008F19D9" w:rsidRPr="007D22D1">
        <w:t xml:space="preserve"> equipment and process control systems have built in capabilities for connection to </w:t>
      </w:r>
      <w:r w:rsidR="008F19D9">
        <w:t xml:space="preserve">our comprehensive portfolio of rig automation, </w:t>
      </w:r>
      <w:r w:rsidR="008F19D9" w:rsidRPr="007D22D1">
        <w:t>advanced support systems and services</w:t>
      </w:r>
      <w:bookmarkEnd w:id="427"/>
      <w:bookmarkEnd w:id="428"/>
      <w:bookmarkEnd w:id="429"/>
      <w:bookmarkEnd w:id="430"/>
      <w:r w:rsidR="008F19D9">
        <w:t>.</w:t>
      </w:r>
    </w:p>
    <w:p w14:paraId="64B2BED5" w14:textId="77777777" w:rsidR="008F19D9" w:rsidRPr="00631B42" w:rsidRDefault="008F19D9" w:rsidP="00CA224A">
      <w:pPr>
        <w:pStyle w:val="Heading2"/>
        <w:numPr>
          <w:ilvl w:val="1"/>
          <w:numId w:val="8"/>
        </w:numPr>
        <w:tabs>
          <w:tab w:val="clear" w:pos="567"/>
        </w:tabs>
        <w:ind w:left="624" w:hanging="624"/>
      </w:pPr>
      <w:r w:rsidRPr="00631B42">
        <w:t>Cyber security</w:t>
      </w:r>
    </w:p>
    <w:p w14:paraId="384FCE24" w14:textId="56A2F9F0" w:rsidR="008F19D9" w:rsidRPr="00FB2707" w:rsidRDefault="00312C80" w:rsidP="00CA224A">
      <w:r>
        <w:t>HMH</w:t>
      </w:r>
      <w:r w:rsidR="008F19D9">
        <w:t>’s cyber security program is based on</w:t>
      </w:r>
      <w:r w:rsidDel="008F19D9">
        <w:t xml:space="preserve"> </w:t>
      </w:r>
      <w:r w:rsidR="008F19D9">
        <w:t>IEC-62443-3-3</w:t>
      </w:r>
      <w:r w:rsidDel="008F19D9">
        <w:t xml:space="preserve"> </w:t>
      </w:r>
      <w:r w:rsidR="008F19D9">
        <w:t>and  IEC 62443-2-4.</w:t>
      </w:r>
    </w:p>
    <w:p w14:paraId="68A40FF8" w14:textId="3B519ACA" w:rsidR="00490873" w:rsidRDefault="008F19D9" w:rsidP="00CA224A">
      <w:r w:rsidRPr="00FB2707">
        <w:t xml:space="preserve">Security Level 1 is standard for </w:t>
      </w:r>
      <w:del w:id="434" w:author="Hodne, Jens" w:date="2026-04-22T15:50:00Z" w16du:dateUtc="2026-04-22T13:50:00Z">
        <w:r w:rsidRPr="00FB2707" w:rsidDel="00DE5E78">
          <w:delText>new equipment</w:delText>
        </w:r>
      </w:del>
      <w:ins w:id="435" w:author="Hodne, Jens" w:date="2026-04-22T15:50:00Z" w16du:dateUtc="2026-04-22T13:50:00Z">
        <w:r w:rsidR="00DE5E78">
          <w:t xml:space="preserve">our cyber security </w:t>
        </w:r>
        <w:r w:rsidR="009D1CF6">
          <w:t>produc</w:t>
        </w:r>
      </w:ins>
      <w:ins w:id="436" w:author="Hodne, Jens" w:date="2026-04-22T15:51:00Z" w16du:dateUtc="2026-04-22T13:51:00Z">
        <w:r w:rsidR="009D1CF6">
          <w:t>t offering</w:t>
        </w:r>
      </w:ins>
      <w:r w:rsidRPr="00FB2707">
        <w:t xml:space="preserve">. Higher security levels can be delivered upon request. </w:t>
      </w:r>
      <w:bookmarkStart w:id="437" w:name="_Toc471369236"/>
      <w:bookmarkStart w:id="438" w:name="_Toc471370505"/>
      <w:bookmarkStart w:id="439" w:name="_Toc471816775"/>
      <w:bookmarkStart w:id="440" w:name="_Toc482712785"/>
    </w:p>
    <w:p w14:paraId="5B82EA71" w14:textId="4219B08E" w:rsidR="008F19D9" w:rsidRDefault="00490873" w:rsidP="00490873">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79059593" w14:textId="77777777" w:rsidR="008F19D9" w:rsidRPr="007D22D1" w:rsidRDefault="008F19D9" w:rsidP="00CA224A">
      <w:pPr>
        <w:pStyle w:val="Heading1"/>
        <w:numPr>
          <w:ilvl w:val="0"/>
          <w:numId w:val="8"/>
        </w:numPr>
      </w:pPr>
      <w:bookmarkStart w:id="441" w:name="_Toc184201396"/>
      <w:bookmarkStart w:id="442" w:name="_Toc187836797"/>
      <w:r w:rsidRPr="007D22D1">
        <w:lastRenderedPageBreak/>
        <w:t>Testing</w:t>
      </w:r>
      <w:bookmarkEnd w:id="437"/>
      <w:bookmarkEnd w:id="438"/>
      <w:bookmarkEnd w:id="439"/>
      <w:bookmarkEnd w:id="440"/>
      <w:bookmarkEnd w:id="441"/>
      <w:bookmarkEnd w:id="442"/>
    </w:p>
    <w:p w14:paraId="66482B9A" w14:textId="36E96C66" w:rsidR="008F19D9" w:rsidRPr="007D22D1" w:rsidRDefault="008F19D9" w:rsidP="008F19D9">
      <w:r w:rsidRPr="007D22D1">
        <w:t xml:space="preserve">Within the scope of this standard </w:t>
      </w:r>
      <w:r w:rsidR="00312C80">
        <w:t>HMH</w:t>
      </w:r>
      <w:r w:rsidRPr="007D22D1">
        <w:t xml:space="preserve"> equipment is typically subjected to the following tests</w:t>
      </w:r>
      <w:r w:rsidR="004220B5">
        <w:t>:</w:t>
      </w:r>
      <w:r w:rsidRPr="007D22D1">
        <w:t xml:space="preserve"> </w:t>
      </w:r>
    </w:p>
    <w:p w14:paraId="79BD8EE1" w14:textId="77777777" w:rsidR="008F19D9" w:rsidRPr="007D22D1" w:rsidRDefault="008F19D9" w:rsidP="00CA224A">
      <w:pPr>
        <w:pStyle w:val="ListParagraph"/>
      </w:pPr>
      <w:r w:rsidRPr="007D22D1">
        <w:t>Manufacturing tests and inspection of components and sub-assemblies</w:t>
      </w:r>
    </w:p>
    <w:p w14:paraId="781F4911" w14:textId="77777777" w:rsidR="008F19D9" w:rsidRPr="007D22D1" w:rsidRDefault="008F19D9" w:rsidP="00CA224A">
      <w:pPr>
        <w:pStyle w:val="ListParagraph"/>
      </w:pPr>
      <w:r w:rsidRPr="007D22D1">
        <w:t>Assembly test and inspection. (Various early functional trials in workshop.)</w:t>
      </w:r>
    </w:p>
    <w:p w14:paraId="634310C7" w14:textId="77777777" w:rsidR="008F19D9" w:rsidRPr="007D22D1" w:rsidRDefault="008F19D9" w:rsidP="00CA224A">
      <w:pPr>
        <w:pStyle w:val="ListParagraph"/>
      </w:pPr>
      <w:r w:rsidRPr="007D22D1">
        <w:t>Mechanical completion (MC inspection)</w:t>
      </w:r>
    </w:p>
    <w:p w14:paraId="1EE78906" w14:textId="4ED25185" w:rsidR="008F19D9" w:rsidRPr="007D22D1" w:rsidRDefault="008F19D9" w:rsidP="00CA224A">
      <w:pPr>
        <w:pStyle w:val="ListParagraph"/>
      </w:pPr>
      <w:r w:rsidRPr="007D22D1">
        <w:t>Internal acceptance test, including</w:t>
      </w:r>
      <w:r w:rsidR="00A44501">
        <w:rPr>
          <w:sz w:val="20"/>
        </w:rPr>
        <w:t xml:space="preserve"> </w:t>
      </w:r>
      <w:r w:rsidR="001D14BB">
        <w:t xml:space="preserve">mechanical, </w:t>
      </w:r>
      <w:r w:rsidRPr="007D22D1">
        <w:t xml:space="preserve">electric, </w:t>
      </w:r>
      <w:r w:rsidR="00665C81">
        <w:t>fluid power</w:t>
      </w:r>
      <w:r w:rsidRPr="007D22D1">
        <w:t>, control system, safety functions, MC check out and load tests as applicable for lifting equipment</w:t>
      </w:r>
    </w:p>
    <w:p w14:paraId="33805FC8" w14:textId="77777777" w:rsidR="008F19D9" w:rsidRPr="007D22D1" w:rsidRDefault="008F19D9" w:rsidP="00CA224A">
      <w:pPr>
        <w:pStyle w:val="ListParagraph"/>
      </w:pPr>
      <w:r w:rsidRPr="007D22D1">
        <w:t xml:space="preserve">Factory acceptance test     </w:t>
      </w:r>
    </w:p>
    <w:p w14:paraId="5EE742C3" w14:textId="00C01F50" w:rsidR="008F19D9" w:rsidRPr="007D22D1" w:rsidRDefault="008F19D9" w:rsidP="008F19D9">
      <w:r w:rsidRPr="007D22D1">
        <w:t>If the equipment cannot be fully functional tested before final installation, test plans are developed for each sub</w:t>
      </w:r>
      <w:r w:rsidR="008F1612">
        <w:t xml:space="preserve"> system </w:t>
      </w:r>
      <w:r w:rsidRPr="007D22D1">
        <w:t>to be tested as far as practical in the workshop.</w:t>
      </w:r>
    </w:p>
    <w:p w14:paraId="68F91B23" w14:textId="0E4FF5B2" w:rsidR="00490873" w:rsidRDefault="00312C80" w:rsidP="00CA224A">
      <w:r>
        <w:t>HMH</w:t>
      </w:r>
      <w:r w:rsidR="008F19D9" w:rsidRPr="007D22D1">
        <w:t xml:space="preserve"> will supply procedures for installation and testing on </w:t>
      </w:r>
      <w:proofErr w:type="gramStart"/>
      <w:r w:rsidR="008F19D9" w:rsidRPr="007D22D1">
        <w:t>board,</w:t>
      </w:r>
      <w:r w:rsidR="008F19D9">
        <w:t xml:space="preserve"> </w:t>
      </w:r>
      <w:r w:rsidR="008F19D9" w:rsidRPr="007D22D1">
        <w:t>and</w:t>
      </w:r>
      <w:proofErr w:type="gramEnd"/>
      <w:r w:rsidR="008F19D9" w:rsidRPr="007D22D1">
        <w:t xml:space="preserve"> can also provide test personnel </w:t>
      </w:r>
      <w:r w:rsidR="008F19D9">
        <w:t xml:space="preserve">upon </w:t>
      </w:r>
      <w:proofErr w:type="gramStart"/>
      <w:r w:rsidR="008F19D9">
        <w:t>request</w:t>
      </w:r>
      <w:r w:rsidR="004C2E52">
        <w:t>(</w:t>
      </w:r>
      <w:proofErr w:type="gramEnd"/>
      <w:r w:rsidR="009D4229">
        <w:t xml:space="preserve">Test </w:t>
      </w:r>
      <w:r w:rsidR="00482380">
        <w:t>execut</w:t>
      </w:r>
      <w:r w:rsidR="002D022F">
        <w:t>ion/assistance</w:t>
      </w:r>
      <w:r w:rsidR="00482380">
        <w:t xml:space="preserve"> by HMH during/after installat</w:t>
      </w:r>
      <w:r w:rsidR="00186EE4">
        <w:t>io</w:t>
      </w:r>
      <w:r w:rsidR="00403BBD">
        <w:t>n is optional</w:t>
      </w:r>
      <w:r w:rsidR="004A1903">
        <w:t xml:space="preserve">, and must be specified </w:t>
      </w:r>
      <w:r w:rsidR="00E954ED">
        <w:t>in contract/</w:t>
      </w:r>
      <w:r w:rsidR="002D022F">
        <w:t>purchase order</w:t>
      </w:r>
      <w:r w:rsidR="00CD7AB2">
        <w:t>)</w:t>
      </w:r>
      <w:r w:rsidR="009F05E4">
        <w:t>.</w:t>
      </w:r>
    </w:p>
    <w:p w14:paraId="2C915B12" w14:textId="77777777" w:rsidR="00490873" w:rsidRDefault="00490873">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379307EC" w14:textId="77777777" w:rsidR="008F19D9" w:rsidRPr="007D22D1" w:rsidRDefault="008F19D9" w:rsidP="00CA224A">
      <w:pPr>
        <w:pStyle w:val="Heading1"/>
        <w:numPr>
          <w:ilvl w:val="0"/>
          <w:numId w:val="8"/>
        </w:numPr>
      </w:pPr>
      <w:bookmarkStart w:id="443" w:name="_Toc471369238"/>
      <w:bookmarkStart w:id="444" w:name="_Toc471370507"/>
      <w:bookmarkStart w:id="445" w:name="_Toc471816777"/>
      <w:bookmarkStart w:id="446" w:name="_Toc482712786"/>
      <w:bookmarkStart w:id="447" w:name="_Toc184201397"/>
      <w:bookmarkStart w:id="448" w:name="_Toc187836798"/>
      <w:r w:rsidRPr="007D22D1">
        <w:lastRenderedPageBreak/>
        <w:t>Documentation</w:t>
      </w:r>
      <w:bookmarkEnd w:id="443"/>
      <w:bookmarkEnd w:id="444"/>
      <w:bookmarkEnd w:id="445"/>
      <w:bookmarkEnd w:id="446"/>
      <w:r>
        <w:t xml:space="preserve"> and Marking of Equipment</w:t>
      </w:r>
      <w:bookmarkEnd w:id="447"/>
      <w:bookmarkEnd w:id="448"/>
      <w:r>
        <w:t xml:space="preserve"> </w:t>
      </w:r>
    </w:p>
    <w:p w14:paraId="1EA3CC64" w14:textId="77777777" w:rsidR="008F19D9" w:rsidRPr="007D22D1" w:rsidRDefault="008F19D9" w:rsidP="00CA224A">
      <w:pPr>
        <w:pStyle w:val="Heading2"/>
        <w:numPr>
          <w:ilvl w:val="1"/>
          <w:numId w:val="8"/>
        </w:numPr>
        <w:tabs>
          <w:tab w:val="clear" w:pos="567"/>
        </w:tabs>
        <w:ind w:left="624" w:hanging="624"/>
      </w:pPr>
      <w:bookmarkStart w:id="449" w:name="_Toc445469961"/>
      <w:bookmarkStart w:id="450" w:name="_Toc445469658"/>
      <w:bookmarkStart w:id="451" w:name="_Toc445469962"/>
      <w:bookmarkStart w:id="452" w:name="_Toc445469659"/>
      <w:bookmarkStart w:id="453" w:name="_Toc445469963"/>
      <w:bookmarkStart w:id="454" w:name="_Toc353893903"/>
      <w:bookmarkStart w:id="455" w:name="_Toc355276604"/>
      <w:bookmarkStart w:id="456" w:name="_Toc471369239"/>
      <w:bookmarkStart w:id="457" w:name="_Toc471370508"/>
      <w:bookmarkStart w:id="458" w:name="_Toc471816778"/>
      <w:bookmarkStart w:id="459" w:name="_Toc482712787"/>
      <w:bookmarkEnd w:id="449"/>
      <w:bookmarkEnd w:id="450"/>
      <w:bookmarkEnd w:id="451"/>
      <w:bookmarkEnd w:id="452"/>
      <w:bookmarkEnd w:id="453"/>
      <w:r w:rsidRPr="007D22D1">
        <w:t>Standards for Documentation</w:t>
      </w:r>
      <w:bookmarkEnd w:id="454"/>
      <w:bookmarkEnd w:id="455"/>
      <w:bookmarkEnd w:id="456"/>
      <w:bookmarkEnd w:id="457"/>
      <w:bookmarkEnd w:id="458"/>
      <w:bookmarkEnd w:id="459"/>
    </w:p>
    <w:p w14:paraId="0CE4E223" w14:textId="77777777" w:rsidR="008F19D9" w:rsidRDefault="008F19D9" w:rsidP="00CA224A">
      <w:pPr>
        <w:pStyle w:val="ListParagraph"/>
      </w:pPr>
      <w:r w:rsidRPr="007D22D1">
        <w:t>The documentation is based on the NORSOK Z-018.</w:t>
      </w:r>
    </w:p>
    <w:p w14:paraId="43C408F8" w14:textId="77777777" w:rsidR="008F19D9" w:rsidRPr="007D22D1" w:rsidRDefault="008F19D9" w:rsidP="00CA224A">
      <w:pPr>
        <w:pStyle w:val="ListParagraph"/>
      </w:pPr>
      <w:r w:rsidRPr="007D22D1">
        <w:t>The standard file format for documentation is electronic pdf.</w:t>
      </w:r>
    </w:p>
    <w:p w14:paraId="5298EB08" w14:textId="3C40226B" w:rsidR="008F19D9" w:rsidRPr="007D22D1" w:rsidRDefault="008F19D9" w:rsidP="00CA224A">
      <w:pPr>
        <w:pStyle w:val="ListParagraph"/>
      </w:pPr>
      <w:r w:rsidRPr="007D22D1">
        <w:t xml:space="preserve">Coding of documentation is according to the </w:t>
      </w:r>
      <w:r w:rsidR="00312C80">
        <w:t>HMH</w:t>
      </w:r>
      <w:r w:rsidRPr="007D22D1">
        <w:t xml:space="preserve"> Coding Manual</w:t>
      </w:r>
    </w:p>
    <w:p w14:paraId="4F7D830C" w14:textId="77777777" w:rsidR="008F19D9" w:rsidRPr="007D22D1" w:rsidRDefault="008F19D9" w:rsidP="00CA224A">
      <w:pPr>
        <w:pStyle w:val="Heading2"/>
        <w:numPr>
          <w:ilvl w:val="1"/>
          <w:numId w:val="8"/>
        </w:numPr>
        <w:tabs>
          <w:tab w:val="clear" w:pos="567"/>
        </w:tabs>
        <w:ind w:left="624" w:hanging="624"/>
      </w:pPr>
      <w:bookmarkStart w:id="460" w:name="_Toc471369240"/>
      <w:bookmarkStart w:id="461" w:name="_Toc471370509"/>
      <w:bookmarkStart w:id="462" w:name="_Toc471816779"/>
      <w:bookmarkStart w:id="463" w:name="_Toc482712788"/>
      <w:r w:rsidRPr="007D22D1">
        <w:t>Supplier Master Document List (SMDL)</w:t>
      </w:r>
      <w:bookmarkEnd w:id="460"/>
      <w:bookmarkEnd w:id="461"/>
      <w:bookmarkEnd w:id="462"/>
      <w:bookmarkEnd w:id="463"/>
    </w:p>
    <w:p w14:paraId="1D1947D7" w14:textId="7BDD4A1E" w:rsidR="008F19D9" w:rsidRPr="002B4CBD" w:rsidRDefault="008F19D9" w:rsidP="00CA224A">
      <w:pPr>
        <w:rPr>
          <w:szCs w:val="22"/>
        </w:rPr>
      </w:pPr>
      <w:r w:rsidRPr="002B4CBD">
        <w:rPr>
          <w:szCs w:val="22"/>
        </w:rPr>
        <w:t xml:space="preserve">Document deliverables by </w:t>
      </w:r>
      <w:r w:rsidR="00312C80">
        <w:rPr>
          <w:szCs w:val="22"/>
        </w:rPr>
        <w:t>HMH</w:t>
      </w:r>
      <w:r w:rsidRPr="002B4CBD">
        <w:rPr>
          <w:szCs w:val="22"/>
        </w:rPr>
        <w:t xml:space="preserve"> shall be highlighted in a supplier master document list (SMDL), </w:t>
      </w:r>
      <w:r>
        <w:rPr>
          <w:szCs w:val="22"/>
        </w:rPr>
        <w:t xml:space="preserve">to be </w:t>
      </w:r>
      <w:r w:rsidRPr="002B4CBD">
        <w:rPr>
          <w:szCs w:val="22"/>
        </w:rPr>
        <w:t xml:space="preserve">issued by </w:t>
      </w:r>
      <w:r w:rsidR="00312C80">
        <w:rPr>
          <w:szCs w:val="22"/>
        </w:rPr>
        <w:t>HMH</w:t>
      </w:r>
      <w:r w:rsidRPr="002B4CBD">
        <w:rPr>
          <w:szCs w:val="22"/>
        </w:rPr>
        <w:t xml:space="preserve"> </w:t>
      </w:r>
      <w:r>
        <w:rPr>
          <w:szCs w:val="22"/>
        </w:rPr>
        <w:t xml:space="preserve">within two weeks after </w:t>
      </w:r>
      <w:r w:rsidRPr="002B4CBD">
        <w:rPr>
          <w:szCs w:val="22"/>
        </w:rPr>
        <w:t>order.</w:t>
      </w:r>
    </w:p>
    <w:p w14:paraId="6DE5CCD5" w14:textId="61A0DD6E" w:rsidR="008F19D9" w:rsidRDefault="008F19D9" w:rsidP="008F19D9">
      <w:r>
        <w:t xml:space="preserve">The content </w:t>
      </w:r>
      <w:proofErr w:type="gramStart"/>
      <w:r>
        <w:t>reflect</w:t>
      </w:r>
      <w:proofErr w:type="gramEnd"/>
      <w:r>
        <w:t xml:space="preserve"> </w:t>
      </w:r>
      <w:r w:rsidR="00312C80">
        <w:t>HMH</w:t>
      </w:r>
      <w:r>
        <w:t>’ s product standardization, and will depend on product type, with respect to scope and disciplines involved.</w:t>
      </w:r>
    </w:p>
    <w:p w14:paraId="23EFFD65" w14:textId="010EC6BF" w:rsidR="008F19D9" w:rsidRPr="002B4CBD" w:rsidRDefault="008F19D9" w:rsidP="00CA224A">
      <w:r w:rsidRPr="00703BF3">
        <w:t>Documents that contain relevant interface information are issued for customer’s review. Customer-</w:t>
      </w:r>
      <w:r w:rsidR="00312C80">
        <w:t>HMH</w:t>
      </w:r>
      <w:r w:rsidRPr="00703BF3">
        <w:t xml:space="preserve"> turnaround</w:t>
      </w:r>
      <w:r>
        <w:t xml:space="preserve"> time on documents shall not exceed 10 working days. Upon exceeding said 10 days </w:t>
      </w:r>
      <w:r w:rsidR="00312C80">
        <w:t>HMH</w:t>
      </w:r>
      <w:r>
        <w:t xml:space="preserve"> may code the documents as appropriate.</w:t>
      </w:r>
    </w:p>
    <w:p w14:paraId="48D8C277" w14:textId="77777777" w:rsidR="008F19D9" w:rsidRPr="002B4CBD" w:rsidRDefault="008F19D9" w:rsidP="00CA224A">
      <w:pPr>
        <w:rPr>
          <w:szCs w:val="22"/>
        </w:rPr>
      </w:pPr>
      <w:r w:rsidRPr="002B4CBD">
        <w:rPr>
          <w:szCs w:val="22"/>
        </w:rPr>
        <w:t>Other documents</w:t>
      </w:r>
      <w:r>
        <w:rPr>
          <w:szCs w:val="22"/>
        </w:rPr>
        <w:t>, not relevant for interface,</w:t>
      </w:r>
      <w:r w:rsidRPr="002B4CBD">
        <w:rPr>
          <w:szCs w:val="22"/>
        </w:rPr>
        <w:t xml:space="preserve"> are issued for information</w:t>
      </w:r>
      <w:r>
        <w:rPr>
          <w:szCs w:val="22"/>
        </w:rPr>
        <w:t xml:space="preserve"> only</w:t>
      </w:r>
      <w:r w:rsidRPr="002B4CBD">
        <w:rPr>
          <w:szCs w:val="22"/>
        </w:rPr>
        <w:t xml:space="preserve">. </w:t>
      </w:r>
    </w:p>
    <w:p w14:paraId="3EA9209A"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22"/>
        </w:rPr>
      </w:pPr>
      <w:r w:rsidRPr="002B4CBD">
        <w:rPr>
          <w:szCs w:val="22"/>
        </w:rPr>
        <w:t>Typical content is shown in table 18-1</w:t>
      </w:r>
    </w:p>
    <w:p w14:paraId="3DF55074" w14:textId="4353AF0D" w:rsidR="008F19D9" w:rsidRDefault="00490873"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szCs w:val="22"/>
        </w:rPr>
      </w:pPr>
      <w:r>
        <w:rPr>
          <w:szCs w:val="22"/>
        </w:rPr>
        <w:br w:type="page"/>
      </w:r>
    </w:p>
    <w:p w14:paraId="3D51585D" w14:textId="5BC2EBA7" w:rsidR="008F19D9" w:rsidRPr="007D22D1" w:rsidRDefault="008F19D9" w:rsidP="00A92600">
      <w:pPr>
        <w:pStyle w:val="Caption"/>
        <w:keepNext/>
      </w:pPr>
      <w:r w:rsidRPr="007D22D1">
        <w:lastRenderedPageBreak/>
        <w:t xml:space="preserve">Table </w:t>
      </w:r>
      <w:r w:rsidRPr="00452F7C">
        <w:fldChar w:fldCharType="begin"/>
      </w:r>
      <w:r w:rsidRPr="007D22D1">
        <w:instrText xml:space="preserve"> STYLEREF 1 \s </w:instrText>
      </w:r>
      <w:r w:rsidRPr="00452F7C">
        <w:fldChar w:fldCharType="separate"/>
      </w:r>
      <w:r w:rsidR="00B22F4C">
        <w:rPr>
          <w:noProof/>
        </w:rPr>
        <w:t>18</w:t>
      </w:r>
      <w:r w:rsidRPr="00452F7C">
        <w:fldChar w:fldCharType="end"/>
      </w:r>
      <w:r w:rsidRPr="007D22D1">
        <w:noBreakHyphen/>
      </w:r>
      <w:r w:rsidRPr="00452F7C">
        <w:fldChar w:fldCharType="begin"/>
      </w:r>
      <w:r w:rsidRPr="007D22D1">
        <w:instrText xml:space="preserve"> SEQ Table \* ARABIC \s 1 </w:instrText>
      </w:r>
      <w:r w:rsidRPr="00452F7C">
        <w:fldChar w:fldCharType="separate"/>
      </w:r>
      <w:r w:rsidR="00B22F4C">
        <w:rPr>
          <w:noProof/>
        </w:rPr>
        <w:t>1</w:t>
      </w:r>
      <w:r w:rsidRPr="00452F7C">
        <w:fldChar w:fldCharType="end"/>
      </w:r>
      <w:r w:rsidRPr="007D22D1">
        <w:t xml:space="preserve"> - SMDL for drilling equipment – typical content</w:t>
      </w:r>
    </w:p>
    <w:p w14:paraId="74B7B209" w14:textId="6DC01B2F" w:rsidR="008F19D9" w:rsidRPr="007D22D1" w:rsidRDefault="008F19D9" w:rsidP="008F19D9"/>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0"/>
        <w:gridCol w:w="1701"/>
      </w:tblGrid>
      <w:tr w:rsidR="008F19D9" w:rsidRPr="007D22D1" w14:paraId="15ED994B" w14:textId="77777777" w:rsidTr="00EA7C6C">
        <w:trPr>
          <w:cantSplit/>
          <w:trHeight w:val="227"/>
          <w:tblHeader/>
        </w:trPr>
        <w:tc>
          <w:tcPr>
            <w:tcW w:w="8080" w:type="dxa"/>
            <w:tcBorders>
              <w:bottom w:val="single" w:sz="4" w:space="0" w:color="auto"/>
            </w:tcBorders>
            <w:shd w:val="clear" w:color="auto" w:fill="0092BC"/>
            <w:vAlign w:val="center"/>
          </w:tcPr>
          <w:p w14:paraId="463603B2" w14:textId="77777777" w:rsidR="008F19D9" w:rsidRPr="007D22D1" w:rsidRDefault="008F19D9" w:rsidP="00EA7C6C">
            <w:pPr>
              <w:rPr>
                <w:color w:val="FFFFFF"/>
                <w:sz w:val="20"/>
              </w:rPr>
            </w:pPr>
            <w:r>
              <w:rPr>
                <w:color w:val="FFFFFF"/>
                <w:sz w:val="20"/>
              </w:rPr>
              <w:t>Description of document</w:t>
            </w:r>
          </w:p>
        </w:tc>
        <w:tc>
          <w:tcPr>
            <w:tcW w:w="1701" w:type="dxa"/>
            <w:tcBorders>
              <w:bottom w:val="single" w:sz="4" w:space="0" w:color="auto"/>
            </w:tcBorders>
            <w:shd w:val="clear" w:color="auto" w:fill="0092BC"/>
            <w:vAlign w:val="center"/>
          </w:tcPr>
          <w:p w14:paraId="2138AA65" w14:textId="77777777" w:rsidR="008F19D9" w:rsidRPr="007D22D1" w:rsidRDefault="008F19D9" w:rsidP="00EA7C6C">
            <w:pPr>
              <w:rPr>
                <w:color w:val="FFFFFF"/>
                <w:sz w:val="20"/>
              </w:rPr>
            </w:pPr>
            <w:r>
              <w:rPr>
                <w:color w:val="FFFFFF"/>
                <w:sz w:val="20"/>
              </w:rPr>
              <w:t>Issued for</w:t>
            </w:r>
          </w:p>
        </w:tc>
      </w:tr>
      <w:tr w:rsidR="008F19D9" w:rsidRPr="007D22D1" w14:paraId="039C7F7C" w14:textId="77777777" w:rsidTr="00EA7C6C">
        <w:trPr>
          <w:cantSplit/>
          <w:trHeight w:val="227"/>
        </w:trPr>
        <w:tc>
          <w:tcPr>
            <w:tcW w:w="8080" w:type="dxa"/>
            <w:shd w:val="clear" w:color="auto" w:fill="0092BC"/>
            <w:vAlign w:val="center"/>
          </w:tcPr>
          <w:p w14:paraId="571E995A" w14:textId="77777777" w:rsidR="008F19D9" w:rsidRPr="00597F9B" w:rsidRDefault="008F19D9" w:rsidP="00EA7C6C">
            <w:pPr>
              <w:rPr>
                <w:color w:val="FFFFFF" w:themeColor="background1"/>
                <w:sz w:val="20"/>
              </w:rPr>
            </w:pPr>
            <w:r w:rsidRPr="00597F9B">
              <w:rPr>
                <w:color w:val="FFFFFF" w:themeColor="background1"/>
                <w:sz w:val="20"/>
              </w:rPr>
              <w:t xml:space="preserve">Common for all equipment </w:t>
            </w:r>
          </w:p>
        </w:tc>
        <w:tc>
          <w:tcPr>
            <w:tcW w:w="1701" w:type="dxa"/>
            <w:shd w:val="clear" w:color="auto" w:fill="0092BC"/>
            <w:vAlign w:val="center"/>
          </w:tcPr>
          <w:p w14:paraId="4BEDF9FF" w14:textId="77777777" w:rsidR="008F19D9" w:rsidRPr="00597F9B" w:rsidRDefault="008F19D9" w:rsidP="00EA7C6C">
            <w:pPr>
              <w:rPr>
                <w:color w:val="FFFFFF" w:themeColor="background1"/>
                <w:sz w:val="20"/>
              </w:rPr>
            </w:pPr>
            <w:r w:rsidRPr="00597F9B">
              <w:rPr>
                <w:color w:val="FFFFFF" w:themeColor="background1"/>
                <w:sz w:val="20"/>
              </w:rPr>
              <w:t> </w:t>
            </w:r>
          </w:p>
        </w:tc>
      </w:tr>
      <w:tr w:rsidR="008F19D9" w:rsidRPr="007D22D1" w14:paraId="643816C2" w14:textId="77777777" w:rsidTr="00EA7C6C">
        <w:trPr>
          <w:cantSplit/>
          <w:trHeight w:val="227"/>
        </w:trPr>
        <w:tc>
          <w:tcPr>
            <w:tcW w:w="8080" w:type="dxa"/>
            <w:vAlign w:val="center"/>
          </w:tcPr>
          <w:p w14:paraId="25D37557" w14:textId="77777777" w:rsidR="008F19D9" w:rsidRPr="007D22D1" w:rsidRDefault="008F19D9" w:rsidP="00EA7C6C">
            <w:pPr>
              <w:rPr>
                <w:sz w:val="20"/>
              </w:rPr>
            </w:pPr>
            <w:r w:rsidRPr="007D22D1">
              <w:rPr>
                <w:sz w:val="20"/>
              </w:rPr>
              <w:t>Factory Acceptance Test (FAT) Procedure</w:t>
            </w:r>
          </w:p>
        </w:tc>
        <w:tc>
          <w:tcPr>
            <w:tcW w:w="1701" w:type="dxa"/>
            <w:vAlign w:val="center"/>
          </w:tcPr>
          <w:p w14:paraId="3C495469" w14:textId="77777777" w:rsidR="008F19D9" w:rsidRPr="007D22D1" w:rsidRDefault="008F19D9" w:rsidP="00EA7C6C">
            <w:pPr>
              <w:rPr>
                <w:sz w:val="20"/>
              </w:rPr>
            </w:pPr>
            <w:r w:rsidRPr="007D22D1">
              <w:rPr>
                <w:sz w:val="20"/>
              </w:rPr>
              <w:t>Information</w:t>
            </w:r>
          </w:p>
        </w:tc>
      </w:tr>
      <w:tr w:rsidR="008F19D9" w:rsidRPr="007D22D1" w14:paraId="4C7524CD" w14:textId="77777777" w:rsidTr="00EA7C6C">
        <w:trPr>
          <w:cantSplit/>
          <w:trHeight w:val="227"/>
        </w:trPr>
        <w:tc>
          <w:tcPr>
            <w:tcW w:w="8080" w:type="dxa"/>
            <w:vAlign w:val="center"/>
          </w:tcPr>
          <w:p w14:paraId="56CE0FC7" w14:textId="77777777" w:rsidR="008F19D9" w:rsidRPr="007D22D1" w:rsidRDefault="008F19D9" w:rsidP="00EA7C6C">
            <w:pPr>
              <w:rPr>
                <w:sz w:val="20"/>
              </w:rPr>
            </w:pPr>
            <w:r w:rsidRPr="007D22D1">
              <w:rPr>
                <w:sz w:val="20"/>
              </w:rPr>
              <w:t>Commissioning Procedure</w:t>
            </w:r>
          </w:p>
        </w:tc>
        <w:tc>
          <w:tcPr>
            <w:tcW w:w="1701" w:type="dxa"/>
            <w:vAlign w:val="center"/>
          </w:tcPr>
          <w:p w14:paraId="3A40366F" w14:textId="77777777" w:rsidR="008F19D9" w:rsidRPr="007D22D1" w:rsidRDefault="008F19D9" w:rsidP="00EA7C6C">
            <w:pPr>
              <w:rPr>
                <w:sz w:val="20"/>
              </w:rPr>
            </w:pPr>
            <w:r w:rsidRPr="007D22D1">
              <w:rPr>
                <w:sz w:val="20"/>
              </w:rPr>
              <w:t>Information</w:t>
            </w:r>
          </w:p>
        </w:tc>
      </w:tr>
      <w:tr w:rsidR="008F19D9" w:rsidRPr="007D22D1" w14:paraId="2DDA0B37" w14:textId="77777777" w:rsidTr="00EA7C6C">
        <w:trPr>
          <w:cantSplit/>
          <w:trHeight w:val="227"/>
        </w:trPr>
        <w:tc>
          <w:tcPr>
            <w:tcW w:w="8080" w:type="dxa"/>
            <w:vAlign w:val="center"/>
          </w:tcPr>
          <w:p w14:paraId="4511BC91" w14:textId="77777777" w:rsidR="008F19D9" w:rsidRPr="00050B1A" w:rsidRDefault="008F19D9" w:rsidP="00EA7C6C">
            <w:pPr>
              <w:rPr>
                <w:sz w:val="20"/>
                <w:lang w:val="fr-FR"/>
              </w:rPr>
            </w:pPr>
            <w:r w:rsidRPr="00050B1A">
              <w:rPr>
                <w:sz w:val="20"/>
                <w:lang w:val="fr-FR"/>
              </w:rPr>
              <w:t>Supplier Master Document List (SMDL)</w:t>
            </w:r>
          </w:p>
        </w:tc>
        <w:tc>
          <w:tcPr>
            <w:tcW w:w="1701" w:type="dxa"/>
            <w:vAlign w:val="center"/>
          </w:tcPr>
          <w:p w14:paraId="547BD653" w14:textId="77777777" w:rsidR="008F19D9" w:rsidRPr="007D22D1" w:rsidRDefault="008F19D9" w:rsidP="00EA7C6C">
            <w:pPr>
              <w:rPr>
                <w:sz w:val="20"/>
              </w:rPr>
            </w:pPr>
            <w:r w:rsidRPr="007D22D1">
              <w:rPr>
                <w:sz w:val="20"/>
              </w:rPr>
              <w:t>Review</w:t>
            </w:r>
          </w:p>
        </w:tc>
      </w:tr>
      <w:tr w:rsidR="008F19D9" w:rsidRPr="007D22D1" w14:paraId="1DD94C48" w14:textId="77777777" w:rsidTr="00EA7C6C">
        <w:trPr>
          <w:cantSplit/>
          <w:trHeight w:val="227"/>
        </w:trPr>
        <w:tc>
          <w:tcPr>
            <w:tcW w:w="8080" w:type="dxa"/>
            <w:vAlign w:val="center"/>
          </w:tcPr>
          <w:p w14:paraId="20ED0763" w14:textId="77777777" w:rsidR="008F19D9" w:rsidRPr="007D22D1" w:rsidRDefault="008F19D9" w:rsidP="00EA7C6C">
            <w:pPr>
              <w:rPr>
                <w:sz w:val="20"/>
              </w:rPr>
            </w:pPr>
            <w:r w:rsidRPr="007D22D1">
              <w:rPr>
                <w:sz w:val="20"/>
              </w:rPr>
              <w:t>Dispatch Dossier (Incl. transport handling and preservation documents)</w:t>
            </w:r>
          </w:p>
        </w:tc>
        <w:tc>
          <w:tcPr>
            <w:tcW w:w="1701" w:type="dxa"/>
            <w:vAlign w:val="center"/>
          </w:tcPr>
          <w:p w14:paraId="4041229A" w14:textId="77777777" w:rsidR="008F19D9" w:rsidRPr="007D22D1" w:rsidRDefault="008F19D9" w:rsidP="00EA7C6C">
            <w:pPr>
              <w:rPr>
                <w:sz w:val="20"/>
              </w:rPr>
            </w:pPr>
            <w:r w:rsidRPr="007D22D1">
              <w:rPr>
                <w:sz w:val="20"/>
              </w:rPr>
              <w:t>Information</w:t>
            </w:r>
          </w:p>
        </w:tc>
      </w:tr>
      <w:tr w:rsidR="008F19D9" w:rsidRPr="007D22D1" w14:paraId="080E76B2" w14:textId="77777777" w:rsidTr="00EA7C6C">
        <w:trPr>
          <w:cantSplit/>
          <w:trHeight w:val="227"/>
        </w:trPr>
        <w:tc>
          <w:tcPr>
            <w:tcW w:w="8080" w:type="dxa"/>
            <w:vAlign w:val="center"/>
          </w:tcPr>
          <w:p w14:paraId="345033EF" w14:textId="77777777" w:rsidR="008F19D9" w:rsidRPr="007D22D1" w:rsidRDefault="008F19D9" w:rsidP="00EA7C6C">
            <w:pPr>
              <w:rPr>
                <w:sz w:val="20"/>
              </w:rPr>
            </w:pPr>
            <w:r w:rsidRPr="007D22D1">
              <w:rPr>
                <w:sz w:val="20"/>
              </w:rPr>
              <w:t xml:space="preserve">Product Certificate issued by DNV GL or ABS, when applicable </w:t>
            </w:r>
          </w:p>
        </w:tc>
        <w:tc>
          <w:tcPr>
            <w:tcW w:w="1701" w:type="dxa"/>
            <w:vAlign w:val="center"/>
          </w:tcPr>
          <w:p w14:paraId="03E52022" w14:textId="77777777" w:rsidR="008F19D9" w:rsidRPr="007D22D1" w:rsidRDefault="008F19D9" w:rsidP="00EA7C6C">
            <w:pPr>
              <w:rPr>
                <w:sz w:val="20"/>
              </w:rPr>
            </w:pPr>
            <w:r w:rsidRPr="007D22D1">
              <w:rPr>
                <w:sz w:val="20"/>
              </w:rPr>
              <w:t>Information</w:t>
            </w:r>
          </w:p>
        </w:tc>
      </w:tr>
      <w:tr w:rsidR="008F19D9" w:rsidRPr="007D22D1" w14:paraId="70A86424" w14:textId="77777777" w:rsidTr="00EA7C6C">
        <w:trPr>
          <w:cantSplit/>
          <w:trHeight w:val="227"/>
        </w:trPr>
        <w:tc>
          <w:tcPr>
            <w:tcW w:w="8080" w:type="dxa"/>
            <w:vAlign w:val="center"/>
          </w:tcPr>
          <w:p w14:paraId="2DEC42F0" w14:textId="77777777" w:rsidR="008F19D9" w:rsidRPr="007D22D1" w:rsidRDefault="008F19D9" w:rsidP="00EA7C6C">
            <w:pPr>
              <w:rPr>
                <w:sz w:val="20"/>
              </w:rPr>
            </w:pPr>
            <w:r w:rsidRPr="007D22D1">
              <w:rPr>
                <w:sz w:val="20"/>
              </w:rPr>
              <w:t>General Arrangement</w:t>
            </w:r>
            <w:r>
              <w:rPr>
                <w:sz w:val="20"/>
              </w:rPr>
              <w:t xml:space="preserve"> Drawing</w:t>
            </w:r>
          </w:p>
        </w:tc>
        <w:tc>
          <w:tcPr>
            <w:tcW w:w="1701" w:type="dxa"/>
            <w:vAlign w:val="center"/>
          </w:tcPr>
          <w:p w14:paraId="5BD0B479" w14:textId="6AC96C67" w:rsidR="008F19D9" w:rsidRPr="007D22D1" w:rsidRDefault="00D84AC5" w:rsidP="00EA7C6C">
            <w:pPr>
              <w:rPr>
                <w:sz w:val="20"/>
              </w:rPr>
            </w:pPr>
            <w:r w:rsidRPr="007D22D1">
              <w:rPr>
                <w:sz w:val="20"/>
              </w:rPr>
              <w:t>Review</w:t>
            </w:r>
          </w:p>
        </w:tc>
      </w:tr>
      <w:tr w:rsidR="008F19D9" w:rsidRPr="007D22D1" w14:paraId="58BCA658" w14:textId="77777777" w:rsidTr="00EA7C6C">
        <w:trPr>
          <w:cantSplit/>
          <w:trHeight w:val="227"/>
        </w:trPr>
        <w:tc>
          <w:tcPr>
            <w:tcW w:w="8080" w:type="dxa"/>
            <w:vAlign w:val="center"/>
          </w:tcPr>
          <w:p w14:paraId="07169F49" w14:textId="77777777" w:rsidR="008F19D9" w:rsidRPr="007D22D1" w:rsidRDefault="008F19D9" w:rsidP="00EA7C6C">
            <w:pPr>
              <w:rPr>
                <w:sz w:val="20"/>
              </w:rPr>
            </w:pPr>
            <w:r w:rsidRPr="007D22D1">
              <w:rPr>
                <w:sz w:val="20"/>
              </w:rPr>
              <w:t>Spare Parts</w:t>
            </w:r>
          </w:p>
        </w:tc>
        <w:tc>
          <w:tcPr>
            <w:tcW w:w="1701" w:type="dxa"/>
            <w:vAlign w:val="center"/>
          </w:tcPr>
          <w:p w14:paraId="09E95DB5" w14:textId="77777777" w:rsidR="008F19D9" w:rsidRPr="007D22D1" w:rsidRDefault="008F19D9" w:rsidP="00EA7C6C">
            <w:pPr>
              <w:rPr>
                <w:sz w:val="20"/>
              </w:rPr>
            </w:pPr>
            <w:r w:rsidRPr="007D22D1">
              <w:rPr>
                <w:sz w:val="20"/>
              </w:rPr>
              <w:t>Information</w:t>
            </w:r>
          </w:p>
        </w:tc>
      </w:tr>
      <w:tr w:rsidR="008F19D9" w:rsidRPr="00597F9B" w14:paraId="31C9AC21" w14:textId="77777777" w:rsidTr="00EA7C6C">
        <w:trPr>
          <w:cantSplit/>
          <w:trHeight w:val="227"/>
        </w:trPr>
        <w:tc>
          <w:tcPr>
            <w:tcW w:w="8080" w:type="dxa"/>
            <w:shd w:val="clear" w:color="auto" w:fill="0092BC"/>
            <w:vAlign w:val="center"/>
          </w:tcPr>
          <w:p w14:paraId="584663A5" w14:textId="77777777" w:rsidR="008F19D9" w:rsidRPr="00597F9B" w:rsidRDefault="008F19D9" w:rsidP="00EA7C6C">
            <w:pPr>
              <w:rPr>
                <w:color w:val="FFFFFF" w:themeColor="background1"/>
                <w:sz w:val="20"/>
              </w:rPr>
            </w:pPr>
            <w:r w:rsidRPr="00597F9B">
              <w:rPr>
                <w:color w:val="FFFFFF" w:themeColor="background1"/>
                <w:sz w:val="20"/>
              </w:rPr>
              <w:t>Additional for all equipment, except riser and drilling fluid processing.</w:t>
            </w:r>
          </w:p>
        </w:tc>
        <w:tc>
          <w:tcPr>
            <w:tcW w:w="1701" w:type="dxa"/>
            <w:shd w:val="clear" w:color="auto" w:fill="0092BC"/>
            <w:vAlign w:val="center"/>
          </w:tcPr>
          <w:p w14:paraId="1F699D71" w14:textId="77777777" w:rsidR="008F19D9" w:rsidRPr="00597F9B" w:rsidRDefault="008F19D9" w:rsidP="00EA7C6C">
            <w:pPr>
              <w:rPr>
                <w:color w:val="FFFFFF" w:themeColor="background1"/>
                <w:sz w:val="20"/>
              </w:rPr>
            </w:pPr>
          </w:p>
        </w:tc>
      </w:tr>
      <w:tr w:rsidR="008F19D9" w:rsidRPr="007D22D1" w14:paraId="2BC68EDC" w14:textId="77777777" w:rsidTr="00EA7C6C">
        <w:trPr>
          <w:cantSplit/>
          <w:trHeight w:val="227"/>
        </w:trPr>
        <w:tc>
          <w:tcPr>
            <w:tcW w:w="8080" w:type="dxa"/>
            <w:vAlign w:val="center"/>
          </w:tcPr>
          <w:p w14:paraId="20DD2AAF" w14:textId="77777777" w:rsidR="008F19D9" w:rsidRPr="007D22D1" w:rsidRDefault="008F19D9" w:rsidP="00EA7C6C">
            <w:pPr>
              <w:rPr>
                <w:sz w:val="20"/>
              </w:rPr>
            </w:pPr>
            <w:r w:rsidRPr="007D22D1">
              <w:rPr>
                <w:sz w:val="20"/>
              </w:rPr>
              <w:t xml:space="preserve">Installation, Operation </w:t>
            </w:r>
            <w:r>
              <w:rPr>
                <w:sz w:val="20"/>
              </w:rPr>
              <w:t>a</w:t>
            </w:r>
            <w:r w:rsidRPr="007D22D1">
              <w:rPr>
                <w:sz w:val="20"/>
              </w:rPr>
              <w:t>nd Maintenance (IOM) Manual</w:t>
            </w:r>
          </w:p>
        </w:tc>
        <w:tc>
          <w:tcPr>
            <w:tcW w:w="1701" w:type="dxa"/>
            <w:vAlign w:val="center"/>
          </w:tcPr>
          <w:p w14:paraId="5FBB33FE" w14:textId="77777777" w:rsidR="008F19D9" w:rsidRPr="007D22D1" w:rsidRDefault="008F19D9" w:rsidP="00EA7C6C">
            <w:pPr>
              <w:rPr>
                <w:sz w:val="20"/>
              </w:rPr>
            </w:pPr>
            <w:r w:rsidRPr="007D22D1">
              <w:rPr>
                <w:sz w:val="20"/>
              </w:rPr>
              <w:t>Information</w:t>
            </w:r>
          </w:p>
        </w:tc>
      </w:tr>
      <w:tr w:rsidR="008F19D9" w:rsidRPr="007D22D1" w14:paraId="6DAB79D0" w14:textId="77777777" w:rsidTr="00EA7C6C">
        <w:trPr>
          <w:cantSplit/>
          <w:trHeight w:val="227"/>
        </w:trPr>
        <w:tc>
          <w:tcPr>
            <w:tcW w:w="8080" w:type="dxa"/>
            <w:vAlign w:val="center"/>
          </w:tcPr>
          <w:p w14:paraId="7B6363DC" w14:textId="77777777" w:rsidR="008F19D9" w:rsidRPr="007D22D1" w:rsidRDefault="008F19D9" w:rsidP="00EA7C6C">
            <w:pPr>
              <w:rPr>
                <w:sz w:val="20"/>
              </w:rPr>
            </w:pPr>
            <w:r w:rsidRPr="007D22D1">
              <w:rPr>
                <w:sz w:val="20"/>
              </w:rPr>
              <w:t>External Layout Drawings(E/I)</w:t>
            </w:r>
          </w:p>
        </w:tc>
        <w:tc>
          <w:tcPr>
            <w:tcW w:w="1701" w:type="dxa"/>
            <w:vAlign w:val="center"/>
          </w:tcPr>
          <w:p w14:paraId="2EFAFC3D" w14:textId="4C8FF332" w:rsidR="008F19D9" w:rsidRPr="007D22D1" w:rsidRDefault="00D84AC5" w:rsidP="00EA7C6C">
            <w:pPr>
              <w:rPr>
                <w:sz w:val="20"/>
              </w:rPr>
            </w:pPr>
            <w:r w:rsidRPr="007D22D1">
              <w:rPr>
                <w:sz w:val="20"/>
              </w:rPr>
              <w:t>Review</w:t>
            </w:r>
          </w:p>
        </w:tc>
      </w:tr>
      <w:tr w:rsidR="008F19D9" w:rsidRPr="007D22D1" w14:paraId="29309B94" w14:textId="77777777" w:rsidTr="00EA7C6C">
        <w:trPr>
          <w:cantSplit/>
          <w:trHeight w:val="227"/>
        </w:trPr>
        <w:tc>
          <w:tcPr>
            <w:tcW w:w="8080" w:type="dxa"/>
            <w:vAlign w:val="center"/>
          </w:tcPr>
          <w:p w14:paraId="32BD14C7" w14:textId="77777777" w:rsidR="008F19D9" w:rsidRPr="007D22D1" w:rsidRDefault="008F19D9" w:rsidP="00EA7C6C">
            <w:pPr>
              <w:rPr>
                <w:sz w:val="20"/>
              </w:rPr>
            </w:pPr>
            <w:r w:rsidRPr="007D22D1">
              <w:rPr>
                <w:sz w:val="20"/>
              </w:rPr>
              <w:t>Main Block Diagrams (E/I)</w:t>
            </w:r>
          </w:p>
        </w:tc>
        <w:tc>
          <w:tcPr>
            <w:tcW w:w="1701" w:type="dxa"/>
            <w:vAlign w:val="center"/>
          </w:tcPr>
          <w:p w14:paraId="1AD2EF3C" w14:textId="32321330" w:rsidR="008F19D9" w:rsidRPr="007D22D1" w:rsidRDefault="00D84AC5" w:rsidP="00EA7C6C">
            <w:pPr>
              <w:rPr>
                <w:sz w:val="20"/>
              </w:rPr>
            </w:pPr>
            <w:r w:rsidRPr="007D22D1">
              <w:rPr>
                <w:sz w:val="20"/>
              </w:rPr>
              <w:t>Review</w:t>
            </w:r>
          </w:p>
        </w:tc>
      </w:tr>
      <w:tr w:rsidR="008F19D9" w:rsidRPr="007D22D1" w14:paraId="5ADDF007" w14:textId="77777777" w:rsidTr="00EA7C6C">
        <w:trPr>
          <w:cantSplit/>
          <w:trHeight w:val="227"/>
        </w:trPr>
        <w:tc>
          <w:tcPr>
            <w:tcW w:w="8080" w:type="dxa"/>
            <w:vAlign w:val="center"/>
          </w:tcPr>
          <w:p w14:paraId="48CD3AE2" w14:textId="77777777" w:rsidR="008F19D9" w:rsidRPr="007D22D1" w:rsidRDefault="008F19D9" w:rsidP="00EA7C6C">
            <w:pPr>
              <w:rPr>
                <w:sz w:val="20"/>
              </w:rPr>
            </w:pPr>
            <w:r w:rsidRPr="007D22D1">
              <w:rPr>
                <w:sz w:val="20"/>
              </w:rPr>
              <w:t>Wiring Diagram (Interconnection) (E/I)</w:t>
            </w:r>
          </w:p>
        </w:tc>
        <w:tc>
          <w:tcPr>
            <w:tcW w:w="1701" w:type="dxa"/>
            <w:vAlign w:val="center"/>
          </w:tcPr>
          <w:p w14:paraId="0458B9D6" w14:textId="784E0B7D" w:rsidR="008F19D9" w:rsidRPr="007D22D1" w:rsidRDefault="00D84AC5" w:rsidP="00EA7C6C">
            <w:pPr>
              <w:rPr>
                <w:sz w:val="20"/>
              </w:rPr>
            </w:pPr>
            <w:r w:rsidRPr="007D22D1">
              <w:rPr>
                <w:sz w:val="20"/>
              </w:rPr>
              <w:t>Review</w:t>
            </w:r>
          </w:p>
        </w:tc>
      </w:tr>
      <w:tr w:rsidR="008F19D9" w:rsidRPr="007D22D1" w14:paraId="239C431F" w14:textId="77777777" w:rsidTr="00EA7C6C">
        <w:trPr>
          <w:cantSplit/>
          <w:trHeight w:val="227"/>
        </w:trPr>
        <w:tc>
          <w:tcPr>
            <w:tcW w:w="8080" w:type="dxa"/>
            <w:vAlign w:val="center"/>
          </w:tcPr>
          <w:p w14:paraId="0F4E199B" w14:textId="77777777" w:rsidR="008F19D9" w:rsidRPr="007D22D1" w:rsidRDefault="008F19D9" w:rsidP="00EA7C6C">
            <w:pPr>
              <w:rPr>
                <w:sz w:val="20"/>
              </w:rPr>
            </w:pPr>
            <w:r w:rsidRPr="007D22D1">
              <w:rPr>
                <w:sz w:val="20"/>
              </w:rPr>
              <w:t xml:space="preserve">Drawings, as necessary for operation and maintenance. </w:t>
            </w:r>
          </w:p>
        </w:tc>
        <w:tc>
          <w:tcPr>
            <w:tcW w:w="1701" w:type="dxa"/>
            <w:vAlign w:val="center"/>
          </w:tcPr>
          <w:p w14:paraId="423919B6" w14:textId="77777777" w:rsidR="008F19D9" w:rsidRPr="007D22D1" w:rsidRDefault="008F19D9" w:rsidP="00EA7C6C">
            <w:pPr>
              <w:rPr>
                <w:sz w:val="20"/>
              </w:rPr>
            </w:pPr>
            <w:r w:rsidRPr="007D22D1">
              <w:rPr>
                <w:sz w:val="20"/>
              </w:rPr>
              <w:t>Information</w:t>
            </w:r>
          </w:p>
        </w:tc>
      </w:tr>
      <w:tr w:rsidR="008F19D9" w:rsidRPr="00597F9B" w14:paraId="22DFE2B6" w14:textId="77777777" w:rsidTr="00EA7C6C">
        <w:trPr>
          <w:cantSplit/>
          <w:trHeight w:val="227"/>
        </w:trPr>
        <w:tc>
          <w:tcPr>
            <w:tcW w:w="8080" w:type="dxa"/>
            <w:shd w:val="clear" w:color="auto" w:fill="0092BC"/>
            <w:vAlign w:val="center"/>
          </w:tcPr>
          <w:p w14:paraId="3CC7B43C" w14:textId="77777777" w:rsidR="008F19D9" w:rsidRPr="00597F9B" w:rsidRDefault="008F19D9" w:rsidP="00EA7C6C">
            <w:pPr>
              <w:rPr>
                <w:color w:val="FFFFFF" w:themeColor="background1"/>
                <w:sz w:val="20"/>
              </w:rPr>
            </w:pPr>
            <w:r w:rsidRPr="00597F9B">
              <w:rPr>
                <w:color w:val="FFFFFF" w:themeColor="background1"/>
                <w:sz w:val="20"/>
              </w:rPr>
              <w:t>Additional for Drilling fluid processing equipment</w:t>
            </w:r>
          </w:p>
        </w:tc>
        <w:tc>
          <w:tcPr>
            <w:tcW w:w="1701" w:type="dxa"/>
            <w:shd w:val="clear" w:color="auto" w:fill="0092BC"/>
            <w:vAlign w:val="center"/>
          </w:tcPr>
          <w:p w14:paraId="545A2F92" w14:textId="77777777" w:rsidR="008F19D9" w:rsidRPr="00597F9B" w:rsidRDefault="008F19D9" w:rsidP="00EA7C6C">
            <w:pPr>
              <w:rPr>
                <w:color w:val="FFFFFF" w:themeColor="background1"/>
                <w:sz w:val="20"/>
              </w:rPr>
            </w:pPr>
            <w:r w:rsidRPr="00597F9B">
              <w:rPr>
                <w:color w:val="FFFFFF" w:themeColor="background1"/>
                <w:sz w:val="20"/>
              </w:rPr>
              <w:t> </w:t>
            </w:r>
          </w:p>
        </w:tc>
      </w:tr>
      <w:tr w:rsidR="008F19D9" w:rsidRPr="007D22D1" w14:paraId="2EB6215E" w14:textId="77777777" w:rsidTr="00EA7C6C">
        <w:trPr>
          <w:cantSplit/>
          <w:trHeight w:val="227"/>
        </w:trPr>
        <w:tc>
          <w:tcPr>
            <w:tcW w:w="8080" w:type="dxa"/>
            <w:vAlign w:val="center"/>
          </w:tcPr>
          <w:p w14:paraId="02091E76" w14:textId="77777777" w:rsidR="008F19D9" w:rsidRPr="007D22D1" w:rsidRDefault="008F19D9" w:rsidP="00EA7C6C">
            <w:pPr>
              <w:rPr>
                <w:sz w:val="20"/>
              </w:rPr>
            </w:pPr>
            <w:r w:rsidRPr="007D22D1">
              <w:rPr>
                <w:sz w:val="20"/>
              </w:rPr>
              <w:t>Pipe and Instrument Diagram(P&amp;ID)</w:t>
            </w:r>
          </w:p>
        </w:tc>
        <w:tc>
          <w:tcPr>
            <w:tcW w:w="1701" w:type="dxa"/>
            <w:vAlign w:val="center"/>
          </w:tcPr>
          <w:p w14:paraId="32E24D24" w14:textId="77777777" w:rsidR="008F19D9" w:rsidRPr="007D22D1" w:rsidRDefault="008F19D9" w:rsidP="00EA7C6C">
            <w:pPr>
              <w:rPr>
                <w:sz w:val="20"/>
              </w:rPr>
            </w:pPr>
            <w:r w:rsidRPr="007D22D1">
              <w:rPr>
                <w:sz w:val="20"/>
              </w:rPr>
              <w:t>Review</w:t>
            </w:r>
          </w:p>
        </w:tc>
      </w:tr>
      <w:tr w:rsidR="008F19D9" w:rsidRPr="007D22D1" w14:paraId="13D39A98" w14:textId="77777777" w:rsidTr="00EA7C6C">
        <w:trPr>
          <w:cantSplit/>
          <w:trHeight w:val="227"/>
        </w:trPr>
        <w:tc>
          <w:tcPr>
            <w:tcW w:w="8080" w:type="dxa"/>
            <w:vAlign w:val="center"/>
          </w:tcPr>
          <w:p w14:paraId="1C2AE1FA" w14:textId="77777777" w:rsidR="008F19D9" w:rsidRPr="007D22D1" w:rsidRDefault="008F19D9" w:rsidP="00EA7C6C">
            <w:pPr>
              <w:rPr>
                <w:sz w:val="20"/>
              </w:rPr>
            </w:pPr>
            <w:r w:rsidRPr="007D22D1">
              <w:rPr>
                <w:sz w:val="20"/>
              </w:rPr>
              <w:t xml:space="preserve">Installation, Operation </w:t>
            </w:r>
            <w:r>
              <w:rPr>
                <w:sz w:val="20"/>
              </w:rPr>
              <w:t>a</w:t>
            </w:r>
            <w:r w:rsidRPr="007D22D1">
              <w:rPr>
                <w:sz w:val="20"/>
              </w:rPr>
              <w:t>nd Maintenance (IOM) Manual</w:t>
            </w:r>
          </w:p>
        </w:tc>
        <w:tc>
          <w:tcPr>
            <w:tcW w:w="1701" w:type="dxa"/>
            <w:vAlign w:val="center"/>
          </w:tcPr>
          <w:p w14:paraId="342BEA98" w14:textId="77777777" w:rsidR="008F19D9" w:rsidRPr="007D22D1" w:rsidRDefault="008F19D9" w:rsidP="00EA7C6C">
            <w:pPr>
              <w:rPr>
                <w:sz w:val="20"/>
              </w:rPr>
            </w:pPr>
            <w:r w:rsidRPr="007D22D1">
              <w:rPr>
                <w:sz w:val="20"/>
              </w:rPr>
              <w:t>Information</w:t>
            </w:r>
          </w:p>
        </w:tc>
      </w:tr>
      <w:tr w:rsidR="008F19D9" w:rsidRPr="007D22D1" w14:paraId="3560BBFB" w14:textId="77777777" w:rsidTr="00EA7C6C">
        <w:trPr>
          <w:cantSplit/>
          <w:trHeight w:val="227"/>
        </w:trPr>
        <w:tc>
          <w:tcPr>
            <w:tcW w:w="8080" w:type="dxa"/>
            <w:vAlign w:val="center"/>
          </w:tcPr>
          <w:p w14:paraId="37DE76BC" w14:textId="77777777" w:rsidR="008F19D9" w:rsidRPr="007D22D1" w:rsidRDefault="008F19D9" w:rsidP="00EA7C6C">
            <w:pPr>
              <w:rPr>
                <w:sz w:val="20"/>
              </w:rPr>
            </w:pPr>
            <w:r w:rsidRPr="007D22D1">
              <w:rPr>
                <w:sz w:val="20"/>
              </w:rPr>
              <w:t>External Layout Drawings (E/I)</w:t>
            </w:r>
          </w:p>
        </w:tc>
        <w:tc>
          <w:tcPr>
            <w:tcW w:w="1701" w:type="dxa"/>
            <w:vAlign w:val="center"/>
          </w:tcPr>
          <w:p w14:paraId="6C7DE901" w14:textId="77777777" w:rsidR="008F19D9" w:rsidRPr="007D22D1" w:rsidRDefault="008F19D9" w:rsidP="00EA7C6C">
            <w:pPr>
              <w:rPr>
                <w:sz w:val="20"/>
              </w:rPr>
            </w:pPr>
            <w:r w:rsidRPr="007D22D1">
              <w:rPr>
                <w:sz w:val="20"/>
              </w:rPr>
              <w:t>Review</w:t>
            </w:r>
          </w:p>
        </w:tc>
      </w:tr>
      <w:tr w:rsidR="008F19D9" w:rsidRPr="007D22D1" w14:paraId="54E2BD25" w14:textId="77777777" w:rsidTr="00EA7C6C">
        <w:trPr>
          <w:cantSplit/>
          <w:trHeight w:val="227"/>
        </w:trPr>
        <w:tc>
          <w:tcPr>
            <w:tcW w:w="8080" w:type="dxa"/>
            <w:vAlign w:val="center"/>
          </w:tcPr>
          <w:p w14:paraId="5B186652" w14:textId="77777777" w:rsidR="008F19D9" w:rsidRPr="007D22D1" w:rsidRDefault="008F19D9" w:rsidP="00EA7C6C">
            <w:pPr>
              <w:rPr>
                <w:sz w:val="20"/>
              </w:rPr>
            </w:pPr>
            <w:r w:rsidRPr="007D22D1">
              <w:rPr>
                <w:sz w:val="20"/>
              </w:rPr>
              <w:t>Main Block Diagrams (E/I)</w:t>
            </w:r>
          </w:p>
        </w:tc>
        <w:tc>
          <w:tcPr>
            <w:tcW w:w="1701" w:type="dxa"/>
            <w:vAlign w:val="center"/>
          </w:tcPr>
          <w:p w14:paraId="521A4555" w14:textId="77777777" w:rsidR="008F19D9" w:rsidRPr="007D22D1" w:rsidRDefault="008F19D9" w:rsidP="00EA7C6C">
            <w:pPr>
              <w:rPr>
                <w:sz w:val="20"/>
              </w:rPr>
            </w:pPr>
            <w:r w:rsidRPr="007D22D1">
              <w:rPr>
                <w:sz w:val="20"/>
              </w:rPr>
              <w:t>Review</w:t>
            </w:r>
          </w:p>
        </w:tc>
      </w:tr>
      <w:tr w:rsidR="008F19D9" w:rsidRPr="007D22D1" w14:paraId="1D8BDC30" w14:textId="77777777" w:rsidTr="00EA7C6C">
        <w:trPr>
          <w:cantSplit/>
          <w:trHeight w:val="227"/>
        </w:trPr>
        <w:tc>
          <w:tcPr>
            <w:tcW w:w="8080" w:type="dxa"/>
            <w:vAlign w:val="center"/>
          </w:tcPr>
          <w:p w14:paraId="197F2A88" w14:textId="77777777" w:rsidR="008F19D9" w:rsidRPr="007D22D1" w:rsidRDefault="008F19D9" w:rsidP="00EA7C6C">
            <w:pPr>
              <w:rPr>
                <w:sz w:val="20"/>
              </w:rPr>
            </w:pPr>
            <w:r w:rsidRPr="007D22D1">
              <w:rPr>
                <w:sz w:val="20"/>
              </w:rPr>
              <w:t>Wiring Diagram (Interconnection) (E/I)</w:t>
            </w:r>
          </w:p>
        </w:tc>
        <w:tc>
          <w:tcPr>
            <w:tcW w:w="1701" w:type="dxa"/>
            <w:vAlign w:val="center"/>
          </w:tcPr>
          <w:p w14:paraId="3E8F6113" w14:textId="77777777" w:rsidR="008F19D9" w:rsidRPr="007D22D1" w:rsidRDefault="008F19D9" w:rsidP="00EA7C6C">
            <w:pPr>
              <w:rPr>
                <w:sz w:val="20"/>
              </w:rPr>
            </w:pPr>
            <w:r w:rsidRPr="007D22D1">
              <w:rPr>
                <w:sz w:val="20"/>
              </w:rPr>
              <w:t>Review</w:t>
            </w:r>
          </w:p>
        </w:tc>
      </w:tr>
      <w:tr w:rsidR="008F19D9" w:rsidRPr="007D22D1" w14:paraId="62019563" w14:textId="77777777" w:rsidTr="00EA7C6C">
        <w:trPr>
          <w:cantSplit/>
          <w:trHeight w:val="227"/>
        </w:trPr>
        <w:tc>
          <w:tcPr>
            <w:tcW w:w="8080" w:type="dxa"/>
            <w:vAlign w:val="center"/>
          </w:tcPr>
          <w:p w14:paraId="198ADF74" w14:textId="77777777" w:rsidR="008F19D9" w:rsidRPr="007D22D1" w:rsidRDefault="008F19D9" w:rsidP="00EA7C6C">
            <w:pPr>
              <w:rPr>
                <w:sz w:val="20"/>
              </w:rPr>
            </w:pPr>
            <w:r w:rsidRPr="007D22D1">
              <w:rPr>
                <w:sz w:val="20"/>
              </w:rPr>
              <w:t>Drawings, as necessary for operation and maintenance</w:t>
            </w:r>
          </w:p>
        </w:tc>
        <w:tc>
          <w:tcPr>
            <w:tcW w:w="1701" w:type="dxa"/>
            <w:vAlign w:val="center"/>
          </w:tcPr>
          <w:p w14:paraId="7FAB1996" w14:textId="77777777" w:rsidR="008F19D9" w:rsidRPr="007D22D1" w:rsidRDefault="008F19D9" w:rsidP="00EA7C6C">
            <w:pPr>
              <w:rPr>
                <w:sz w:val="20"/>
              </w:rPr>
            </w:pPr>
            <w:r w:rsidRPr="007D22D1">
              <w:rPr>
                <w:sz w:val="20"/>
              </w:rPr>
              <w:t>Information</w:t>
            </w:r>
          </w:p>
        </w:tc>
      </w:tr>
      <w:tr w:rsidR="008F19D9" w:rsidRPr="00597F9B" w14:paraId="291C5387" w14:textId="77777777" w:rsidTr="00EA7C6C">
        <w:trPr>
          <w:trHeight w:val="227"/>
        </w:trPr>
        <w:tc>
          <w:tcPr>
            <w:tcW w:w="8080" w:type="dxa"/>
            <w:shd w:val="clear" w:color="auto" w:fill="0092BC"/>
            <w:vAlign w:val="center"/>
          </w:tcPr>
          <w:p w14:paraId="71CCE794" w14:textId="77777777" w:rsidR="008F19D9" w:rsidRPr="00597F9B" w:rsidRDefault="008F19D9" w:rsidP="00EA7C6C">
            <w:pPr>
              <w:rPr>
                <w:color w:val="FFFFFF" w:themeColor="background1"/>
                <w:sz w:val="20"/>
              </w:rPr>
            </w:pPr>
            <w:r w:rsidRPr="00597F9B">
              <w:rPr>
                <w:color w:val="FFFFFF" w:themeColor="background1"/>
                <w:sz w:val="20"/>
              </w:rPr>
              <w:t>Additional for Drilling riser equipment</w:t>
            </w:r>
          </w:p>
        </w:tc>
        <w:tc>
          <w:tcPr>
            <w:tcW w:w="1701" w:type="dxa"/>
            <w:shd w:val="clear" w:color="auto" w:fill="0092BC"/>
            <w:vAlign w:val="center"/>
          </w:tcPr>
          <w:p w14:paraId="5CDD1931" w14:textId="77777777" w:rsidR="008F19D9" w:rsidRPr="00597F9B" w:rsidRDefault="008F19D9" w:rsidP="00EA7C6C">
            <w:pPr>
              <w:rPr>
                <w:color w:val="FFFFFF" w:themeColor="background1"/>
                <w:sz w:val="20"/>
              </w:rPr>
            </w:pPr>
          </w:p>
        </w:tc>
      </w:tr>
      <w:tr w:rsidR="008F19D9" w:rsidRPr="007D22D1" w14:paraId="5B5C9FAE" w14:textId="77777777" w:rsidTr="00EA7C6C">
        <w:trPr>
          <w:trHeight w:val="227"/>
        </w:trPr>
        <w:tc>
          <w:tcPr>
            <w:tcW w:w="8080" w:type="dxa"/>
            <w:vAlign w:val="center"/>
          </w:tcPr>
          <w:p w14:paraId="3EBD3D02" w14:textId="77777777" w:rsidR="008F19D9" w:rsidRPr="007D22D1" w:rsidRDefault="008F19D9" w:rsidP="00EA7C6C">
            <w:pPr>
              <w:rPr>
                <w:sz w:val="20"/>
              </w:rPr>
            </w:pPr>
            <w:r w:rsidRPr="007D22D1">
              <w:rPr>
                <w:sz w:val="20"/>
              </w:rPr>
              <w:t>Design Premises</w:t>
            </w:r>
          </w:p>
        </w:tc>
        <w:tc>
          <w:tcPr>
            <w:tcW w:w="1701" w:type="dxa"/>
            <w:vAlign w:val="center"/>
          </w:tcPr>
          <w:p w14:paraId="7CDA3CD5" w14:textId="77777777" w:rsidR="008F19D9" w:rsidRPr="007D22D1" w:rsidRDefault="008F19D9" w:rsidP="00EA7C6C">
            <w:pPr>
              <w:rPr>
                <w:sz w:val="20"/>
              </w:rPr>
            </w:pPr>
            <w:r w:rsidRPr="007D22D1">
              <w:rPr>
                <w:sz w:val="20"/>
              </w:rPr>
              <w:t>Information</w:t>
            </w:r>
          </w:p>
        </w:tc>
      </w:tr>
      <w:tr w:rsidR="008F19D9" w:rsidRPr="007D22D1" w14:paraId="3E2048D4" w14:textId="77777777" w:rsidTr="00EA7C6C">
        <w:trPr>
          <w:trHeight w:val="227"/>
        </w:trPr>
        <w:tc>
          <w:tcPr>
            <w:tcW w:w="8080" w:type="dxa"/>
            <w:vAlign w:val="center"/>
          </w:tcPr>
          <w:p w14:paraId="0B66AA0F" w14:textId="77777777" w:rsidR="008F19D9" w:rsidRPr="007D22D1" w:rsidRDefault="008F19D9" w:rsidP="00EA7C6C">
            <w:pPr>
              <w:rPr>
                <w:sz w:val="20"/>
              </w:rPr>
            </w:pPr>
            <w:r w:rsidRPr="007D22D1">
              <w:rPr>
                <w:sz w:val="20"/>
              </w:rPr>
              <w:t>Final Riser Analysis (DVR)</w:t>
            </w:r>
          </w:p>
        </w:tc>
        <w:tc>
          <w:tcPr>
            <w:tcW w:w="1701" w:type="dxa"/>
            <w:vAlign w:val="center"/>
          </w:tcPr>
          <w:p w14:paraId="7C96BEBD" w14:textId="77777777" w:rsidR="008F19D9" w:rsidRPr="007D22D1" w:rsidRDefault="008F19D9" w:rsidP="00EA7C6C">
            <w:pPr>
              <w:rPr>
                <w:sz w:val="20"/>
              </w:rPr>
            </w:pPr>
            <w:r w:rsidRPr="007D22D1">
              <w:rPr>
                <w:sz w:val="20"/>
              </w:rPr>
              <w:t>Information</w:t>
            </w:r>
          </w:p>
        </w:tc>
      </w:tr>
      <w:tr w:rsidR="008F19D9" w:rsidRPr="007D22D1" w14:paraId="18DDFE6B" w14:textId="77777777" w:rsidTr="00EA7C6C">
        <w:trPr>
          <w:trHeight w:val="227"/>
        </w:trPr>
        <w:tc>
          <w:tcPr>
            <w:tcW w:w="8080" w:type="dxa"/>
            <w:vAlign w:val="center"/>
          </w:tcPr>
          <w:p w14:paraId="7796C3B4" w14:textId="77777777" w:rsidR="008F19D9" w:rsidRPr="007D22D1" w:rsidRDefault="008F19D9" w:rsidP="00EA7C6C">
            <w:pPr>
              <w:rPr>
                <w:sz w:val="20"/>
              </w:rPr>
            </w:pPr>
            <w:r w:rsidRPr="007D22D1">
              <w:rPr>
                <w:sz w:val="20"/>
              </w:rPr>
              <w:t xml:space="preserve">Operation and Maintenance Manual (OMM) </w:t>
            </w:r>
          </w:p>
        </w:tc>
        <w:tc>
          <w:tcPr>
            <w:tcW w:w="1701" w:type="dxa"/>
            <w:vAlign w:val="center"/>
          </w:tcPr>
          <w:p w14:paraId="6DDED6A9" w14:textId="77777777" w:rsidR="008F19D9" w:rsidRPr="007D22D1" w:rsidRDefault="008F19D9" w:rsidP="00EA7C6C">
            <w:pPr>
              <w:rPr>
                <w:sz w:val="20"/>
              </w:rPr>
            </w:pPr>
            <w:r w:rsidRPr="007D22D1">
              <w:rPr>
                <w:sz w:val="20"/>
              </w:rPr>
              <w:t>Information</w:t>
            </w:r>
          </w:p>
        </w:tc>
      </w:tr>
      <w:tr w:rsidR="008F19D9" w:rsidRPr="007D22D1" w14:paraId="1F545193" w14:textId="77777777" w:rsidTr="00EA7C6C">
        <w:trPr>
          <w:trHeight w:val="227"/>
        </w:trPr>
        <w:tc>
          <w:tcPr>
            <w:tcW w:w="8080" w:type="dxa"/>
            <w:vAlign w:val="center"/>
          </w:tcPr>
          <w:p w14:paraId="17760D70" w14:textId="77777777" w:rsidR="008F19D9" w:rsidRPr="007D22D1" w:rsidRDefault="008F19D9" w:rsidP="00EA7C6C">
            <w:pPr>
              <w:rPr>
                <w:sz w:val="20"/>
              </w:rPr>
            </w:pPr>
            <w:r w:rsidRPr="007D22D1">
              <w:rPr>
                <w:sz w:val="20"/>
              </w:rPr>
              <w:t xml:space="preserve">Handling </w:t>
            </w:r>
            <w:r>
              <w:rPr>
                <w:sz w:val="20"/>
              </w:rPr>
              <w:t>and</w:t>
            </w:r>
            <w:r w:rsidRPr="007D22D1">
              <w:rPr>
                <w:sz w:val="20"/>
              </w:rPr>
              <w:t xml:space="preserve"> Lifting Procedure</w:t>
            </w:r>
          </w:p>
        </w:tc>
        <w:tc>
          <w:tcPr>
            <w:tcW w:w="1701" w:type="dxa"/>
            <w:vAlign w:val="center"/>
          </w:tcPr>
          <w:p w14:paraId="26EE4EDE" w14:textId="77777777" w:rsidR="008F19D9" w:rsidRPr="007D22D1" w:rsidRDefault="008F19D9" w:rsidP="00EA7C6C">
            <w:pPr>
              <w:rPr>
                <w:sz w:val="20"/>
              </w:rPr>
            </w:pPr>
            <w:r w:rsidRPr="007D22D1">
              <w:rPr>
                <w:sz w:val="20"/>
              </w:rPr>
              <w:t>Review</w:t>
            </w:r>
          </w:p>
        </w:tc>
      </w:tr>
      <w:tr w:rsidR="008F19D9" w:rsidRPr="007D22D1" w14:paraId="4BF22B8E" w14:textId="77777777" w:rsidTr="00EA7C6C">
        <w:trPr>
          <w:trHeight w:val="227"/>
        </w:trPr>
        <w:tc>
          <w:tcPr>
            <w:tcW w:w="8080" w:type="dxa"/>
            <w:vAlign w:val="center"/>
          </w:tcPr>
          <w:p w14:paraId="00CA2D5A" w14:textId="77777777" w:rsidR="008F19D9" w:rsidRPr="007D22D1" w:rsidRDefault="008F19D9" w:rsidP="00EA7C6C">
            <w:pPr>
              <w:rPr>
                <w:sz w:val="20"/>
              </w:rPr>
            </w:pPr>
            <w:r w:rsidRPr="007D22D1">
              <w:rPr>
                <w:sz w:val="20"/>
              </w:rPr>
              <w:t>Manufacturing Record Book</w:t>
            </w:r>
          </w:p>
        </w:tc>
        <w:tc>
          <w:tcPr>
            <w:tcW w:w="1701" w:type="dxa"/>
            <w:vAlign w:val="center"/>
          </w:tcPr>
          <w:p w14:paraId="673A8AF8" w14:textId="77777777" w:rsidR="008F19D9" w:rsidRPr="007D22D1" w:rsidRDefault="008F19D9" w:rsidP="00EA7C6C">
            <w:pPr>
              <w:rPr>
                <w:sz w:val="20"/>
              </w:rPr>
            </w:pPr>
            <w:r w:rsidRPr="007D22D1">
              <w:rPr>
                <w:sz w:val="20"/>
              </w:rPr>
              <w:t>Information</w:t>
            </w:r>
          </w:p>
        </w:tc>
      </w:tr>
    </w:tbl>
    <w:p w14:paraId="1BA1FD39" w14:textId="0C202A33" w:rsidR="00490873" w:rsidRDefault="00490873" w:rsidP="00026A1F">
      <w:bookmarkStart w:id="464" w:name="_Toc471369241"/>
      <w:bookmarkStart w:id="465" w:name="_Toc471370510"/>
      <w:bookmarkStart w:id="466" w:name="_Toc471816780"/>
      <w:bookmarkStart w:id="467" w:name="_Toc482712789"/>
    </w:p>
    <w:p w14:paraId="48FF97E8" w14:textId="77777777" w:rsidR="00490873" w:rsidRDefault="00490873">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eastAsia="MingLiU" w:cs="Angsana New"/>
          <w:bCs/>
          <w:sz w:val="28"/>
          <w:szCs w:val="26"/>
        </w:rPr>
      </w:pPr>
      <w:r>
        <w:br w:type="page"/>
      </w:r>
    </w:p>
    <w:p w14:paraId="56F879BF" w14:textId="3EC4B6B4" w:rsidR="008F19D9" w:rsidRPr="007D22D1" w:rsidRDefault="008F19D9" w:rsidP="00CA224A">
      <w:pPr>
        <w:pStyle w:val="Heading2"/>
        <w:numPr>
          <w:ilvl w:val="1"/>
          <w:numId w:val="8"/>
        </w:numPr>
        <w:tabs>
          <w:tab w:val="clear" w:pos="567"/>
        </w:tabs>
        <w:ind w:left="624" w:hanging="624"/>
      </w:pPr>
      <w:r w:rsidRPr="007D22D1">
        <w:lastRenderedPageBreak/>
        <w:t>Manufacturing Records</w:t>
      </w:r>
      <w:bookmarkEnd w:id="464"/>
      <w:bookmarkEnd w:id="465"/>
      <w:bookmarkEnd w:id="466"/>
      <w:bookmarkEnd w:id="467"/>
    </w:p>
    <w:p w14:paraId="15637785" w14:textId="6B0EB078" w:rsidR="008F19D9" w:rsidRPr="007D22D1" w:rsidRDefault="008F19D9" w:rsidP="00CA224A">
      <w:pPr>
        <w:pStyle w:val="ListParagraph"/>
      </w:pPr>
      <w:r w:rsidRPr="007D22D1">
        <w:t xml:space="preserve">Manufacturing records (Manufacturing Record Book, MRB) is produced and recorded in parallel with the production of a product designed and delivered by </w:t>
      </w:r>
      <w:r w:rsidR="00312C80">
        <w:t>HMH</w:t>
      </w:r>
    </w:p>
    <w:p w14:paraId="23ECE8B5" w14:textId="4315DAA7" w:rsidR="008F19D9" w:rsidRPr="007D22D1" w:rsidRDefault="008F19D9" w:rsidP="00CA224A">
      <w:pPr>
        <w:pStyle w:val="ListParagraph"/>
      </w:pPr>
      <w:r w:rsidRPr="007D22D1">
        <w:t xml:space="preserve">The records are used as part of a verification process, by the </w:t>
      </w:r>
      <w:r w:rsidR="00312C80">
        <w:t>HMH</w:t>
      </w:r>
      <w:r w:rsidRPr="007D22D1">
        <w:t xml:space="preserve"> quality surveyors, or by the classification society, when applicable</w:t>
      </w:r>
    </w:p>
    <w:p w14:paraId="52A834DB" w14:textId="77777777" w:rsidR="008F19D9" w:rsidRPr="007D22D1" w:rsidRDefault="008F19D9" w:rsidP="00CA224A">
      <w:pPr>
        <w:pStyle w:val="ListParagraph"/>
      </w:pPr>
      <w:r w:rsidRPr="007D22D1">
        <w:t>It will contain the manufacturer’s compiled records for the components, elements, and qualifications used during the fabrication of specific equipment</w:t>
      </w:r>
    </w:p>
    <w:p w14:paraId="1A008BE1" w14:textId="0ADDFB2B" w:rsidR="008F19D9" w:rsidRPr="007D22D1" w:rsidRDefault="008F19D9" w:rsidP="00CA224A">
      <w:pPr>
        <w:pStyle w:val="ListParagraph"/>
      </w:pPr>
      <w:r w:rsidRPr="007D22D1">
        <w:t xml:space="preserve">The MRB is filed electronically in the </w:t>
      </w:r>
      <w:r w:rsidR="00312C80">
        <w:t>HMH</w:t>
      </w:r>
      <w:r w:rsidRPr="007D22D1">
        <w:t xml:space="preserve"> documentation archive system</w:t>
      </w:r>
    </w:p>
    <w:p w14:paraId="2202F3CF" w14:textId="77777777" w:rsidR="008F19D9" w:rsidRPr="007D22D1" w:rsidRDefault="008F19D9" w:rsidP="00CA224A">
      <w:pPr>
        <w:pStyle w:val="ListParagraph"/>
      </w:pPr>
      <w:r w:rsidRPr="007D22D1">
        <w:t>After finalizing production, the MRB is retained for a minimum of 10 years</w:t>
      </w:r>
    </w:p>
    <w:p w14:paraId="66500119" w14:textId="77777777" w:rsidR="008F19D9" w:rsidRPr="007D22D1" w:rsidRDefault="008F19D9" w:rsidP="00CA224A">
      <w:pPr>
        <w:pStyle w:val="ListParagraph"/>
      </w:pPr>
      <w:r w:rsidRPr="007D22D1">
        <w:t xml:space="preserve">The MRB will normally </w:t>
      </w:r>
      <w:r w:rsidRPr="00EC08DE">
        <w:t>not</w:t>
      </w:r>
      <w:r w:rsidRPr="007D22D1">
        <w:t xml:space="preserve"> be distributed to customers, except as noted for drilling riser.</w:t>
      </w:r>
    </w:p>
    <w:p w14:paraId="2646FF10" w14:textId="7B2CD172" w:rsidR="008F19D9" w:rsidRPr="007D22D1" w:rsidRDefault="008F19D9" w:rsidP="00CA224A">
      <w:pPr>
        <w:pStyle w:val="ListParagraph"/>
      </w:pPr>
      <w:r w:rsidRPr="007D22D1">
        <w:t xml:space="preserve">Customers </w:t>
      </w:r>
      <w:r>
        <w:t>may, upon request and agreement,</w:t>
      </w:r>
      <w:r w:rsidRPr="007D22D1">
        <w:t xml:space="preserve"> view the document </w:t>
      </w:r>
      <w:r>
        <w:t xml:space="preserve">at </w:t>
      </w:r>
      <w:r w:rsidR="00312C80">
        <w:t>HMH</w:t>
      </w:r>
      <w:r>
        <w:t xml:space="preserve"> or </w:t>
      </w:r>
      <w:proofErr w:type="spellStart"/>
      <w:r>
        <w:t>subcontactor’s</w:t>
      </w:r>
      <w:proofErr w:type="spellEnd"/>
      <w:r w:rsidRPr="007D22D1">
        <w:t xml:space="preserve"> premises</w:t>
      </w:r>
      <w:r>
        <w:t>.</w:t>
      </w:r>
    </w:p>
    <w:p w14:paraId="0CB3E0A2" w14:textId="77777777" w:rsidR="008F19D9" w:rsidRPr="007D22D1" w:rsidRDefault="008F19D9" w:rsidP="00CA224A">
      <w:pPr>
        <w:pStyle w:val="ListParagraph"/>
      </w:pPr>
      <w:r w:rsidRPr="007D22D1">
        <w:t xml:space="preserve">A customer data book comprising a summary of MRB can be supplied as an option, for information. </w:t>
      </w:r>
    </w:p>
    <w:p w14:paraId="6BBD55D4" w14:textId="77777777" w:rsidR="008F19D9" w:rsidRPr="007D22D1" w:rsidRDefault="008F19D9" w:rsidP="00CA224A">
      <w:pPr>
        <w:pStyle w:val="Heading2"/>
        <w:numPr>
          <w:ilvl w:val="1"/>
          <w:numId w:val="8"/>
        </w:numPr>
        <w:tabs>
          <w:tab w:val="clear" w:pos="567"/>
        </w:tabs>
        <w:ind w:left="624" w:hanging="624"/>
      </w:pPr>
      <w:bookmarkStart w:id="468" w:name="_Toc471369242"/>
      <w:bookmarkStart w:id="469" w:name="_Toc471370511"/>
      <w:bookmarkStart w:id="470" w:name="_Toc471816781"/>
      <w:bookmarkStart w:id="471" w:name="_Toc482712790"/>
      <w:r w:rsidRPr="007D22D1">
        <w:t>Documentation for Installation, Operation and Maintenance (IOM)</w:t>
      </w:r>
      <w:bookmarkEnd w:id="468"/>
      <w:bookmarkEnd w:id="469"/>
      <w:bookmarkEnd w:id="470"/>
      <w:bookmarkEnd w:id="471"/>
    </w:p>
    <w:p w14:paraId="5992A1F2" w14:textId="25BBFAFC" w:rsidR="008F19D9" w:rsidRPr="007D22D1" w:rsidRDefault="00312C80" w:rsidP="00CA224A">
      <w:pPr>
        <w:pStyle w:val="ListParagraph"/>
      </w:pPr>
      <w:r>
        <w:t>HMH</w:t>
      </w:r>
      <w:r w:rsidR="008F19D9" w:rsidRPr="007D22D1">
        <w:t xml:space="preserve"> will regard the equipment within the scope of this specification as </w:t>
      </w:r>
      <w:r w:rsidR="008F19D9" w:rsidRPr="007D22D1">
        <w:rPr>
          <w:i/>
          <w:iCs/>
        </w:rPr>
        <w:t xml:space="preserve">equipment </w:t>
      </w:r>
      <w:r w:rsidR="008F19D9" w:rsidRPr="007D22D1">
        <w:t xml:space="preserve">supplies, and the IOM is defined as such, (as opposed to </w:t>
      </w:r>
      <w:r w:rsidR="008F19D9" w:rsidRPr="007D22D1">
        <w:rPr>
          <w:i/>
          <w:iCs/>
        </w:rPr>
        <w:t xml:space="preserve">engineering </w:t>
      </w:r>
      <w:r w:rsidR="008F19D9" w:rsidRPr="007D22D1">
        <w:t>supplies)</w:t>
      </w:r>
    </w:p>
    <w:p w14:paraId="695BAB89" w14:textId="77777777" w:rsidR="008F19D9" w:rsidRPr="007D22D1" w:rsidRDefault="008F19D9" w:rsidP="00CA224A">
      <w:pPr>
        <w:pStyle w:val="ListParagraph"/>
      </w:pPr>
      <w:r w:rsidRPr="007D22D1">
        <w:t>Documentation related to plant engineering, except as necessary for interface, is outside the scope of this specification</w:t>
      </w:r>
    </w:p>
    <w:p w14:paraId="7CD092D0" w14:textId="77777777" w:rsidR="008F19D9" w:rsidRPr="007D22D1" w:rsidRDefault="008F19D9" w:rsidP="00CA224A">
      <w:pPr>
        <w:pStyle w:val="ListParagraph"/>
      </w:pPr>
      <w:r w:rsidRPr="007D22D1">
        <w:t>IOM shall contain the documentation necessary to install, operate, maintain, and preserve the equipment in a safe manner</w:t>
      </w:r>
    </w:p>
    <w:p w14:paraId="689D32EA" w14:textId="04508B74" w:rsidR="008F19D9" w:rsidRPr="007D22D1" w:rsidRDefault="008F19D9" w:rsidP="00CA224A">
      <w:pPr>
        <w:pStyle w:val="ListParagraph"/>
      </w:pPr>
      <w:r w:rsidRPr="007D22D1">
        <w:t>The NORSOK Z-018 is used as a</w:t>
      </w:r>
      <w:r w:rsidR="0088731D">
        <w:rPr>
          <w:sz w:val="20"/>
        </w:rPr>
        <w:t xml:space="preserve"> </w:t>
      </w:r>
      <w:r w:rsidR="008232E3">
        <w:t>foundation</w:t>
      </w:r>
      <w:r w:rsidR="008232E3" w:rsidRPr="007D22D1">
        <w:t xml:space="preserve"> </w:t>
      </w:r>
      <w:r w:rsidRPr="007D22D1">
        <w:t>for the IOM.</w:t>
      </w:r>
    </w:p>
    <w:p w14:paraId="71B736DD" w14:textId="77777777" w:rsidR="008F19D9" w:rsidRPr="007D22D1" w:rsidRDefault="008F19D9" w:rsidP="00CA224A">
      <w:pPr>
        <w:pStyle w:val="ListParagraph"/>
      </w:pPr>
      <w:r w:rsidRPr="007D22D1">
        <w:t xml:space="preserve">The IOM Manual is a standard text document, and the drawings are contained in a separate package. </w:t>
      </w:r>
    </w:p>
    <w:p w14:paraId="1CC09FCB" w14:textId="77777777" w:rsidR="008F19D9" w:rsidRPr="007D22D1" w:rsidRDefault="008F19D9" w:rsidP="00CA224A">
      <w:pPr>
        <w:pStyle w:val="ListParagraph"/>
      </w:pPr>
      <w:r w:rsidRPr="007D22D1">
        <w:t>IOM is defined on the</w:t>
      </w:r>
      <w:r w:rsidRPr="00466CD5">
        <w:t xml:space="preserve"> </w:t>
      </w:r>
      <w:r w:rsidRPr="00466CD5">
        <w:rPr>
          <w:iCs/>
        </w:rPr>
        <w:t xml:space="preserve">supplier master document list </w:t>
      </w:r>
      <w:r w:rsidRPr="007D22D1">
        <w:t>(SMDL)</w:t>
      </w:r>
      <w:r>
        <w:t>.</w:t>
      </w:r>
      <w:r w:rsidRPr="007D22D1">
        <w:t xml:space="preserve"> </w:t>
      </w:r>
    </w:p>
    <w:p w14:paraId="24BEEA9E" w14:textId="77777777" w:rsidR="008F19D9" w:rsidRPr="007D22D1" w:rsidRDefault="008F19D9" w:rsidP="00CA224A">
      <w:pPr>
        <w:pStyle w:val="ListParagraph"/>
      </w:pPr>
      <w:r w:rsidRPr="007D22D1">
        <w:t>IOM is issued for information only</w:t>
      </w:r>
    </w:p>
    <w:p w14:paraId="4B3B67E5" w14:textId="6B584445" w:rsidR="008F19D9" w:rsidRDefault="008F19D9" w:rsidP="00CA224A">
      <w:pPr>
        <w:pStyle w:val="ListParagraph"/>
      </w:pPr>
      <w:r w:rsidRPr="007D22D1">
        <w:t xml:space="preserve">IOM is filed electronically in the </w:t>
      </w:r>
      <w:r w:rsidR="00312C80">
        <w:t>HMH</w:t>
      </w:r>
      <w:r w:rsidRPr="007D22D1">
        <w:t xml:space="preserve"> archive system, where it is retained for a minimum of 10 years after finalizing the production of the equipment.</w:t>
      </w:r>
    </w:p>
    <w:p w14:paraId="410D9462" w14:textId="77777777" w:rsidR="008F19D9" w:rsidRDefault="008F19D9" w:rsidP="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
        <w:br w:type="page"/>
      </w:r>
    </w:p>
    <w:p w14:paraId="4102456C" w14:textId="77777777" w:rsidR="008F19D9" w:rsidRDefault="008F19D9" w:rsidP="00CA224A">
      <w:pPr>
        <w:pStyle w:val="Heading2"/>
        <w:numPr>
          <w:ilvl w:val="1"/>
          <w:numId w:val="8"/>
        </w:numPr>
        <w:tabs>
          <w:tab w:val="clear" w:pos="567"/>
        </w:tabs>
        <w:ind w:left="624" w:hanging="624"/>
      </w:pPr>
      <w:r>
        <w:lastRenderedPageBreak/>
        <w:t>Identification of Delivered Products</w:t>
      </w:r>
    </w:p>
    <w:p w14:paraId="0F2E2790" w14:textId="77777777" w:rsidR="008F19D9" w:rsidRPr="009C4EF9" w:rsidDel="00A5601B" w:rsidRDefault="008F19D9" w:rsidP="00CA224A">
      <w:pPr>
        <w:pStyle w:val="Heading3"/>
        <w:numPr>
          <w:ilvl w:val="2"/>
          <w:numId w:val="8"/>
        </w:numPr>
        <w:ind w:left="737" w:hanging="737"/>
      </w:pPr>
      <w:r>
        <w:t>Coding of Equipment Modules (Tag Numbering)</w:t>
      </w:r>
    </w:p>
    <w:p w14:paraId="78B0854B" w14:textId="148AAF72" w:rsidR="008F19D9" w:rsidRPr="00CA3AC7" w:rsidRDefault="008F19D9" w:rsidP="00CA224A">
      <w:r w:rsidRPr="00CA3AC7">
        <w:t>Equipment modules and components</w:t>
      </w:r>
      <w:r w:rsidRPr="00CA3AC7" w:rsidDel="00C410C2">
        <w:t xml:space="preserve"> </w:t>
      </w:r>
      <w:r w:rsidRPr="00CA3AC7">
        <w:t>are</w:t>
      </w:r>
      <w:r>
        <w:t xml:space="preserve"> identified</w:t>
      </w:r>
      <w:r w:rsidRPr="00CA3AC7">
        <w:t xml:space="preserve"> in accordance with the ISO/IEC 81346 standard, as necessary</w:t>
      </w:r>
      <w:r>
        <w:t xml:space="preserve"> </w:t>
      </w:r>
      <w:r w:rsidRPr="00CA3AC7">
        <w:t xml:space="preserve">for operation and maintenance, as detailed in </w:t>
      </w:r>
      <w:r w:rsidR="00312C80">
        <w:t>HMH</w:t>
      </w:r>
      <w:r w:rsidRPr="00CA3AC7">
        <w:t>’s code ma</w:t>
      </w:r>
      <w:r>
        <w:t>n</w:t>
      </w:r>
      <w:r w:rsidRPr="00CA3AC7">
        <w:t>ual.  The identification codes are labelled on the physical deliveries and referred to in the IOM documenta</w:t>
      </w:r>
      <w:r>
        <w:t>t</w:t>
      </w:r>
      <w:r w:rsidRPr="00CA3AC7">
        <w:t>ion as applicable.</w:t>
      </w:r>
      <w:r w:rsidRPr="00CA3AC7" w:rsidDel="00FD443C">
        <w:t xml:space="preserve"> </w:t>
      </w:r>
    </w:p>
    <w:p w14:paraId="26F6811D" w14:textId="77777777" w:rsidR="008F19D9" w:rsidRPr="00C57481" w:rsidRDefault="008F19D9" w:rsidP="00CA224A">
      <w:pPr>
        <w:pStyle w:val="Heading3"/>
        <w:numPr>
          <w:ilvl w:val="2"/>
          <w:numId w:val="8"/>
        </w:numPr>
        <w:ind w:left="737" w:hanging="737"/>
      </w:pPr>
      <w:r>
        <w:t>Facility Tagging</w:t>
      </w:r>
    </w:p>
    <w:p w14:paraId="59C3FA8B" w14:textId="75962DB2" w:rsidR="008F19D9" w:rsidRPr="00FB2707" w:rsidRDefault="008F19D9" w:rsidP="00CA224A">
      <w:r w:rsidRPr="00FB2707">
        <w:t xml:space="preserve">A facility tagging system, which </w:t>
      </w:r>
      <w:r>
        <w:t xml:space="preserve">identifies </w:t>
      </w:r>
      <w:r w:rsidRPr="00FB2707">
        <w:t xml:space="preserve">equipment uniquely across the facility, is not part of </w:t>
      </w:r>
      <w:r w:rsidR="00312C80">
        <w:t>HMH</w:t>
      </w:r>
      <w:r w:rsidRPr="00FB2707">
        <w:t>’s standard documentation.</w:t>
      </w:r>
    </w:p>
    <w:p w14:paraId="4E6F8B80" w14:textId="363B7B61" w:rsidR="008F19D9" w:rsidRDefault="008F19D9" w:rsidP="00CA224A">
      <w:r w:rsidRPr="00FB2707">
        <w:t xml:space="preserve">Facility tagging </w:t>
      </w:r>
      <w:proofErr w:type="spellStart"/>
      <w:r w:rsidRPr="00FB2707">
        <w:t>is</w:t>
      </w:r>
      <w:r>
        <w:t>part</w:t>
      </w:r>
      <w:proofErr w:type="spellEnd"/>
      <w:r>
        <w:t xml:space="preserve"> of the </w:t>
      </w:r>
      <w:r w:rsidRPr="00FB2707">
        <w:t>plant design,</w:t>
      </w:r>
      <w:r>
        <w:t xml:space="preserve"> beyond the scope of this specification</w:t>
      </w:r>
      <w:r w:rsidRPr="00FB2707">
        <w:t xml:space="preserve">. </w:t>
      </w:r>
    </w:p>
    <w:p w14:paraId="284781A5" w14:textId="48EF52A9" w:rsidR="008F19D9" w:rsidRDefault="008F19D9" w:rsidP="00CA224A">
      <w:r>
        <w:t xml:space="preserve">Upon request and agreement </w:t>
      </w:r>
      <w:r w:rsidR="00312C80">
        <w:t>HMH</w:t>
      </w:r>
      <w:r>
        <w:t xml:space="preserve"> may, however, mark the equipment with a</w:t>
      </w:r>
      <w:r w:rsidR="00137E4A">
        <w:t>n</w:t>
      </w:r>
      <w:r>
        <w:t xml:space="preserve"> </w:t>
      </w:r>
      <w:r w:rsidR="00843E04">
        <w:t>additional facility</w:t>
      </w:r>
      <w:r>
        <w:t xml:space="preserve"> tag number provided by the customer, and add a special front page to the standard IOM document.</w:t>
      </w:r>
    </w:p>
    <w:p w14:paraId="5A45701B" w14:textId="77777777" w:rsidR="008F19D9" w:rsidRPr="00FB2707" w:rsidRDefault="008F19D9" w:rsidP="00CA224A">
      <w:r>
        <w:t xml:space="preserve">Customer’s main tag number is noted on the front </w:t>
      </w:r>
      <w:proofErr w:type="gramStart"/>
      <w:r>
        <w:t>page, but</w:t>
      </w:r>
      <w:proofErr w:type="gramEnd"/>
      <w:r>
        <w:t xml:space="preserve"> is not referred to elsewhere in the document.</w:t>
      </w:r>
    </w:p>
    <w:p w14:paraId="34EA9B7E" w14:textId="77777777" w:rsidR="008F19D9" w:rsidRPr="007B5282" w:rsidRDefault="008F19D9" w:rsidP="008F19D9">
      <w:pPr>
        <w:pBdr>
          <w:left w:val="single" w:sz="4" w:space="4" w:color="auto"/>
        </w:pBdr>
      </w:pPr>
      <w:r w:rsidRPr="007B5282">
        <w:br w:type="page"/>
      </w:r>
    </w:p>
    <w:p w14:paraId="275C08E4" w14:textId="77777777" w:rsidR="008F19D9" w:rsidRPr="007D22D1" w:rsidRDefault="008F19D9" w:rsidP="00CA224A">
      <w:pPr>
        <w:pStyle w:val="Heading1"/>
        <w:numPr>
          <w:ilvl w:val="0"/>
          <w:numId w:val="8"/>
        </w:numPr>
      </w:pPr>
      <w:bookmarkStart w:id="472" w:name="_Toc471369243"/>
      <w:bookmarkStart w:id="473" w:name="_Toc471370512"/>
      <w:bookmarkStart w:id="474" w:name="_Toc471816782"/>
      <w:bookmarkStart w:id="475" w:name="_Toc482712791"/>
      <w:bookmarkStart w:id="476" w:name="_Toc184201398"/>
      <w:bookmarkStart w:id="477" w:name="_Toc187836799"/>
      <w:r w:rsidRPr="007D22D1">
        <w:lastRenderedPageBreak/>
        <w:t>Appendix A – Reference Documents</w:t>
      </w:r>
      <w:bookmarkEnd w:id="472"/>
      <w:bookmarkEnd w:id="473"/>
      <w:bookmarkEnd w:id="474"/>
      <w:bookmarkEnd w:id="475"/>
      <w:bookmarkEnd w:id="476"/>
      <w:bookmarkEnd w:id="477"/>
    </w:p>
    <w:p w14:paraId="10CDDDAF" w14:textId="77777777" w:rsidR="008F19D9" w:rsidRPr="007D22D1" w:rsidRDefault="008F19D9" w:rsidP="008F19D9">
      <w:pPr>
        <w:spacing w:after="240"/>
        <w:rPr>
          <w:szCs w:val="22"/>
        </w:rPr>
      </w:pPr>
      <w:r w:rsidRPr="00F56C0B">
        <w:t>The complete list of all standard</w:t>
      </w:r>
      <w:r w:rsidRPr="007D22D1">
        <w:rPr>
          <w:szCs w:val="22"/>
        </w:rPr>
        <w:t xml:space="preserve"> references given in this document is presented in the table below. The standards apply as described in the text of this document. (Note that some are optional). </w:t>
      </w:r>
    </w:p>
    <w:p w14:paraId="44BE47A8" w14:textId="3425ABF3" w:rsidR="008F19D9" w:rsidRPr="00452F7C" w:rsidRDefault="008F19D9" w:rsidP="008F19D9">
      <w:pPr>
        <w:pStyle w:val="Caption"/>
        <w:keepNext/>
        <w:rPr>
          <w:lang w:val="en-US"/>
        </w:rPr>
      </w:pPr>
      <w:r w:rsidRPr="00452F7C">
        <w:rPr>
          <w:lang w:val="en-US"/>
        </w:rPr>
        <w:t xml:space="preserve">Table </w:t>
      </w:r>
      <w:r w:rsidRPr="00452F7C">
        <w:rPr>
          <w:lang w:val="en-US"/>
        </w:rPr>
        <w:fldChar w:fldCharType="begin"/>
      </w:r>
      <w:r w:rsidRPr="00452F7C">
        <w:rPr>
          <w:lang w:val="en-US"/>
        </w:rPr>
        <w:instrText xml:space="preserve"> STYLEREF 1 \s </w:instrText>
      </w:r>
      <w:r w:rsidRPr="00452F7C">
        <w:rPr>
          <w:lang w:val="en-US"/>
        </w:rPr>
        <w:fldChar w:fldCharType="separate"/>
      </w:r>
      <w:r w:rsidR="00B22F4C">
        <w:rPr>
          <w:noProof/>
          <w:lang w:val="en-US"/>
        </w:rPr>
        <w:t>19</w:t>
      </w:r>
      <w:r w:rsidRPr="00452F7C">
        <w:rPr>
          <w:lang w:val="en-US"/>
        </w:rPr>
        <w:fldChar w:fldCharType="end"/>
      </w:r>
      <w:r w:rsidRPr="00452F7C">
        <w:rPr>
          <w:lang w:val="en-US"/>
        </w:rPr>
        <w:noBreakHyphen/>
      </w:r>
      <w:r w:rsidRPr="00452F7C">
        <w:rPr>
          <w:lang w:val="en-US"/>
        </w:rPr>
        <w:fldChar w:fldCharType="begin"/>
      </w:r>
      <w:r w:rsidRPr="00452F7C">
        <w:rPr>
          <w:lang w:val="en-US"/>
        </w:rPr>
        <w:instrText xml:space="preserve"> SEQ Table \* ARABIC \s 1 </w:instrText>
      </w:r>
      <w:r w:rsidRPr="00452F7C">
        <w:rPr>
          <w:lang w:val="en-US"/>
        </w:rPr>
        <w:fldChar w:fldCharType="separate"/>
      </w:r>
      <w:r w:rsidR="00B22F4C">
        <w:rPr>
          <w:noProof/>
          <w:lang w:val="en-US"/>
        </w:rPr>
        <w:t>1</w:t>
      </w:r>
      <w:r w:rsidRPr="00452F7C">
        <w:rPr>
          <w:lang w:val="en-US"/>
        </w:rPr>
        <w:fldChar w:fldCharType="end"/>
      </w:r>
      <w:r w:rsidRPr="00452F7C">
        <w:rPr>
          <w:lang w:val="en-US"/>
        </w:rPr>
        <w:t xml:space="preserve"> - Reference </w:t>
      </w:r>
      <w:r w:rsidRPr="007D22D1">
        <w:rPr>
          <w:lang w:val="en-US"/>
        </w:rPr>
        <w:t>documents</w:t>
      </w:r>
    </w:p>
    <w:tbl>
      <w:tblPr>
        <w:tblStyle w:val="ListTable3-Accent1"/>
        <w:tblW w:w="0" w:type="auto"/>
        <w:tblLook w:val="04A0" w:firstRow="1" w:lastRow="0" w:firstColumn="1" w:lastColumn="0" w:noHBand="0" w:noVBand="1"/>
      </w:tblPr>
      <w:tblGrid>
        <w:gridCol w:w="2009"/>
        <w:gridCol w:w="7620"/>
      </w:tblGrid>
      <w:tr w:rsidR="00261C84" w:rsidRPr="001C0144" w14:paraId="4922563D" w14:textId="77777777" w:rsidTr="00672458">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0" w:type="auto"/>
            <w:hideMark/>
          </w:tcPr>
          <w:p w14:paraId="64AC1377" w14:textId="77777777" w:rsidR="00261C84" w:rsidRPr="001C0144"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szCs w:val="22"/>
                <w:lang w:eastAsia="zh-TW"/>
              </w:rPr>
            </w:pPr>
            <w:r w:rsidRPr="001C0144">
              <w:rPr>
                <w:rFonts w:ascii="Calibri" w:hAnsi="Calibri" w:cs="Calibri"/>
                <w:szCs w:val="22"/>
                <w:lang w:eastAsia="zh-TW"/>
              </w:rPr>
              <w:t>Document code</w:t>
            </w:r>
          </w:p>
        </w:tc>
        <w:tc>
          <w:tcPr>
            <w:tcW w:w="0" w:type="auto"/>
            <w:hideMark/>
          </w:tcPr>
          <w:p w14:paraId="3873AF8C" w14:textId="77777777" w:rsidR="00261C84" w:rsidRPr="001C0144"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100000000000" w:firstRow="1" w:lastRow="0" w:firstColumn="0" w:lastColumn="0" w:oddVBand="0" w:evenVBand="0" w:oddHBand="0" w:evenHBand="0" w:firstRowFirstColumn="0" w:firstRowLastColumn="0" w:lastRowFirstColumn="0" w:lastRowLastColumn="0"/>
              <w:rPr>
                <w:rFonts w:ascii="Calibri" w:hAnsi="Calibri" w:cs="Calibri"/>
                <w:szCs w:val="22"/>
                <w:lang w:eastAsia="zh-TW"/>
              </w:rPr>
            </w:pPr>
            <w:r w:rsidRPr="001C0144">
              <w:rPr>
                <w:rFonts w:ascii="Calibri" w:hAnsi="Calibri" w:cs="Calibri"/>
                <w:szCs w:val="22"/>
                <w:lang w:eastAsia="zh-TW"/>
              </w:rPr>
              <w:t>Title</w:t>
            </w:r>
          </w:p>
        </w:tc>
      </w:tr>
      <w:tr w:rsidR="00261C84" w:rsidRPr="007D22D1" w14:paraId="00F11ADB"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34DD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ABS: CDS Guide</w:t>
            </w:r>
          </w:p>
        </w:tc>
        <w:tc>
          <w:tcPr>
            <w:tcW w:w="0" w:type="auto"/>
            <w:hideMark/>
          </w:tcPr>
          <w:p w14:paraId="27DDBEE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Guide for Classification of Drilling Systems</w:t>
            </w:r>
          </w:p>
        </w:tc>
      </w:tr>
      <w:tr w:rsidR="00261C84" w:rsidRPr="007D22D1" w14:paraId="428CC034"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3C9FF7D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ABS: ISQM Guide</w:t>
            </w:r>
          </w:p>
        </w:tc>
        <w:tc>
          <w:tcPr>
            <w:tcW w:w="0" w:type="auto"/>
            <w:hideMark/>
          </w:tcPr>
          <w:p w14:paraId="5FF4848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Guide for Integrated Software Quality Management</w:t>
            </w:r>
          </w:p>
        </w:tc>
      </w:tr>
      <w:tr w:rsidR="00261C84" w:rsidRPr="007D22D1" w14:paraId="3CFD135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B65539"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ABS: MODU</w:t>
            </w:r>
          </w:p>
        </w:tc>
        <w:tc>
          <w:tcPr>
            <w:tcW w:w="0" w:type="auto"/>
          </w:tcPr>
          <w:p w14:paraId="69F02660"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 xml:space="preserve">Mobile Offshore Drilling Units, Part 4- Machinery and Systems </w:t>
            </w:r>
          </w:p>
        </w:tc>
      </w:tr>
      <w:tr w:rsidR="00261C84" w:rsidRPr="007D22D1" w14:paraId="1B9A707F"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53DB714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 xml:space="preserve">API Bulletin 2INT-MET </w:t>
            </w:r>
          </w:p>
        </w:tc>
        <w:tc>
          <w:tcPr>
            <w:tcW w:w="0" w:type="auto"/>
            <w:hideMark/>
          </w:tcPr>
          <w:p w14:paraId="2495A2F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Interim Guidance on Hurricane Conditions in the Gulf of Mexico</w:t>
            </w:r>
          </w:p>
        </w:tc>
      </w:tr>
      <w:tr w:rsidR="00261C84" w:rsidRPr="007D22D1" w14:paraId="68A315E1"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DA6E8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RP 16Q</w:t>
            </w:r>
          </w:p>
        </w:tc>
        <w:tc>
          <w:tcPr>
            <w:tcW w:w="0" w:type="auto"/>
            <w:hideMark/>
          </w:tcPr>
          <w:p w14:paraId="6CCF52A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Recommended Practice for Design, Selection, Operation and Maintenance of Marine Driller Rising Systems</w:t>
            </w:r>
          </w:p>
        </w:tc>
      </w:tr>
      <w:tr w:rsidR="00261C84" w:rsidRPr="007D22D1" w14:paraId="0DE312B5"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538B3593"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RP 17B</w:t>
            </w:r>
          </w:p>
        </w:tc>
        <w:tc>
          <w:tcPr>
            <w:tcW w:w="0" w:type="auto"/>
            <w:hideMark/>
          </w:tcPr>
          <w:p w14:paraId="1E93244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Flexible Pipe, Design and operation of subsea production systems </w:t>
            </w:r>
          </w:p>
        </w:tc>
      </w:tr>
      <w:tr w:rsidR="00261C84" w:rsidRPr="007D22D1" w14:paraId="32F0EC47"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1609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16A</w:t>
            </w:r>
          </w:p>
        </w:tc>
        <w:tc>
          <w:tcPr>
            <w:tcW w:w="0" w:type="auto"/>
            <w:hideMark/>
          </w:tcPr>
          <w:p w14:paraId="5BF3CC4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Drill-Through Equipment</w:t>
            </w:r>
          </w:p>
        </w:tc>
      </w:tr>
      <w:tr w:rsidR="00261C84" w:rsidRPr="007D22D1" w14:paraId="3B3A5B6B"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5FA53EE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16C</w:t>
            </w:r>
          </w:p>
        </w:tc>
        <w:tc>
          <w:tcPr>
            <w:tcW w:w="0" w:type="auto"/>
            <w:hideMark/>
          </w:tcPr>
          <w:p w14:paraId="616A047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Choke and Kill System</w:t>
            </w:r>
          </w:p>
        </w:tc>
      </w:tr>
      <w:tr w:rsidR="00261C84" w:rsidRPr="007D22D1" w14:paraId="59B7936E"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D1D9F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16F</w:t>
            </w:r>
          </w:p>
        </w:tc>
        <w:tc>
          <w:tcPr>
            <w:tcW w:w="0" w:type="auto"/>
            <w:hideMark/>
          </w:tcPr>
          <w:p w14:paraId="35A36DC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Marine Drilling Riser Equipment</w:t>
            </w:r>
          </w:p>
        </w:tc>
      </w:tr>
      <w:tr w:rsidR="00261C84" w:rsidRPr="007D22D1" w14:paraId="4E4D894E"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729FD3E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16R</w:t>
            </w:r>
          </w:p>
        </w:tc>
        <w:tc>
          <w:tcPr>
            <w:tcW w:w="0" w:type="auto"/>
            <w:hideMark/>
          </w:tcPr>
          <w:p w14:paraId="78902E4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Marine Drilling Riser Couplings</w:t>
            </w:r>
          </w:p>
        </w:tc>
      </w:tr>
      <w:tr w:rsidR="00261C84" w:rsidRPr="007D22D1" w14:paraId="3A21D44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951E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17D</w:t>
            </w:r>
          </w:p>
        </w:tc>
        <w:tc>
          <w:tcPr>
            <w:tcW w:w="0" w:type="auto"/>
            <w:hideMark/>
          </w:tcPr>
          <w:p w14:paraId="07E6BE5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Design and Operation of Subsea Production Systems </w:t>
            </w:r>
          </w:p>
        </w:tc>
      </w:tr>
      <w:tr w:rsidR="00261C84" w:rsidRPr="007D22D1" w14:paraId="5066B64C"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3ED936C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 xml:space="preserve">API Spec </w:t>
            </w:r>
            <w:proofErr w:type="gramStart"/>
            <w:r w:rsidRPr="007D22D1">
              <w:rPr>
                <w:rFonts w:ascii="Calibri" w:hAnsi="Calibri" w:cs="Calibri"/>
                <w:color w:val="000000"/>
                <w:szCs w:val="22"/>
                <w:lang w:eastAsia="zh-TW"/>
              </w:rPr>
              <w:t>2RD</w:t>
            </w:r>
            <w:proofErr w:type="gramEnd"/>
          </w:p>
        </w:tc>
        <w:tc>
          <w:tcPr>
            <w:tcW w:w="0" w:type="auto"/>
            <w:hideMark/>
          </w:tcPr>
          <w:p w14:paraId="2E1756B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Dynamic Risers for Floating Production Systems</w:t>
            </w:r>
          </w:p>
        </w:tc>
      </w:tr>
      <w:tr w:rsidR="00261C84" w:rsidRPr="007D22D1" w14:paraId="7EF8D872"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C593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4F</w:t>
            </w:r>
          </w:p>
        </w:tc>
        <w:tc>
          <w:tcPr>
            <w:tcW w:w="0" w:type="auto"/>
            <w:hideMark/>
          </w:tcPr>
          <w:p w14:paraId="4AA6E05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and well servicing structures</w:t>
            </w:r>
          </w:p>
        </w:tc>
      </w:tr>
      <w:tr w:rsidR="00261C84" w:rsidRPr="007D22D1" w14:paraId="1708FB05"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2B9476C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5L</w:t>
            </w:r>
          </w:p>
        </w:tc>
        <w:tc>
          <w:tcPr>
            <w:tcW w:w="0" w:type="auto"/>
            <w:hideMark/>
          </w:tcPr>
          <w:p w14:paraId="799CFFA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Specification for Line Pipe</w:t>
            </w:r>
          </w:p>
        </w:tc>
      </w:tr>
      <w:tr w:rsidR="00261C84" w:rsidRPr="007D22D1" w14:paraId="553FE45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2B5C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6A</w:t>
            </w:r>
          </w:p>
        </w:tc>
        <w:tc>
          <w:tcPr>
            <w:tcW w:w="0" w:type="auto"/>
            <w:hideMark/>
          </w:tcPr>
          <w:p w14:paraId="6D54474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Wellhead and Christmas Tree Equipment</w:t>
            </w:r>
          </w:p>
        </w:tc>
      </w:tr>
      <w:tr w:rsidR="00261C84" w:rsidRPr="007D22D1" w14:paraId="1A67A602"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0F2773D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7K</w:t>
            </w:r>
          </w:p>
        </w:tc>
        <w:tc>
          <w:tcPr>
            <w:tcW w:w="0" w:type="auto"/>
            <w:hideMark/>
          </w:tcPr>
          <w:p w14:paraId="779496B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Equipment</w:t>
            </w:r>
          </w:p>
        </w:tc>
      </w:tr>
      <w:tr w:rsidR="00261C84" w:rsidRPr="007D22D1" w14:paraId="074B2DD4"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84A0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Spec 8C</w:t>
            </w:r>
          </w:p>
        </w:tc>
        <w:tc>
          <w:tcPr>
            <w:tcW w:w="0" w:type="auto"/>
            <w:hideMark/>
          </w:tcPr>
          <w:p w14:paraId="771BF9C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and Production Hoisting Equipment</w:t>
            </w:r>
          </w:p>
        </w:tc>
      </w:tr>
      <w:tr w:rsidR="00261C84" w:rsidRPr="007D22D1" w14:paraId="6CCA5246"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6A29D75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API STD 53</w:t>
            </w:r>
          </w:p>
        </w:tc>
        <w:tc>
          <w:tcPr>
            <w:tcW w:w="0" w:type="auto"/>
            <w:hideMark/>
          </w:tcPr>
          <w:p w14:paraId="6236D65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Blowout Prevention Equipment Systems for Drilling Wells</w:t>
            </w:r>
          </w:p>
        </w:tc>
      </w:tr>
      <w:tr w:rsidR="00261C84" w:rsidRPr="007D22D1" w14:paraId="4CBD911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C332E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ASME B31.3</w:t>
            </w:r>
          </w:p>
        </w:tc>
        <w:tc>
          <w:tcPr>
            <w:tcW w:w="0" w:type="auto"/>
            <w:hideMark/>
          </w:tcPr>
          <w:p w14:paraId="6383A77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Process Piping.</w:t>
            </w:r>
          </w:p>
        </w:tc>
      </w:tr>
      <w:tr w:rsidR="00261C84" w:rsidRPr="00C30FD7" w14:paraId="0B7787A3"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1F743D6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ASME VIII BPVC</w:t>
            </w:r>
          </w:p>
        </w:tc>
        <w:tc>
          <w:tcPr>
            <w:tcW w:w="0" w:type="auto"/>
            <w:hideMark/>
          </w:tcPr>
          <w:p w14:paraId="49638F26" w14:textId="77777777" w:rsidR="00261C84" w:rsidRPr="00050B1A"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val="fr-FR" w:eastAsia="zh-TW"/>
              </w:rPr>
            </w:pPr>
            <w:r w:rsidRPr="00050B1A">
              <w:rPr>
                <w:rFonts w:ascii="Calibri" w:hAnsi="Calibri" w:cs="Calibri"/>
                <w:color w:val="000000"/>
                <w:szCs w:val="22"/>
                <w:lang w:val="fr-FR" w:eastAsia="zh-TW"/>
              </w:rPr>
              <w:t>ASME Boiler and Pressure Vessel Code</w:t>
            </w:r>
          </w:p>
        </w:tc>
      </w:tr>
      <w:tr w:rsidR="00261C84" w:rsidRPr="007D22D1" w14:paraId="14383528"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9B421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ATEX 2014/34/EU 2014/34/EU</w:t>
            </w:r>
          </w:p>
        </w:tc>
        <w:tc>
          <w:tcPr>
            <w:tcW w:w="0" w:type="auto"/>
            <w:hideMark/>
          </w:tcPr>
          <w:p w14:paraId="7643704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ATEX Directive </w:t>
            </w:r>
          </w:p>
        </w:tc>
      </w:tr>
      <w:tr w:rsidR="00261C84" w:rsidRPr="007D22D1" w14:paraId="5AD788E4"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4B5C0AA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DEF Stan 91-110</w:t>
            </w:r>
          </w:p>
        </w:tc>
        <w:tc>
          <w:tcPr>
            <w:tcW w:w="0" w:type="auto"/>
            <w:hideMark/>
          </w:tcPr>
          <w:p w14:paraId="2512BC8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Defense standard. Wear performance test for aqueous polyglycol based hydraulic fluids</w:t>
            </w:r>
          </w:p>
        </w:tc>
      </w:tr>
      <w:tr w:rsidR="00261C84" w:rsidRPr="007D22D1" w14:paraId="3387FC4B"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B8AB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-OS-D203</w:t>
            </w:r>
          </w:p>
        </w:tc>
        <w:tc>
          <w:tcPr>
            <w:tcW w:w="0" w:type="auto"/>
            <w:hideMark/>
          </w:tcPr>
          <w:p w14:paraId="64F559E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Integrated Software Dependent Systems</w:t>
            </w:r>
          </w:p>
        </w:tc>
      </w:tr>
      <w:tr w:rsidR="00261C84" w:rsidRPr="007D22D1" w14:paraId="3445F0CD"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02E6944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-OS-E101</w:t>
            </w:r>
          </w:p>
        </w:tc>
        <w:tc>
          <w:tcPr>
            <w:tcW w:w="0" w:type="auto"/>
            <w:hideMark/>
          </w:tcPr>
          <w:p w14:paraId="62D22E4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Drilling </w:t>
            </w:r>
            <w:r>
              <w:rPr>
                <w:rFonts w:ascii="Calibri" w:hAnsi="Calibri" w:cs="Calibri"/>
                <w:color w:val="000000"/>
                <w:szCs w:val="22"/>
                <w:lang w:eastAsia="zh-TW"/>
              </w:rPr>
              <w:t>Facilities</w:t>
            </w:r>
          </w:p>
        </w:tc>
      </w:tr>
      <w:tr w:rsidR="00261C84" w:rsidRPr="007D22D1" w14:paraId="1AF2555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33A9E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-OS-F201</w:t>
            </w:r>
          </w:p>
        </w:tc>
        <w:tc>
          <w:tcPr>
            <w:tcW w:w="0" w:type="auto"/>
            <w:hideMark/>
          </w:tcPr>
          <w:p w14:paraId="2B0932E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Dynamic Risers - </w:t>
            </w:r>
            <w:r>
              <w:rPr>
                <w:rFonts w:ascii="Calibri" w:hAnsi="Calibri" w:cs="Calibri"/>
                <w:color w:val="000000"/>
                <w:szCs w:val="22"/>
                <w:lang w:eastAsia="zh-TW"/>
              </w:rPr>
              <w:t>DNV</w:t>
            </w:r>
            <w:r w:rsidRPr="007D22D1">
              <w:rPr>
                <w:rFonts w:ascii="Calibri" w:hAnsi="Calibri" w:cs="Calibri"/>
                <w:color w:val="000000"/>
                <w:szCs w:val="22"/>
                <w:lang w:eastAsia="zh-TW"/>
              </w:rPr>
              <w:t xml:space="preserve"> Offshore Standards</w:t>
            </w:r>
          </w:p>
        </w:tc>
      </w:tr>
      <w:tr w:rsidR="00261C84" w:rsidRPr="007D22D1" w14:paraId="32206592"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5DC0650F"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-RP-C201</w:t>
            </w:r>
          </w:p>
        </w:tc>
        <w:tc>
          <w:tcPr>
            <w:tcW w:w="0" w:type="auto"/>
          </w:tcPr>
          <w:p w14:paraId="38F1DFB8"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Buckling strength of plated structures</w:t>
            </w:r>
          </w:p>
        </w:tc>
      </w:tr>
      <w:tr w:rsidR="00261C84" w:rsidRPr="007D22D1" w14:paraId="2C0ED6A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E54FB5"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-RP-C203</w:t>
            </w:r>
          </w:p>
        </w:tc>
        <w:tc>
          <w:tcPr>
            <w:tcW w:w="0" w:type="auto"/>
          </w:tcPr>
          <w:p w14:paraId="3B2F990A"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Fatigue Design of Offshore Structures</w:t>
            </w:r>
          </w:p>
        </w:tc>
      </w:tr>
      <w:tr w:rsidR="00261C84" w:rsidRPr="007D22D1" w14:paraId="7DB5CB7B"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504D52C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-RP-C205</w:t>
            </w:r>
          </w:p>
        </w:tc>
        <w:tc>
          <w:tcPr>
            <w:tcW w:w="0" w:type="auto"/>
            <w:hideMark/>
          </w:tcPr>
          <w:p w14:paraId="416C95A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Environmental Conditions and Environmental Loads</w:t>
            </w:r>
          </w:p>
        </w:tc>
      </w:tr>
      <w:tr w:rsidR="00261C84" w:rsidRPr="007D22D1" w14:paraId="0823D0D2"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4C2724"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DNV</w:t>
            </w:r>
            <w:r w:rsidRPr="007D22D1">
              <w:rPr>
                <w:rFonts w:ascii="Calibri" w:hAnsi="Calibri" w:cs="Calibri"/>
                <w:color w:val="000000"/>
                <w:szCs w:val="22"/>
                <w:lang w:eastAsia="zh-TW"/>
              </w:rPr>
              <w:t>-ST-0378</w:t>
            </w:r>
          </w:p>
        </w:tc>
        <w:tc>
          <w:tcPr>
            <w:tcW w:w="0" w:type="auto"/>
          </w:tcPr>
          <w:p w14:paraId="7E867AD9"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Standard for offshore and platform lifting appliances</w:t>
            </w:r>
          </w:p>
        </w:tc>
      </w:tr>
      <w:tr w:rsidR="00261C84" w:rsidRPr="007D22D1" w14:paraId="158C75F3"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610EB0A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DROPS</w:t>
            </w:r>
          </w:p>
        </w:tc>
        <w:tc>
          <w:tcPr>
            <w:tcW w:w="0" w:type="auto"/>
            <w:hideMark/>
          </w:tcPr>
          <w:p w14:paraId="0B9CB30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Dropped Objects Awareness and Prevention (DROPS) handbook, “Reliable Securing” Guidance. Revision 03</w:t>
            </w:r>
          </w:p>
        </w:tc>
      </w:tr>
      <w:tr w:rsidR="00261C84" w:rsidRPr="007D22D1" w14:paraId="11FD0B4F"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95A86B"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D340F5">
              <w:rPr>
                <w:rFonts w:ascii="Calibri" w:hAnsi="Calibri" w:cs="Calibri"/>
                <w:color w:val="000000"/>
                <w:szCs w:val="22"/>
                <w:lang w:eastAsia="zh-TW"/>
              </w:rPr>
              <w:t>EEMUA 191</w:t>
            </w:r>
          </w:p>
        </w:tc>
        <w:tc>
          <w:tcPr>
            <w:tcW w:w="0" w:type="auto"/>
          </w:tcPr>
          <w:p w14:paraId="306AF31A"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D340F5">
              <w:rPr>
                <w:rFonts w:ascii="Calibri" w:hAnsi="Calibri" w:cs="Calibri"/>
                <w:color w:val="000000"/>
                <w:szCs w:val="22"/>
                <w:lang w:eastAsia="zh-TW"/>
              </w:rPr>
              <w:t>Alarm systems - a guide to design, management and procurement</w:t>
            </w:r>
          </w:p>
        </w:tc>
      </w:tr>
      <w:tr w:rsidR="00261C84" w:rsidRPr="007D22D1" w14:paraId="542B609C"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33A7878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EMC 2014/30/EU 2004/108/EC</w:t>
            </w:r>
          </w:p>
        </w:tc>
        <w:tc>
          <w:tcPr>
            <w:tcW w:w="0" w:type="auto"/>
            <w:hideMark/>
          </w:tcPr>
          <w:p w14:paraId="3D0717D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Electromagnetic Compatibility Directive (EMC)</w:t>
            </w:r>
          </w:p>
        </w:tc>
      </w:tr>
      <w:tr w:rsidR="00261C84" w:rsidRPr="007D22D1" w14:paraId="28FF3FBA"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262D0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EN 1127-1</w:t>
            </w:r>
          </w:p>
        </w:tc>
        <w:tc>
          <w:tcPr>
            <w:tcW w:w="0" w:type="auto"/>
            <w:hideMark/>
          </w:tcPr>
          <w:p w14:paraId="1699E55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Explosive atmospheres - Explosion prevention and protection - Part 1: Basic concepts and methodology</w:t>
            </w:r>
          </w:p>
        </w:tc>
      </w:tr>
      <w:tr w:rsidR="00261C84" w:rsidRPr="007D22D1" w14:paraId="51CF422C"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633C7A3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EN 13586</w:t>
            </w:r>
          </w:p>
        </w:tc>
        <w:tc>
          <w:tcPr>
            <w:tcW w:w="0" w:type="auto"/>
          </w:tcPr>
          <w:p w14:paraId="222A74C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Access – Cranes</w:t>
            </w:r>
          </w:p>
        </w:tc>
      </w:tr>
      <w:tr w:rsidR="00261C84" w:rsidRPr="007D22D1" w14:paraId="418CB0E0"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2A753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lastRenderedPageBreak/>
              <w:t>EN 1993-1</w:t>
            </w:r>
          </w:p>
        </w:tc>
        <w:tc>
          <w:tcPr>
            <w:tcW w:w="0" w:type="auto"/>
          </w:tcPr>
          <w:p w14:paraId="52DE9F2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Eurocode 3- Structural Design</w:t>
            </w:r>
          </w:p>
        </w:tc>
      </w:tr>
      <w:tr w:rsidR="00261C84" w:rsidRPr="007D22D1" w14:paraId="2D2966A7"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4D6A581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452F7C">
              <w:rPr>
                <w:rFonts w:ascii="Calibri" w:hAnsi="Calibri" w:cs="Calibri"/>
                <w:color w:val="000000"/>
                <w:szCs w:val="22"/>
                <w:lang w:eastAsia="zh-TW"/>
              </w:rPr>
              <w:t>FEM</w:t>
            </w:r>
          </w:p>
        </w:tc>
        <w:tc>
          <w:tcPr>
            <w:tcW w:w="0" w:type="auto"/>
          </w:tcPr>
          <w:p w14:paraId="03C1641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452F7C">
              <w:rPr>
                <w:rFonts w:ascii="Calibri" w:hAnsi="Calibri" w:cs="Calibri"/>
                <w:color w:val="000000"/>
                <w:szCs w:val="22"/>
                <w:lang w:eastAsia="zh-TW"/>
              </w:rPr>
              <w:t>Rules for the design of hoisting appliances</w:t>
            </w:r>
          </w:p>
        </w:tc>
      </w:tr>
      <w:tr w:rsidR="00261C84" w:rsidRPr="007D22D1" w14:paraId="3969D0DA"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53D32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452F7C">
              <w:rPr>
                <w:rFonts w:ascii="Calibri" w:hAnsi="Calibri" w:cs="Calibri"/>
                <w:color w:val="000000"/>
                <w:szCs w:val="22"/>
                <w:lang w:eastAsia="zh-TW"/>
              </w:rPr>
              <w:t>FME</w:t>
            </w:r>
          </w:p>
        </w:tc>
        <w:tc>
          <w:tcPr>
            <w:tcW w:w="0" w:type="auto"/>
          </w:tcPr>
          <w:p w14:paraId="32D8921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452F7C">
              <w:rPr>
                <w:rFonts w:ascii="Calibri" w:hAnsi="Calibri" w:cs="Calibri"/>
                <w:color w:val="000000"/>
                <w:szCs w:val="22"/>
                <w:lang w:eastAsia="zh-TW"/>
              </w:rPr>
              <w:t xml:space="preserve">Regulation for maritime electrical installation- Directorate of civil protection, Norway </w:t>
            </w:r>
          </w:p>
        </w:tc>
      </w:tr>
      <w:tr w:rsidR="00261C84" w:rsidRPr="007D22D1" w14:paraId="3AC5D682"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2B7E1A2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60079</w:t>
            </w:r>
          </w:p>
        </w:tc>
        <w:tc>
          <w:tcPr>
            <w:tcW w:w="0" w:type="auto"/>
          </w:tcPr>
          <w:p w14:paraId="1FBD432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Explosive atmospheres. Equipment.  (Relevant parts: 1,7,10,11,14 and15)</w:t>
            </w:r>
          </w:p>
        </w:tc>
      </w:tr>
      <w:tr w:rsidR="00261C84" w:rsidRPr="007D22D1" w14:paraId="08CFCFFA"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C2FA9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60204-1</w:t>
            </w:r>
          </w:p>
        </w:tc>
        <w:tc>
          <w:tcPr>
            <w:tcW w:w="0" w:type="auto"/>
          </w:tcPr>
          <w:p w14:paraId="1D134F2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Safety of machinery-Electrical equipment of machines</w:t>
            </w:r>
          </w:p>
        </w:tc>
      </w:tr>
      <w:tr w:rsidR="00261C84" w:rsidRPr="009F7352" w14:paraId="09E3A157"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276A70A1"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IEC 60300</w:t>
            </w:r>
          </w:p>
        </w:tc>
        <w:tc>
          <w:tcPr>
            <w:tcW w:w="0" w:type="auto"/>
          </w:tcPr>
          <w:p w14:paraId="396F9CEA" w14:textId="77777777" w:rsidR="00261C84" w:rsidRPr="009F7352"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val="fr-FR" w:eastAsia="zh-TW"/>
              </w:rPr>
            </w:pPr>
            <w:proofErr w:type="spellStart"/>
            <w:r w:rsidRPr="009F7352">
              <w:rPr>
                <w:rFonts w:ascii="Calibri" w:hAnsi="Calibri" w:cs="Calibri"/>
                <w:color w:val="000000"/>
                <w:szCs w:val="22"/>
                <w:lang w:val="fr-FR" w:eastAsia="zh-TW"/>
              </w:rPr>
              <w:t>Dependability</w:t>
            </w:r>
            <w:proofErr w:type="spellEnd"/>
            <w:r w:rsidRPr="009F7352">
              <w:rPr>
                <w:rFonts w:ascii="Calibri" w:hAnsi="Calibri" w:cs="Calibri"/>
                <w:color w:val="000000"/>
                <w:szCs w:val="22"/>
                <w:lang w:val="fr-FR" w:eastAsia="zh-TW"/>
              </w:rPr>
              <w:t xml:space="preserve"> management part 3-11 - Application </w:t>
            </w:r>
            <w:proofErr w:type="gramStart"/>
            <w:r w:rsidRPr="009F7352">
              <w:rPr>
                <w:rFonts w:ascii="Calibri" w:hAnsi="Calibri" w:cs="Calibri"/>
                <w:color w:val="000000"/>
                <w:szCs w:val="22"/>
                <w:lang w:val="fr-FR" w:eastAsia="zh-TW"/>
              </w:rPr>
              <w:t>guide  RCM</w:t>
            </w:r>
            <w:proofErr w:type="gramEnd"/>
          </w:p>
        </w:tc>
      </w:tr>
      <w:tr w:rsidR="00261C84" w:rsidRPr="007D22D1" w14:paraId="240F924D"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CB14265"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60331</w:t>
            </w:r>
          </w:p>
        </w:tc>
        <w:tc>
          <w:tcPr>
            <w:tcW w:w="0" w:type="auto"/>
          </w:tcPr>
          <w:p w14:paraId="374D1AF2"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Tests for electric cables under fire conditions - Circuit integrity</w:t>
            </w:r>
          </w:p>
        </w:tc>
      </w:tr>
      <w:tr w:rsidR="00261C84" w:rsidRPr="007D22D1" w14:paraId="2AFF7944"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046C6C6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60332</w:t>
            </w:r>
          </w:p>
        </w:tc>
        <w:tc>
          <w:tcPr>
            <w:tcW w:w="0" w:type="auto"/>
          </w:tcPr>
          <w:p w14:paraId="4E86F8B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Tests on electric and optical fiber cables under fire conditions.  </w:t>
            </w:r>
          </w:p>
        </w:tc>
      </w:tr>
      <w:tr w:rsidR="00261C84" w14:paraId="2A2B675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DBECD0" w14:textId="77777777" w:rsidR="00261C84" w:rsidRDefault="00261C84" w:rsidP="00EA7C6C">
            <w:pPr>
              <w:rPr>
                <w:rFonts w:ascii="Calibri" w:hAnsi="Calibri" w:cs="Calibri"/>
                <w:color w:val="000000" w:themeColor="text1"/>
                <w:lang w:eastAsia="zh-TW"/>
              </w:rPr>
            </w:pPr>
            <w:r w:rsidRPr="117D1349">
              <w:rPr>
                <w:rFonts w:ascii="Calibri" w:hAnsi="Calibri" w:cs="Calibri"/>
                <w:color w:val="000000" w:themeColor="text1"/>
                <w:lang w:eastAsia="zh-TW"/>
              </w:rPr>
              <w:t>IEC</w:t>
            </w:r>
            <w:r>
              <w:rPr>
                <w:rFonts w:ascii="Calibri" w:hAnsi="Calibri" w:cs="Calibri"/>
                <w:color w:val="000000" w:themeColor="text1"/>
                <w:lang w:eastAsia="zh-TW"/>
              </w:rPr>
              <w:t xml:space="preserve"> </w:t>
            </w:r>
            <w:r w:rsidRPr="117D1349">
              <w:rPr>
                <w:rFonts w:ascii="Calibri" w:hAnsi="Calibri" w:cs="Calibri"/>
                <w:color w:val="000000" w:themeColor="text1"/>
                <w:lang w:eastAsia="zh-TW"/>
              </w:rPr>
              <w:t>60445</w:t>
            </w:r>
          </w:p>
        </w:tc>
        <w:tc>
          <w:tcPr>
            <w:tcW w:w="0" w:type="auto"/>
          </w:tcPr>
          <w:p w14:paraId="0118A981" w14:textId="77777777" w:rsidR="00261C84" w:rsidRDefault="00261C84" w:rsidP="00EA7C6C">
            <w:pPr>
              <w:cnfStyle w:val="000000100000" w:firstRow="0" w:lastRow="0" w:firstColumn="0" w:lastColumn="0" w:oddVBand="0" w:evenVBand="0" w:oddHBand="1" w:evenHBand="0" w:firstRowFirstColumn="0" w:firstRowLastColumn="0" w:lastRowFirstColumn="0" w:lastRowLastColumn="0"/>
            </w:pPr>
            <w:r w:rsidRPr="117D1349">
              <w:rPr>
                <w:rFonts w:ascii="Calibri" w:eastAsia="Calibri" w:hAnsi="Calibri" w:cs="Calibri"/>
                <w:szCs w:val="22"/>
              </w:rPr>
              <w:t xml:space="preserve">Identification of equipment terminals, conductor terminations and conductors </w:t>
            </w:r>
          </w:p>
        </w:tc>
      </w:tr>
      <w:tr w:rsidR="00261C84" w:rsidRPr="007D22D1" w14:paraId="43078244"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5E287E9F"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60529</w:t>
            </w:r>
          </w:p>
        </w:tc>
        <w:tc>
          <w:tcPr>
            <w:tcW w:w="0" w:type="auto"/>
          </w:tcPr>
          <w:p w14:paraId="528E956E"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Degrees of protection provided by enclosures</w:t>
            </w:r>
          </w:p>
        </w:tc>
      </w:tr>
      <w:tr w:rsidR="00261C84" w:rsidRPr="007D22D1" w14:paraId="79B5A4A0"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1D345C"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61131-3</w:t>
            </w:r>
          </w:p>
        </w:tc>
        <w:tc>
          <w:tcPr>
            <w:tcW w:w="0" w:type="auto"/>
          </w:tcPr>
          <w:p w14:paraId="056E761B"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Programmable controllers. Part 3: Programming languages</w:t>
            </w:r>
          </w:p>
        </w:tc>
      </w:tr>
      <w:tr w:rsidR="00261C84" w:rsidRPr="007D22D1" w14:paraId="6BFC09E5"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48797E8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61158</w:t>
            </w:r>
          </w:p>
        </w:tc>
        <w:tc>
          <w:tcPr>
            <w:tcW w:w="0" w:type="auto"/>
          </w:tcPr>
          <w:p w14:paraId="77F7797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Industrial communications networks. Fieldbus specification</w:t>
            </w:r>
          </w:p>
        </w:tc>
      </w:tr>
      <w:tr w:rsidR="00261C84" w:rsidRPr="007D22D1" w14:paraId="7BC8F72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F14889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IEC 61892</w:t>
            </w:r>
          </w:p>
        </w:tc>
        <w:tc>
          <w:tcPr>
            <w:tcW w:w="0" w:type="auto"/>
          </w:tcPr>
          <w:p w14:paraId="11C98A3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Mobile and fixed offshore units. Electrical installations</w:t>
            </w:r>
          </w:p>
        </w:tc>
      </w:tr>
      <w:tr w:rsidR="00261C84" w:rsidRPr="007D22D1" w14:paraId="3CA6FCF7"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67BED827" w14:textId="77777777" w:rsidR="00261C84" w:rsidRPr="00FB2707"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szCs w:val="22"/>
                <w:lang w:eastAsia="zh-TW"/>
              </w:rPr>
            </w:pPr>
            <w:r w:rsidRPr="00FB2707">
              <w:rPr>
                <w:rFonts w:ascii="Calibri" w:hAnsi="Calibri" w:cs="Calibri"/>
                <w:szCs w:val="22"/>
                <w:lang w:eastAsia="zh-TW"/>
              </w:rPr>
              <w:t>IEC 62443</w:t>
            </w:r>
          </w:p>
        </w:tc>
        <w:tc>
          <w:tcPr>
            <w:tcW w:w="0" w:type="auto"/>
          </w:tcPr>
          <w:p w14:paraId="1F773E8A" w14:textId="77777777" w:rsidR="00261C84" w:rsidRPr="00FB2707"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szCs w:val="22"/>
                <w:lang w:eastAsia="zh-TW"/>
              </w:rPr>
            </w:pPr>
            <w:r w:rsidRPr="00FB2707">
              <w:rPr>
                <w:rFonts w:ascii="Calibri" w:hAnsi="Calibri" w:cs="Calibri"/>
                <w:szCs w:val="22"/>
                <w:lang w:eastAsia="zh-TW"/>
              </w:rPr>
              <w:t>Industrial communication networks-Network and systems security</w:t>
            </w:r>
          </w:p>
        </w:tc>
      </w:tr>
      <w:tr w:rsidR="00261C84" w:rsidRPr="007D22D1" w14:paraId="4BEAEB96"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43587C"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252D6D">
              <w:rPr>
                <w:rFonts w:ascii="Calibri" w:hAnsi="Calibri" w:cs="Calibri"/>
                <w:color w:val="000000"/>
                <w:szCs w:val="22"/>
                <w:lang w:eastAsia="zh-TW"/>
              </w:rPr>
              <w:t>IEC 62682</w:t>
            </w:r>
          </w:p>
        </w:tc>
        <w:tc>
          <w:tcPr>
            <w:tcW w:w="0" w:type="auto"/>
          </w:tcPr>
          <w:p w14:paraId="4BA67532"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D340F5">
              <w:rPr>
                <w:rFonts w:ascii="Calibri" w:hAnsi="Calibri" w:cs="Calibri"/>
                <w:color w:val="000000"/>
                <w:szCs w:val="22"/>
                <w:lang w:eastAsia="zh-TW"/>
              </w:rPr>
              <w:t>Management of alarms systems for the process industries</w:t>
            </w:r>
          </w:p>
        </w:tc>
      </w:tr>
      <w:tr w:rsidR="00261C84" w:rsidRPr="007D22D1" w14:paraId="650CF2E7"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0E5CACF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10423</w:t>
            </w:r>
          </w:p>
        </w:tc>
        <w:tc>
          <w:tcPr>
            <w:tcW w:w="0" w:type="auto"/>
          </w:tcPr>
          <w:p w14:paraId="1464408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and prod. equipment - Wellhead and Christmas Tree Equipment</w:t>
            </w:r>
          </w:p>
        </w:tc>
      </w:tr>
      <w:tr w:rsidR="00261C84" w:rsidRPr="007D22D1" w14:paraId="6DDACE7D"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CF8307" w14:textId="77777777" w:rsidR="00261C84"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b w:val="0"/>
                <w:bCs w:val="0"/>
                <w:color w:val="000000"/>
                <w:szCs w:val="22"/>
                <w:lang w:eastAsia="zh-TW"/>
              </w:rPr>
            </w:pPr>
            <w:r w:rsidRPr="007D22D1">
              <w:rPr>
                <w:rFonts w:ascii="Calibri" w:hAnsi="Calibri" w:cs="Calibri"/>
                <w:color w:val="000000"/>
                <w:szCs w:val="22"/>
                <w:lang w:eastAsia="zh-TW"/>
              </w:rPr>
              <w:t>ISO 11064</w:t>
            </w:r>
          </w:p>
          <w:p w14:paraId="7FE267B9" w14:textId="77777777" w:rsidR="00261C84" w:rsidRPr="002833C1" w:rsidRDefault="00261C84" w:rsidP="00EA7C6C">
            <w:pPr>
              <w:rPr>
                <w:rFonts w:ascii="Calibri" w:hAnsi="Calibri" w:cs="Calibri"/>
                <w:szCs w:val="22"/>
                <w:lang w:eastAsia="zh-TW"/>
              </w:rPr>
            </w:pPr>
          </w:p>
        </w:tc>
        <w:tc>
          <w:tcPr>
            <w:tcW w:w="0" w:type="auto"/>
          </w:tcPr>
          <w:p w14:paraId="2BB22FA6"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Ergonomic design of control centers, Part 1–3</w:t>
            </w:r>
          </w:p>
        </w:tc>
      </w:tr>
      <w:tr w:rsidR="00261C84" w:rsidRPr="007D22D1" w14:paraId="7894C90B"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7E3093C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1179-1</w:t>
            </w:r>
          </w:p>
        </w:tc>
        <w:tc>
          <w:tcPr>
            <w:tcW w:w="0" w:type="auto"/>
          </w:tcPr>
          <w:p w14:paraId="28A261F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Connections for general use and fluid power –Part 1: Threaded ports</w:t>
            </w:r>
          </w:p>
        </w:tc>
      </w:tr>
      <w:tr w:rsidR="00261C84" w:rsidRPr="007D22D1" w14:paraId="67DFB3A8"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F1B16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12100</w:t>
            </w:r>
          </w:p>
        </w:tc>
        <w:tc>
          <w:tcPr>
            <w:tcW w:w="0" w:type="auto"/>
          </w:tcPr>
          <w:p w14:paraId="19302A9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Safety of machinery – General principles for design. Risk assessment and risk reduction </w:t>
            </w:r>
          </w:p>
        </w:tc>
      </w:tr>
      <w:tr w:rsidR="00261C84" w:rsidRPr="007D22D1" w14:paraId="36309765"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0BFC201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1219-1</w:t>
            </w:r>
          </w:p>
        </w:tc>
        <w:tc>
          <w:tcPr>
            <w:tcW w:w="0" w:type="auto"/>
          </w:tcPr>
          <w:p w14:paraId="6267764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Fluid power systems and components - graphical symbols and circuit diagrams - Graphical symbols for conventional use and data processing applications</w:t>
            </w:r>
          </w:p>
        </w:tc>
      </w:tr>
      <w:tr w:rsidR="00261C84" w:rsidRPr="007D22D1" w14:paraId="558812B8"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2CDA3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1219-2</w:t>
            </w:r>
          </w:p>
        </w:tc>
        <w:tc>
          <w:tcPr>
            <w:tcW w:w="0" w:type="auto"/>
          </w:tcPr>
          <w:p w14:paraId="30BCC96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Fluid power systems and components- graphical symbols and circuit diagrams- Circuit diagrams</w:t>
            </w:r>
          </w:p>
        </w:tc>
      </w:tr>
      <w:tr w:rsidR="00261C84" w:rsidRPr="007D22D1" w14:paraId="362FD4D3"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6043040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12944-5</w:t>
            </w:r>
          </w:p>
        </w:tc>
        <w:tc>
          <w:tcPr>
            <w:tcW w:w="0" w:type="auto"/>
          </w:tcPr>
          <w:p w14:paraId="05FF822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Paints and varnishes. Corrosion protection for steel structures by protective paint. systems. Part 5: Protective paint systems</w:t>
            </w:r>
          </w:p>
        </w:tc>
      </w:tr>
      <w:tr w:rsidR="00261C84" w:rsidRPr="007D22D1" w14:paraId="3A721422"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4047C44" w14:textId="77777777" w:rsidR="00261C84" w:rsidRPr="00703BF3"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03BF3">
              <w:rPr>
                <w:rFonts w:ascii="Calibri" w:hAnsi="Calibri" w:cs="Calibri"/>
                <w:color w:val="000000"/>
                <w:szCs w:val="22"/>
                <w:lang w:eastAsia="zh-TW"/>
              </w:rPr>
              <w:t>ISO 12944-9</w:t>
            </w:r>
          </w:p>
        </w:tc>
        <w:tc>
          <w:tcPr>
            <w:tcW w:w="0" w:type="auto"/>
          </w:tcPr>
          <w:p w14:paraId="1B201FD6" w14:textId="77777777" w:rsidR="00261C84" w:rsidRPr="00703BF3"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03BF3">
              <w:rPr>
                <w:rFonts w:ascii="Calibri" w:hAnsi="Calibri" w:cs="Calibri"/>
                <w:color w:val="000000"/>
                <w:szCs w:val="22"/>
                <w:lang w:eastAsia="zh-TW"/>
              </w:rPr>
              <w:t>Protective paint systems and laboratory test methods for offshore related structures</w:t>
            </w:r>
          </w:p>
        </w:tc>
      </w:tr>
      <w:tr w:rsidR="00261C84" w:rsidRPr="007D22D1" w14:paraId="0360F4F0"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457B297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13533</w:t>
            </w:r>
          </w:p>
        </w:tc>
        <w:tc>
          <w:tcPr>
            <w:tcW w:w="0" w:type="auto"/>
          </w:tcPr>
          <w:p w14:paraId="20F21D7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Drilling and production equipment -- Drill-through equipment</w:t>
            </w:r>
          </w:p>
        </w:tc>
      </w:tr>
      <w:tr w:rsidR="00261C84" w:rsidRPr="007D22D1" w14:paraId="5E9EAE45"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A1501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13625</w:t>
            </w:r>
          </w:p>
        </w:tc>
        <w:tc>
          <w:tcPr>
            <w:tcW w:w="0" w:type="auto"/>
          </w:tcPr>
          <w:p w14:paraId="7C8A3EF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Marine Drilling Riser Couplings</w:t>
            </w:r>
          </w:p>
        </w:tc>
      </w:tr>
      <w:tr w:rsidR="00261C84" w:rsidRPr="007D22D1" w14:paraId="2E99979C"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089088C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13628-11</w:t>
            </w:r>
          </w:p>
        </w:tc>
        <w:tc>
          <w:tcPr>
            <w:tcW w:w="0" w:type="auto"/>
          </w:tcPr>
          <w:p w14:paraId="2BDBE98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Subsea Wellhead and Tree Equipment </w:t>
            </w:r>
            <w:r>
              <w:rPr>
                <w:rFonts w:ascii="Calibri" w:hAnsi="Calibri" w:cs="Calibri"/>
                <w:color w:val="000000"/>
                <w:szCs w:val="22"/>
                <w:lang w:eastAsia="zh-TW"/>
              </w:rPr>
              <w:t>–</w:t>
            </w:r>
            <w:r w:rsidRPr="007D22D1">
              <w:rPr>
                <w:rFonts w:ascii="Calibri" w:hAnsi="Calibri" w:cs="Calibri"/>
                <w:color w:val="000000"/>
                <w:szCs w:val="22"/>
                <w:lang w:eastAsia="zh-TW"/>
              </w:rPr>
              <w:t xml:space="preserve"> Part</w:t>
            </w:r>
            <w:r>
              <w:rPr>
                <w:rFonts w:ascii="Calibri" w:hAnsi="Calibri" w:cs="Calibri"/>
                <w:color w:val="000000"/>
                <w:szCs w:val="22"/>
                <w:lang w:eastAsia="zh-TW"/>
              </w:rPr>
              <w:t xml:space="preserve"> </w:t>
            </w:r>
            <w:r w:rsidRPr="007D22D1">
              <w:rPr>
                <w:rFonts w:ascii="Calibri" w:hAnsi="Calibri" w:cs="Calibri"/>
                <w:color w:val="000000"/>
                <w:szCs w:val="22"/>
                <w:lang w:eastAsia="zh-TW"/>
              </w:rPr>
              <w:t>11: Flexible pipe systems for subsea and marine applications</w:t>
            </w:r>
          </w:p>
        </w:tc>
      </w:tr>
      <w:tr w:rsidR="00261C84" w:rsidRPr="007D22D1" w14:paraId="04DBBB80"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5A19C8"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ISO 13849-1</w:t>
            </w:r>
          </w:p>
        </w:tc>
        <w:tc>
          <w:tcPr>
            <w:tcW w:w="0" w:type="auto"/>
          </w:tcPr>
          <w:p w14:paraId="7C9BECE3"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27568C">
              <w:rPr>
                <w:rFonts w:ascii="Calibri" w:hAnsi="Calibri" w:cs="Calibri"/>
                <w:color w:val="000000"/>
                <w:szCs w:val="22"/>
                <w:lang w:eastAsia="zh-TW"/>
              </w:rPr>
              <w:t>Safety of machinery — Safety-related parts of control systems</w:t>
            </w:r>
            <w:r>
              <w:rPr>
                <w:rFonts w:ascii="Calibri" w:hAnsi="Calibri" w:cs="Calibri"/>
                <w:color w:val="000000"/>
                <w:szCs w:val="22"/>
                <w:lang w:eastAsia="zh-TW"/>
              </w:rPr>
              <w:t>, Part 1: General principles for design</w:t>
            </w:r>
          </w:p>
        </w:tc>
      </w:tr>
      <w:tr w:rsidR="00261C84" w:rsidRPr="007D22D1" w14:paraId="66E9CCE1"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7CB4DADD" w14:textId="77777777" w:rsidR="00261C84"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ISO 13850</w:t>
            </w:r>
          </w:p>
        </w:tc>
        <w:tc>
          <w:tcPr>
            <w:tcW w:w="0" w:type="auto"/>
          </w:tcPr>
          <w:p w14:paraId="413D476C"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A96C0E">
              <w:rPr>
                <w:rFonts w:ascii="Calibri" w:hAnsi="Calibri" w:cs="Calibri"/>
                <w:color w:val="000000"/>
                <w:szCs w:val="22"/>
                <w:lang w:eastAsia="zh-TW"/>
              </w:rPr>
              <w:t>Safety of machinery — Emergency stop function — Principles for design</w:t>
            </w:r>
          </w:p>
        </w:tc>
      </w:tr>
      <w:tr w:rsidR="00261C84" w:rsidRPr="007D22D1" w14:paraId="79782481"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265BAF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14122</w:t>
            </w:r>
          </w:p>
        </w:tc>
        <w:tc>
          <w:tcPr>
            <w:tcW w:w="0" w:type="auto"/>
          </w:tcPr>
          <w:p w14:paraId="03C3614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Safety of machinery – Permanent means of access to machinery</w:t>
            </w:r>
          </w:p>
        </w:tc>
      </w:tr>
      <w:tr w:rsidR="00261C84" w:rsidRPr="007D22D1" w14:paraId="5F11FF24"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111D53C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1461</w:t>
            </w:r>
          </w:p>
        </w:tc>
        <w:tc>
          <w:tcPr>
            <w:tcW w:w="0" w:type="auto"/>
          </w:tcPr>
          <w:p w14:paraId="2D2427A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Hot dip galvanized coatings on fabricated iron and steel articles. Specifications and methods</w:t>
            </w:r>
          </w:p>
        </w:tc>
      </w:tr>
      <w:tr w:rsidR="00261C84" w:rsidRPr="007D22D1" w14:paraId="3E7B53AF"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076013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 xml:space="preserve">ISO 3183 </w:t>
            </w:r>
          </w:p>
        </w:tc>
        <w:tc>
          <w:tcPr>
            <w:tcW w:w="0" w:type="auto"/>
          </w:tcPr>
          <w:p w14:paraId="5A1A4FF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Steel pipe for </w:t>
            </w:r>
            <w:proofErr w:type="gramStart"/>
            <w:r w:rsidRPr="007D22D1">
              <w:rPr>
                <w:rFonts w:ascii="Calibri" w:hAnsi="Calibri" w:cs="Calibri"/>
                <w:color w:val="000000"/>
                <w:szCs w:val="22"/>
                <w:lang w:eastAsia="zh-TW"/>
              </w:rPr>
              <w:t>pipe line</w:t>
            </w:r>
            <w:proofErr w:type="gramEnd"/>
            <w:r w:rsidRPr="007D22D1">
              <w:rPr>
                <w:rFonts w:ascii="Calibri" w:hAnsi="Calibri" w:cs="Calibri"/>
                <w:color w:val="000000"/>
                <w:szCs w:val="22"/>
                <w:lang w:eastAsia="zh-TW"/>
              </w:rPr>
              <w:t xml:space="preserve"> transportation</w:t>
            </w:r>
          </w:p>
        </w:tc>
      </w:tr>
      <w:tr w:rsidR="00261C84" w:rsidRPr="007D22D1" w14:paraId="5C19EE74"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1C4631F3"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3746</w:t>
            </w:r>
          </w:p>
        </w:tc>
        <w:tc>
          <w:tcPr>
            <w:tcW w:w="0" w:type="auto"/>
          </w:tcPr>
          <w:p w14:paraId="4BF6F4C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Acoustics – Determinations of sound power levels and sound energy levels of noise sources using sound pressure – Survey method using an enveloping measurement surface over a reflecting plane </w:t>
            </w:r>
          </w:p>
        </w:tc>
      </w:tr>
      <w:tr w:rsidR="00261C84" w:rsidRPr="007D22D1" w14:paraId="462E58B6"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DDC8C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4406</w:t>
            </w:r>
          </w:p>
        </w:tc>
        <w:tc>
          <w:tcPr>
            <w:tcW w:w="0" w:type="auto"/>
          </w:tcPr>
          <w:p w14:paraId="7C6B948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Hydraulic fluid power - Fluids - Method for coding the level of contamination by solid particles</w:t>
            </w:r>
          </w:p>
        </w:tc>
      </w:tr>
      <w:tr w:rsidR="00261C84" w:rsidRPr="007D22D1" w14:paraId="499DEBD3"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7B0E0B3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lastRenderedPageBreak/>
              <w:t>ISO 4413</w:t>
            </w:r>
          </w:p>
        </w:tc>
        <w:tc>
          <w:tcPr>
            <w:tcW w:w="0" w:type="auto"/>
          </w:tcPr>
          <w:p w14:paraId="64D139A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FA19D5">
              <w:rPr>
                <w:rFonts w:ascii="Calibri" w:hAnsi="Calibri" w:cs="Calibri"/>
                <w:color w:val="000000"/>
                <w:szCs w:val="22"/>
                <w:lang w:eastAsia="zh-TW"/>
              </w:rPr>
              <w:t>Hydraulic fluid power — General rules and safety requirements for systems and their components</w:t>
            </w:r>
          </w:p>
        </w:tc>
      </w:tr>
      <w:tr w:rsidR="00261C84" w:rsidRPr="007D22D1" w14:paraId="0C9DA0BB"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A6CD8EA"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4414</w:t>
            </w:r>
          </w:p>
        </w:tc>
        <w:tc>
          <w:tcPr>
            <w:tcW w:w="0" w:type="auto"/>
          </w:tcPr>
          <w:p w14:paraId="4CCA6BFD"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038FA">
              <w:rPr>
                <w:rFonts w:ascii="Calibri" w:hAnsi="Calibri" w:cs="Calibri"/>
                <w:color w:val="000000"/>
                <w:szCs w:val="22"/>
                <w:lang w:eastAsia="zh-TW"/>
              </w:rPr>
              <w:t>Pneumatic fluid power — General rules and safety requirements for systems and their components</w:t>
            </w:r>
          </w:p>
        </w:tc>
      </w:tr>
      <w:tr w:rsidR="00261C84" w:rsidRPr="007D22D1" w14:paraId="079AF3E1"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162BD4EB"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 xml:space="preserve">ISO 6743-4/ISO-L-HM </w:t>
            </w:r>
          </w:p>
        </w:tc>
        <w:tc>
          <w:tcPr>
            <w:tcW w:w="0" w:type="auto"/>
          </w:tcPr>
          <w:p w14:paraId="2A93EA94"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Lubricants, industrial oils and related products (class L) Part 4: Family H (Hydraulic systems)</w:t>
            </w:r>
          </w:p>
        </w:tc>
      </w:tr>
      <w:tr w:rsidR="00261C84" w:rsidRPr="007D22D1" w14:paraId="0E03A8D4"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8AB67C" w14:textId="77777777" w:rsidR="00261C84" w:rsidRPr="00FB2707"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szCs w:val="22"/>
                <w:lang w:eastAsia="zh-TW"/>
              </w:rPr>
            </w:pPr>
            <w:r w:rsidRPr="00FB2707">
              <w:rPr>
                <w:rFonts w:ascii="Calibri" w:hAnsi="Calibri" w:cs="Calibri"/>
                <w:szCs w:val="22"/>
                <w:lang w:eastAsia="zh-TW"/>
              </w:rPr>
              <w:t>ISO 80079</w:t>
            </w:r>
          </w:p>
        </w:tc>
        <w:tc>
          <w:tcPr>
            <w:tcW w:w="0" w:type="auto"/>
          </w:tcPr>
          <w:p w14:paraId="0A879249" w14:textId="77777777" w:rsidR="00261C84" w:rsidRPr="00FB2707"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szCs w:val="22"/>
                <w:lang w:eastAsia="zh-TW"/>
              </w:rPr>
            </w:pPr>
            <w:proofErr w:type="gramStart"/>
            <w:r w:rsidRPr="00FB2707">
              <w:rPr>
                <w:rFonts w:ascii="Calibri" w:hAnsi="Calibri" w:cs="Calibri"/>
                <w:szCs w:val="22"/>
                <w:lang w:eastAsia="zh-TW"/>
              </w:rPr>
              <w:t>Non electrical</w:t>
            </w:r>
            <w:proofErr w:type="gramEnd"/>
            <w:r w:rsidRPr="00FB2707">
              <w:rPr>
                <w:rFonts w:ascii="Calibri" w:hAnsi="Calibri" w:cs="Calibri"/>
                <w:szCs w:val="22"/>
                <w:lang w:eastAsia="zh-TW"/>
              </w:rPr>
              <w:t xml:space="preserve"> equipment for explosive atmospheres, (part 36 and 37)</w:t>
            </w:r>
          </w:p>
        </w:tc>
      </w:tr>
      <w:tr w:rsidR="00261C84" w:rsidRPr="007D22D1" w14:paraId="6A5CE86B"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3D708A3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8434-1</w:t>
            </w:r>
          </w:p>
        </w:tc>
        <w:tc>
          <w:tcPr>
            <w:tcW w:w="0" w:type="auto"/>
          </w:tcPr>
          <w:p w14:paraId="2173E2A3" w14:textId="77777777" w:rsidR="00261C84"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324995">
              <w:rPr>
                <w:rFonts w:ascii="Calibri" w:hAnsi="Calibri" w:cs="Calibri"/>
                <w:color w:val="000000"/>
                <w:szCs w:val="22"/>
                <w:lang w:eastAsia="zh-TW"/>
              </w:rPr>
              <w:t>Metallic tube connections for fluid power and general use</w:t>
            </w:r>
          </w:p>
          <w:p w14:paraId="75CA3B9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324995">
              <w:rPr>
                <w:rFonts w:ascii="Calibri" w:hAnsi="Calibri" w:cs="Calibri"/>
                <w:color w:val="000000"/>
                <w:szCs w:val="22"/>
                <w:lang w:eastAsia="zh-TW"/>
              </w:rPr>
              <w:t>Part 1: 24° cone connectors</w:t>
            </w:r>
          </w:p>
        </w:tc>
      </w:tr>
      <w:tr w:rsidR="00261C84" w:rsidRPr="007D22D1" w14:paraId="1AC25C6A"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4D45B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8573-1</w:t>
            </w:r>
          </w:p>
        </w:tc>
        <w:tc>
          <w:tcPr>
            <w:tcW w:w="0" w:type="auto"/>
          </w:tcPr>
          <w:p w14:paraId="74772B3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Compressed air. Part 1: Contaminants and purity classes</w:t>
            </w:r>
          </w:p>
        </w:tc>
      </w:tr>
      <w:tr w:rsidR="00261C84" w:rsidRPr="007D22D1" w14:paraId="20F2A7B5"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2D600A3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ISO 9614-2</w:t>
            </w:r>
          </w:p>
        </w:tc>
        <w:tc>
          <w:tcPr>
            <w:tcW w:w="0" w:type="auto"/>
          </w:tcPr>
          <w:p w14:paraId="587523FE"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Acoustics – Determination of Sound Power level and Noise Source Using Sound Intensity – Part 2: Measurement by Scanning</w:t>
            </w:r>
          </w:p>
        </w:tc>
      </w:tr>
      <w:tr w:rsidR="00261C84" w:rsidRPr="007D22D1" w14:paraId="56A68AD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89BD4" w14:textId="77777777" w:rsidR="00261C84" w:rsidRPr="00FB2707" w:rsidRDefault="00261C84">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szCs w:val="22"/>
                <w:lang w:eastAsia="zh-TW"/>
              </w:rPr>
            </w:pPr>
            <w:r w:rsidRPr="00FB2707">
              <w:rPr>
                <w:rFonts w:ascii="Calibri" w:hAnsi="Calibri" w:cs="Calibri"/>
                <w:szCs w:val="22"/>
                <w:lang w:eastAsia="zh-TW"/>
              </w:rPr>
              <w:t>ISO/IEC 81346</w:t>
            </w:r>
          </w:p>
        </w:tc>
        <w:tc>
          <w:tcPr>
            <w:tcW w:w="0" w:type="auto"/>
          </w:tcPr>
          <w:p w14:paraId="031EDC07" w14:textId="77777777" w:rsidR="00261C84" w:rsidRDefault="00261C84">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A63F26">
              <w:rPr>
                <w:rFonts w:ascii="Calibri" w:hAnsi="Calibri" w:cs="Calibri"/>
                <w:color w:val="000000"/>
                <w:szCs w:val="22"/>
                <w:lang w:eastAsia="zh-TW"/>
              </w:rPr>
              <w:t>Industrial systems, installations and equipment and industrial products — Structuring principles and reference designations</w:t>
            </w:r>
          </w:p>
          <w:p w14:paraId="51EB9B02" w14:textId="77777777" w:rsidR="00261C84" w:rsidRPr="00A63F26" w:rsidRDefault="00261C84">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A63F26">
              <w:rPr>
                <w:rFonts w:ascii="Calibri" w:hAnsi="Calibri" w:cs="Calibri"/>
                <w:color w:val="000000"/>
                <w:szCs w:val="22"/>
                <w:lang w:eastAsia="zh-TW"/>
              </w:rPr>
              <w:t>Part 1: Basic rules</w:t>
            </w:r>
          </w:p>
        </w:tc>
      </w:tr>
      <w:tr w:rsidR="00261C84" w:rsidRPr="007D22D1" w14:paraId="2CE3C574"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4E297F9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LVD 2014/35/EU</w:t>
            </w:r>
          </w:p>
        </w:tc>
        <w:tc>
          <w:tcPr>
            <w:tcW w:w="0" w:type="auto"/>
            <w:hideMark/>
          </w:tcPr>
          <w:p w14:paraId="2911D9F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Low Voltage Directive </w:t>
            </w:r>
          </w:p>
        </w:tc>
      </w:tr>
      <w:tr w:rsidR="00261C84" w:rsidRPr="007D22D1" w14:paraId="5F96BB8C"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ABC1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MD 2006/42/EC</w:t>
            </w:r>
          </w:p>
        </w:tc>
        <w:tc>
          <w:tcPr>
            <w:tcW w:w="0" w:type="auto"/>
            <w:hideMark/>
          </w:tcPr>
          <w:p w14:paraId="51AFC7F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Machinery Directive 2006/42/EC</w:t>
            </w:r>
          </w:p>
        </w:tc>
      </w:tr>
      <w:tr w:rsidR="00261C84" w:rsidRPr="007D22D1" w14:paraId="556D3F6D"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34A5D6E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MIL-H-22 72C</w:t>
            </w:r>
          </w:p>
        </w:tc>
        <w:tc>
          <w:tcPr>
            <w:tcW w:w="0" w:type="auto"/>
            <w:hideMark/>
          </w:tcPr>
          <w:p w14:paraId="59315A9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Military specification. Hydraulic fluid, catapult. NATO code no. H-579</w:t>
            </w:r>
          </w:p>
        </w:tc>
      </w:tr>
      <w:tr w:rsidR="00261C84" w:rsidRPr="007D22D1" w14:paraId="63C3BC44" w14:textId="77777777" w:rsidTr="00672458">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0" w:type="auto"/>
            <w:hideMark/>
          </w:tcPr>
          <w:p w14:paraId="5B271A0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b w:val="0"/>
                <w:bCs w:val="0"/>
                <w:color w:val="000000"/>
                <w:szCs w:val="22"/>
                <w:lang w:eastAsia="zh-TW"/>
              </w:rPr>
            </w:pPr>
            <w:r w:rsidRPr="007D22D1">
              <w:rPr>
                <w:rFonts w:ascii="Calibri" w:hAnsi="Calibri" w:cs="Calibri"/>
                <w:color w:val="000000"/>
                <w:szCs w:val="22"/>
                <w:lang w:eastAsia="zh-TW"/>
              </w:rPr>
              <w:t xml:space="preserve">NACE MR 0175 </w:t>
            </w:r>
          </w:p>
          <w:p w14:paraId="061D774D" w14:textId="77777777" w:rsidR="00261C84" w:rsidRPr="00452F7C" w:rsidRDefault="00261C84" w:rsidP="00EA7C6C">
            <w:pPr>
              <w:spacing w:after="0"/>
              <w:rPr>
                <w:rFonts w:ascii="Calibri" w:hAnsi="Calibri" w:cs="Calibri"/>
                <w:color w:val="000000"/>
                <w:szCs w:val="22"/>
                <w:lang w:eastAsia="zh-TW"/>
              </w:rPr>
            </w:pPr>
            <w:r w:rsidRPr="007D22D1">
              <w:rPr>
                <w:rFonts w:ascii="Calibri" w:hAnsi="Calibri" w:cs="Calibri"/>
                <w:color w:val="000000"/>
                <w:szCs w:val="22"/>
                <w:lang w:eastAsia="zh-TW"/>
              </w:rPr>
              <w:t>ISO 15156</w:t>
            </w:r>
          </w:p>
        </w:tc>
        <w:tc>
          <w:tcPr>
            <w:tcW w:w="0" w:type="auto"/>
            <w:hideMark/>
          </w:tcPr>
          <w:p w14:paraId="33767DC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Petroleum and natural gas industries. Materials for use in H2S-containing Environments in oil and gas production</w:t>
            </w:r>
          </w:p>
        </w:tc>
      </w:tr>
      <w:tr w:rsidR="00261C84" w:rsidRPr="007D22D1" w14:paraId="34FEA4C9"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671A6467"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NEK HD 308 S2</w:t>
            </w:r>
          </w:p>
        </w:tc>
        <w:tc>
          <w:tcPr>
            <w:tcW w:w="0" w:type="auto"/>
            <w:hideMark/>
          </w:tcPr>
          <w:p w14:paraId="7A8AAC3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Identification of cores in cables and flexible cords</w:t>
            </w:r>
          </w:p>
        </w:tc>
      </w:tr>
      <w:tr w:rsidR="00261C84" w:rsidRPr="007D22D1" w14:paraId="7439552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479FA"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452F7C">
              <w:rPr>
                <w:rFonts w:ascii="Calibri" w:hAnsi="Calibri" w:cs="Calibri"/>
                <w:color w:val="000000"/>
                <w:szCs w:val="22"/>
                <w:lang w:eastAsia="zh-TW"/>
              </w:rPr>
              <w:t>NEK TS 606</w:t>
            </w:r>
          </w:p>
        </w:tc>
        <w:tc>
          <w:tcPr>
            <w:tcW w:w="0" w:type="auto"/>
          </w:tcPr>
          <w:p w14:paraId="4EC8462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Cables for offshore installations</w:t>
            </w:r>
          </w:p>
        </w:tc>
      </w:tr>
      <w:tr w:rsidR="00261C84" w:rsidRPr="007D22D1" w14:paraId="15E21042"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5684E8CC"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452F7C">
              <w:rPr>
                <w:rFonts w:ascii="Calibri" w:hAnsi="Calibri" w:cs="Calibri"/>
                <w:color w:val="000000"/>
                <w:szCs w:val="22"/>
                <w:lang w:eastAsia="zh-TW"/>
              </w:rPr>
              <w:t>NORSOK D-001</w:t>
            </w:r>
          </w:p>
        </w:tc>
        <w:tc>
          <w:tcPr>
            <w:tcW w:w="0" w:type="auto"/>
          </w:tcPr>
          <w:p w14:paraId="43E3D152"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452F7C">
              <w:rPr>
                <w:rFonts w:ascii="Calibri" w:hAnsi="Calibri" w:cs="Calibri"/>
                <w:color w:val="000000"/>
                <w:szCs w:val="22"/>
                <w:lang w:eastAsia="zh-TW"/>
              </w:rPr>
              <w:t>Drilling Facilities</w:t>
            </w:r>
          </w:p>
        </w:tc>
      </w:tr>
      <w:tr w:rsidR="00261C84" w:rsidRPr="007D22D1" w14:paraId="10CAC5BC"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662CF"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NORSOK R-002</w:t>
            </w:r>
          </w:p>
        </w:tc>
        <w:tc>
          <w:tcPr>
            <w:tcW w:w="0" w:type="auto"/>
            <w:hideMark/>
          </w:tcPr>
          <w:p w14:paraId="505966D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Lifting Equipment</w:t>
            </w:r>
          </w:p>
        </w:tc>
      </w:tr>
      <w:tr w:rsidR="00261C84" w:rsidRPr="007D22D1" w14:paraId="04A6B733"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4E10744B"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NORSOK S-002</w:t>
            </w:r>
          </w:p>
        </w:tc>
        <w:tc>
          <w:tcPr>
            <w:tcW w:w="0" w:type="auto"/>
            <w:hideMark/>
          </w:tcPr>
          <w:p w14:paraId="684A478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Working Environment</w:t>
            </w:r>
          </w:p>
        </w:tc>
      </w:tr>
      <w:tr w:rsidR="00261C84" w:rsidRPr="007D22D1" w14:paraId="6CC00CE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ED900"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NORSOK Z-006</w:t>
            </w:r>
          </w:p>
        </w:tc>
        <w:tc>
          <w:tcPr>
            <w:tcW w:w="0" w:type="auto"/>
            <w:hideMark/>
          </w:tcPr>
          <w:p w14:paraId="3C6794B1"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Preservation</w:t>
            </w:r>
          </w:p>
        </w:tc>
      </w:tr>
      <w:tr w:rsidR="00261C84" w:rsidRPr="007D22D1" w14:paraId="0D6CF173"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1EBC32D8"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NORSOK Z-018</w:t>
            </w:r>
          </w:p>
        </w:tc>
        <w:tc>
          <w:tcPr>
            <w:tcW w:w="0" w:type="auto"/>
            <w:hideMark/>
          </w:tcPr>
          <w:p w14:paraId="34F74709"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Supplier’s documentation of equipment</w:t>
            </w:r>
          </w:p>
        </w:tc>
      </w:tr>
      <w:tr w:rsidR="00261C84" w:rsidRPr="007D22D1" w14:paraId="53871FE1"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77FB4"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PED 2014 /68/EU</w:t>
            </w:r>
          </w:p>
        </w:tc>
        <w:tc>
          <w:tcPr>
            <w:tcW w:w="0" w:type="auto"/>
            <w:hideMark/>
          </w:tcPr>
          <w:p w14:paraId="2E6AD556"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Pressure Equipment Directive 2014/68/EU (PED)</w:t>
            </w:r>
          </w:p>
        </w:tc>
      </w:tr>
      <w:tr w:rsidR="00261C84" w:rsidRPr="007D22D1" w14:paraId="1DC7BEE2" w14:textId="77777777" w:rsidTr="00672458">
        <w:tc>
          <w:tcPr>
            <w:cnfStyle w:val="001000000000" w:firstRow="0" w:lastRow="0" w:firstColumn="1" w:lastColumn="0" w:oddVBand="0" w:evenVBand="0" w:oddHBand="0" w:evenHBand="0" w:firstRowFirstColumn="0" w:firstRowLastColumn="0" w:lastRowFirstColumn="0" w:lastRowLastColumn="0"/>
            <w:tcW w:w="0" w:type="auto"/>
            <w:hideMark/>
          </w:tcPr>
          <w:p w14:paraId="01DEDA33"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PSA</w:t>
            </w:r>
          </w:p>
        </w:tc>
        <w:tc>
          <w:tcPr>
            <w:tcW w:w="0" w:type="auto"/>
            <w:hideMark/>
          </w:tcPr>
          <w:p w14:paraId="5D6599BD"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Facilities Regulations</w:t>
            </w:r>
          </w:p>
        </w:tc>
      </w:tr>
      <w:tr w:rsidR="00261C84" w:rsidRPr="007D22D1" w14:paraId="41C20870"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F298B4"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SAE JA1011</w:t>
            </w:r>
          </w:p>
        </w:tc>
        <w:tc>
          <w:tcPr>
            <w:tcW w:w="0" w:type="auto"/>
          </w:tcPr>
          <w:p w14:paraId="7FD8F87E" w14:textId="77777777" w:rsidR="00261C84" w:rsidRPr="007D22D1" w:rsidRDefault="00261C84" w:rsidP="00CA224A">
            <w:pPr>
              <w:pStyle w:val="ListBullet"/>
              <w:tabs>
                <w:tab w:val="clear" w:pos="360"/>
              </w:tabs>
              <w:ind w:left="0" w:firstLine="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Evaluation Criteria for RCM Process</w:t>
            </w:r>
          </w:p>
        </w:tc>
      </w:tr>
      <w:tr w:rsidR="00261C84" w:rsidRPr="007D22D1" w14:paraId="67D8E49D" w14:textId="77777777" w:rsidTr="00672458">
        <w:tc>
          <w:tcPr>
            <w:cnfStyle w:val="001000000000" w:firstRow="0" w:lastRow="0" w:firstColumn="1" w:lastColumn="0" w:oddVBand="0" w:evenVBand="0" w:oddHBand="0" w:evenHBand="0" w:firstRowFirstColumn="0" w:firstRowLastColumn="0" w:lastRowFirstColumn="0" w:lastRowLastColumn="0"/>
            <w:tcW w:w="0" w:type="auto"/>
          </w:tcPr>
          <w:p w14:paraId="4BCA8488"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Pr>
                <w:rFonts w:ascii="Calibri" w:hAnsi="Calibri" w:cs="Calibri"/>
                <w:color w:val="000000"/>
                <w:szCs w:val="22"/>
                <w:lang w:eastAsia="zh-TW"/>
              </w:rPr>
              <w:t>SAE JA1012</w:t>
            </w:r>
          </w:p>
        </w:tc>
        <w:tc>
          <w:tcPr>
            <w:tcW w:w="0" w:type="auto"/>
          </w:tcPr>
          <w:p w14:paraId="334B3910" w14:textId="77777777" w:rsidR="00261C84" w:rsidRPr="007D22D1"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000000" w:firstRow="0" w:lastRow="0" w:firstColumn="0" w:lastColumn="0" w:oddVBand="0" w:evenVBand="0" w:oddHBand="0" w:evenHBand="0" w:firstRowFirstColumn="0" w:firstRowLastColumn="0" w:lastRowFirstColumn="0" w:lastRowLastColumn="0"/>
              <w:rPr>
                <w:rFonts w:ascii="Calibri" w:hAnsi="Calibri" w:cs="Calibri"/>
                <w:color w:val="000000"/>
                <w:szCs w:val="22"/>
                <w:lang w:eastAsia="zh-TW"/>
              </w:rPr>
            </w:pPr>
            <w:r>
              <w:rPr>
                <w:rFonts w:ascii="Calibri" w:hAnsi="Calibri" w:cs="Calibri"/>
                <w:color w:val="000000"/>
                <w:szCs w:val="22"/>
                <w:lang w:eastAsia="zh-TW"/>
              </w:rPr>
              <w:t>A Guide to the Reliability Centered Maintenance (RCM) Standard</w:t>
            </w:r>
          </w:p>
        </w:tc>
      </w:tr>
      <w:tr w:rsidR="00261C84" w:rsidRPr="007D22D1" w14:paraId="14666F79" w14:textId="77777777" w:rsidTr="006724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7580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rPr>
                <w:rFonts w:ascii="Calibri" w:hAnsi="Calibri" w:cs="Calibri"/>
                <w:color w:val="000000"/>
                <w:szCs w:val="22"/>
                <w:lang w:eastAsia="zh-TW"/>
              </w:rPr>
            </w:pPr>
            <w:r w:rsidRPr="007D22D1">
              <w:rPr>
                <w:rFonts w:ascii="Calibri" w:hAnsi="Calibri" w:cs="Calibri"/>
                <w:color w:val="000000"/>
                <w:szCs w:val="22"/>
                <w:lang w:eastAsia="zh-TW"/>
              </w:rPr>
              <w:t>SFS Handbook. Ed.3</w:t>
            </w:r>
          </w:p>
        </w:tc>
        <w:tc>
          <w:tcPr>
            <w:tcW w:w="0" w:type="auto"/>
            <w:hideMark/>
          </w:tcPr>
          <w:p w14:paraId="28886A65" w14:textId="77777777" w:rsidR="00261C84" w:rsidRPr="00452F7C" w:rsidRDefault="00261C84" w:rsidP="00EA7C6C">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cnfStyle w:val="000000100000" w:firstRow="0" w:lastRow="0" w:firstColumn="0" w:lastColumn="0" w:oddVBand="0" w:evenVBand="0" w:oddHBand="1" w:evenHBand="0" w:firstRowFirstColumn="0" w:firstRowLastColumn="0" w:lastRowFirstColumn="0" w:lastRowLastColumn="0"/>
              <w:rPr>
                <w:rFonts w:ascii="Calibri" w:hAnsi="Calibri" w:cs="Calibri"/>
                <w:color w:val="000000"/>
                <w:szCs w:val="22"/>
                <w:lang w:eastAsia="zh-TW"/>
              </w:rPr>
            </w:pPr>
            <w:r w:rsidRPr="007D22D1">
              <w:rPr>
                <w:rFonts w:ascii="Calibri" w:hAnsi="Calibri" w:cs="Calibri"/>
                <w:color w:val="000000"/>
                <w:szCs w:val="22"/>
                <w:lang w:eastAsia="zh-TW"/>
              </w:rPr>
              <w:t xml:space="preserve">Best Practice – Dropped Object Prevention. Working Together for Safety. </w:t>
            </w:r>
          </w:p>
        </w:tc>
      </w:tr>
      <w:bookmarkEnd w:id="27"/>
    </w:tbl>
    <w:p w14:paraId="12CB04EF" w14:textId="77777777" w:rsidR="008F19D9" w:rsidRPr="007D22D1" w:rsidRDefault="008F19D9" w:rsidP="008F19D9"/>
    <w:p w14:paraId="1188EF9D" w14:textId="77777777" w:rsidR="008F19D9" w:rsidRPr="002E1ED9" w:rsidRDefault="008F19D9" w:rsidP="008F19D9"/>
    <w:p w14:paraId="610B6E0E" w14:textId="77777777" w:rsidR="00FA37A1" w:rsidRDefault="00FA37A1" w:rsidP="00404662">
      <w:pPr>
        <w:pStyle w:val="TOCHeading"/>
      </w:pPr>
    </w:p>
    <w:sectPr w:rsidR="00FA37A1" w:rsidSect="00333610">
      <w:headerReference w:type="default" r:id="rId18"/>
      <w:footerReference w:type="default" r:id="rId19"/>
      <w:headerReference w:type="first" r:id="rId20"/>
      <w:footerReference w:type="first" r:id="rId21"/>
      <w:pgSz w:w="11907" w:h="16839" w:code="9"/>
      <w:pgMar w:top="2126" w:right="1134" w:bottom="1134" w:left="1134" w:header="851" w:footer="567"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60F7E" w14:textId="77777777" w:rsidR="00051EC4" w:rsidRDefault="00051EC4" w:rsidP="005204E5">
      <w:pPr>
        <w:spacing w:after="0"/>
      </w:pPr>
      <w:r>
        <w:separator/>
      </w:r>
    </w:p>
    <w:p w14:paraId="3EED222D" w14:textId="77777777" w:rsidR="00051EC4" w:rsidRDefault="00051EC4"/>
  </w:endnote>
  <w:endnote w:type="continuationSeparator" w:id="0">
    <w:p w14:paraId="2FF2654B" w14:textId="77777777" w:rsidR="00051EC4" w:rsidRDefault="00051EC4" w:rsidP="005204E5">
      <w:pPr>
        <w:spacing w:after="0"/>
      </w:pPr>
      <w:r>
        <w:continuationSeparator/>
      </w:r>
    </w:p>
    <w:p w14:paraId="0124CB03" w14:textId="77777777" w:rsidR="00051EC4" w:rsidRDefault="00051EC4"/>
  </w:endnote>
  <w:endnote w:type="continuationNotice" w:id="1">
    <w:p w14:paraId="669205E2" w14:textId="77777777" w:rsidR="00051EC4" w:rsidRDefault="00051EC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MingLiU">
    <w:altName w:val="細明體"/>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Franklin Gothic Book">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Borders>
        <w:top w:val="single" w:sz="8" w:space="0" w:color="DC3340"/>
      </w:tblBorders>
      <w:tblLayout w:type="fixed"/>
      <w:tblCellMar>
        <w:top w:w="142" w:type="dxa"/>
        <w:left w:w="0" w:type="dxa"/>
        <w:right w:w="0" w:type="dxa"/>
      </w:tblCellMar>
      <w:tblLook w:val="04A0" w:firstRow="1" w:lastRow="0" w:firstColumn="1" w:lastColumn="0" w:noHBand="0" w:noVBand="1"/>
    </w:tblPr>
    <w:tblGrid>
      <w:gridCol w:w="7235"/>
      <w:gridCol w:w="2409"/>
    </w:tblGrid>
    <w:tr w:rsidR="002E4BF6" w:rsidRPr="00E31ED1" w14:paraId="164AFE60" w14:textId="77777777" w:rsidTr="00EF4210">
      <w:trPr>
        <w:cantSplit/>
        <w:trHeight w:val="19"/>
      </w:trPr>
      <w:tc>
        <w:tcPr>
          <w:tcW w:w="7235" w:type="dxa"/>
        </w:tcPr>
        <w:p w14:paraId="0EACCADD" w14:textId="23C73CE9" w:rsidR="002E4BF6" w:rsidRPr="00E31ED1" w:rsidRDefault="00CA1645" w:rsidP="000D7292">
          <w:pPr>
            <w:pStyle w:val="FooterBlackLeft"/>
            <w:rPr>
              <w:rFonts w:asciiTheme="minorHAnsi" w:hAnsiTheme="minorHAnsi" w:cstheme="minorHAnsi"/>
            </w:rPr>
          </w:pPr>
          <w:r w:rsidRPr="00E31ED1">
            <w:rPr>
              <w:rFonts w:asciiTheme="minorHAnsi" w:hAnsiTheme="minorHAnsi" w:cstheme="minorHAnsi"/>
            </w:rPr>
            <w:t xml:space="preserve">© </w:t>
          </w:r>
          <w:r w:rsidR="00275163">
            <w:rPr>
              <w:rFonts w:asciiTheme="minorHAnsi" w:hAnsiTheme="minorHAnsi" w:cstheme="minorHAnsi"/>
            </w:rPr>
            <w:t>202</w:t>
          </w:r>
          <w:r w:rsidR="003E2B54">
            <w:rPr>
              <w:rFonts w:asciiTheme="minorHAnsi" w:hAnsiTheme="minorHAnsi" w:cstheme="minorHAnsi"/>
            </w:rPr>
            <w:t>4</w:t>
          </w:r>
          <w:r w:rsidRPr="00E31ED1">
            <w:rPr>
              <w:rFonts w:asciiTheme="minorHAnsi" w:hAnsiTheme="minorHAnsi" w:cstheme="minorHAnsi"/>
            </w:rPr>
            <w:t xml:space="preserve"> </w:t>
          </w:r>
          <w:r w:rsidR="00E8530F">
            <w:rPr>
              <w:rFonts w:asciiTheme="minorHAnsi" w:hAnsiTheme="minorHAnsi" w:cstheme="minorHAnsi"/>
            </w:rPr>
            <w:t>HMH</w:t>
          </w:r>
        </w:p>
      </w:tc>
      <w:tc>
        <w:tcPr>
          <w:tcW w:w="2409" w:type="dxa"/>
        </w:tcPr>
        <w:p w14:paraId="15EF3EDA" w14:textId="77777777" w:rsidR="002E4BF6" w:rsidRPr="00E31ED1" w:rsidRDefault="002E4BF6" w:rsidP="000D7292">
          <w:pPr>
            <w:pStyle w:val="FooterBlackRight"/>
            <w:rPr>
              <w:rFonts w:asciiTheme="minorHAnsi" w:hAnsiTheme="minorHAnsi" w:cstheme="minorHAnsi"/>
            </w:rPr>
          </w:pPr>
          <w:r w:rsidRPr="00E31ED1">
            <w:rPr>
              <w:rFonts w:asciiTheme="minorHAnsi" w:hAnsiTheme="minorHAnsi" w:cstheme="minorHAnsi"/>
            </w:rPr>
            <w:t xml:space="preserve">Page </w:t>
          </w:r>
          <w:r w:rsidRPr="00E31ED1">
            <w:rPr>
              <w:rFonts w:asciiTheme="minorHAnsi" w:hAnsiTheme="minorHAnsi" w:cstheme="minorHAnsi"/>
            </w:rPr>
            <w:fldChar w:fldCharType="begin"/>
          </w:r>
          <w:r w:rsidRPr="00E31ED1">
            <w:rPr>
              <w:rFonts w:asciiTheme="minorHAnsi" w:hAnsiTheme="minorHAnsi" w:cstheme="minorHAnsi"/>
            </w:rPr>
            <w:instrText xml:space="preserve"> PAGE   \* MERGEFORMAT </w:instrText>
          </w:r>
          <w:r w:rsidRPr="00E31ED1">
            <w:rPr>
              <w:rFonts w:asciiTheme="minorHAnsi" w:hAnsiTheme="minorHAnsi" w:cstheme="minorHAnsi"/>
            </w:rPr>
            <w:fldChar w:fldCharType="separate"/>
          </w:r>
          <w:r w:rsidR="00CA1645" w:rsidRPr="00E31ED1">
            <w:rPr>
              <w:rFonts w:asciiTheme="minorHAnsi" w:hAnsiTheme="minorHAnsi" w:cstheme="minorHAnsi"/>
              <w:noProof/>
            </w:rPr>
            <w:t>4</w:t>
          </w:r>
          <w:r w:rsidRPr="00E31ED1">
            <w:rPr>
              <w:rFonts w:asciiTheme="minorHAnsi" w:hAnsiTheme="minorHAnsi" w:cstheme="minorHAnsi"/>
            </w:rPr>
            <w:fldChar w:fldCharType="end"/>
          </w:r>
          <w:r w:rsidRPr="00E31ED1">
            <w:rPr>
              <w:rFonts w:asciiTheme="minorHAnsi" w:hAnsiTheme="minorHAnsi" w:cstheme="minorHAnsi"/>
            </w:rPr>
            <w:t xml:space="preserve"> of </w:t>
          </w:r>
          <w:r w:rsidR="001B118A" w:rsidRPr="00E31ED1">
            <w:rPr>
              <w:rFonts w:asciiTheme="minorHAnsi" w:hAnsiTheme="minorHAnsi" w:cstheme="minorHAnsi"/>
              <w:noProof/>
            </w:rPr>
            <w:fldChar w:fldCharType="begin"/>
          </w:r>
          <w:r w:rsidR="001B118A" w:rsidRPr="00E31ED1">
            <w:rPr>
              <w:rFonts w:asciiTheme="minorHAnsi" w:hAnsiTheme="minorHAnsi" w:cstheme="minorHAnsi"/>
              <w:noProof/>
            </w:rPr>
            <w:instrText xml:space="preserve"> NUMPAGES   \* MERGEFORMAT </w:instrText>
          </w:r>
          <w:r w:rsidR="001B118A" w:rsidRPr="00E31ED1">
            <w:rPr>
              <w:rFonts w:asciiTheme="minorHAnsi" w:hAnsiTheme="minorHAnsi" w:cstheme="minorHAnsi"/>
              <w:noProof/>
            </w:rPr>
            <w:fldChar w:fldCharType="separate"/>
          </w:r>
          <w:r w:rsidR="00CA1645" w:rsidRPr="00E31ED1">
            <w:rPr>
              <w:rFonts w:asciiTheme="minorHAnsi" w:hAnsiTheme="minorHAnsi" w:cstheme="minorHAnsi"/>
              <w:noProof/>
            </w:rPr>
            <w:t>4</w:t>
          </w:r>
          <w:r w:rsidR="001B118A" w:rsidRPr="00E31ED1">
            <w:rPr>
              <w:rFonts w:asciiTheme="minorHAnsi" w:hAnsiTheme="minorHAnsi" w:cstheme="minorHAnsi"/>
              <w:noProof/>
            </w:rPr>
            <w:fldChar w:fldCharType="end"/>
          </w:r>
        </w:p>
      </w:tc>
    </w:tr>
  </w:tbl>
  <w:p w14:paraId="560D5FCC" w14:textId="77777777" w:rsidR="00C27190" w:rsidRPr="00AF0337" w:rsidRDefault="00C27190" w:rsidP="00AF0337">
    <w:pPr>
      <w:pStyle w:val="Footer"/>
      <w:spacing w:line="240" w:lineRule="auto"/>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Borders>
        <w:top w:val="single" w:sz="8" w:space="0" w:color="FFFFFF" w:themeColor="background2"/>
      </w:tblBorders>
      <w:tblLayout w:type="fixed"/>
      <w:tblCellMar>
        <w:top w:w="142" w:type="dxa"/>
        <w:left w:w="0" w:type="dxa"/>
        <w:right w:w="0" w:type="dxa"/>
      </w:tblCellMar>
      <w:tblLook w:val="04A0" w:firstRow="1" w:lastRow="0" w:firstColumn="1" w:lastColumn="0" w:noHBand="0" w:noVBand="1"/>
    </w:tblPr>
    <w:tblGrid>
      <w:gridCol w:w="7235"/>
      <w:gridCol w:w="2409"/>
    </w:tblGrid>
    <w:tr w:rsidR="002E7474" w:rsidRPr="00E31ED1" w14:paraId="3EA6B424" w14:textId="77777777" w:rsidTr="000D7292">
      <w:trPr>
        <w:cantSplit/>
        <w:trHeight w:val="19"/>
      </w:trPr>
      <w:tc>
        <w:tcPr>
          <w:tcW w:w="7235" w:type="dxa"/>
        </w:tcPr>
        <w:p w14:paraId="1A8B9D27" w14:textId="7CE2A723" w:rsidR="002E7474" w:rsidRPr="00E31ED1" w:rsidRDefault="002E7474" w:rsidP="002E7474">
          <w:pPr>
            <w:pStyle w:val="FooterBlackLeft"/>
            <w:rPr>
              <w:rFonts w:asciiTheme="minorHAnsi" w:hAnsiTheme="minorHAnsi" w:cstheme="minorHAnsi"/>
            </w:rPr>
          </w:pPr>
          <w:r w:rsidRPr="00E31ED1">
            <w:rPr>
              <w:rFonts w:asciiTheme="minorHAnsi" w:hAnsiTheme="minorHAnsi" w:cstheme="minorHAnsi"/>
            </w:rPr>
            <w:t xml:space="preserve">© </w:t>
          </w:r>
          <w:r w:rsidR="00275163">
            <w:rPr>
              <w:rFonts w:asciiTheme="minorHAnsi" w:hAnsiTheme="minorHAnsi" w:cstheme="minorHAnsi"/>
            </w:rPr>
            <w:t>202</w:t>
          </w:r>
          <w:r w:rsidR="002B3D00">
            <w:rPr>
              <w:rFonts w:asciiTheme="minorHAnsi" w:hAnsiTheme="minorHAnsi" w:cstheme="minorHAnsi"/>
            </w:rPr>
            <w:t>5</w:t>
          </w:r>
          <w:r w:rsidRPr="00E31ED1">
            <w:rPr>
              <w:rFonts w:asciiTheme="minorHAnsi" w:hAnsiTheme="minorHAnsi" w:cstheme="minorHAnsi"/>
            </w:rPr>
            <w:t xml:space="preserve"> </w:t>
          </w:r>
          <w:r>
            <w:rPr>
              <w:rFonts w:asciiTheme="minorHAnsi" w:hAnsiTheme="minorHAnsi" w:cstheme="minorHAnsi"/>
            </w:rPr>
            <w:t>HMH</w:t>
          </w:r>
        </w:p>
      </w:tc>
      <w:tc>
        <w:tcPr>
          <w:tcW w:w="2409" w:type="dxa"/>
        </w:tcPr>
        <w:p w14:paraId="79189205" w14:textId="09DB9AC1" w:rsidR="002E7474" w:rsidRPr="00A63513" w:rsidRDefault="002E7474" w:rsidP="002E7474">
          <w:pPr>
            <w:pStyle w:val="FooterBlackRight"/>
            <w:rPr>
              <w:rFonts w:asciiTheme="minorHAnsi" w:hAnsiTheme="minorHAnsi" w:cstheme="minorHAnsi"/>
              <w:szCs w:val="16"/>
            </w:rPr>
          </w:pPr>
        </w:p>
      </w:tc>
    </w:tr>
  </w:tbl>
  <w:p w14:paraId="1C599954" w14:textId="77777777" w:rsidR="00B2383B" w:rsidRPr="002E7474" w:rsidRDefault="00B2383B" w:rsidP="002E74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Layout w:type="fixed"/>
      <w:tblCellMar>
        <w:top w:w="198" w:type="dxa"/>
        <w:left w:w="0" w:type="dxa"/>
        <w:right w:w="0" w:type="dxa"/>
      </w:tblCellMar>
      <w:tblLook w:val="04A0" w:firstRow="1" w:lastRow="0" w:firstColumn="1" w:lastColumn="0" w:noHBand="0" w:noVBand="1"/>
    </w:tblPr>
    <w:tblGrid>
      <w:gridCol w:w="7235"/>
      <w:gridCol w:w="2409"/>
    </w:tblGrid>
    <w:tr w:rsidR="00EA7C6C" w:rsidRPr="00FF6262" w14:paraId="15FFDEDB" w14:textId="77777777" w:rsidTr="00D1107F">
      <w:trPr>
        <w:cantSplit/>
        <w:trHeight w:hRule="exact" w:val="397"/>
      </w:trPr>
      <w:tc>
        <w:tcPr>
          <w:tcW w:w="7235" w:type="dxa"/>
          <w:vAlign w:val="center"/>
        </w:tcPr>
        <w:p w14:paraId="13EF7E66" w14:textId="76043624" w:rsidR="001729F2" w:rsidRPr="00DE39CB" w:rsidRDefault="00EA7C6C" w:rsidP="00200BE9">
          <w:pPr>
            <w:pStyle w:val="FooterBlackLeft"/>
          </w:pPr>
          <w:r>
            <w:rPr>
              <w:noProof/>
            </w:rPr>
            <mc:AlternateContent>
              <mc:Choice Requires="wps">
                <w:drawing>
                  <wp:anchor distT="0" distB="0" distL="114300" distR="114300" simplePos="0" relativeHeight="251658241" behindDoc="0" locked="0" layoutInCell="0" allowOverlap="1" wp14:anchorId="080EB8CB" wp14:editId="37D40289">
                    <wp:simplePos x="0" y="0"/>
                    <wp:positionH relativeFrom="page">
                      <wp:posOffset>0</wp:posOffset>
                    </wp:positionH>
                    <wp:positionV relativeFrom="page">
                      <wp:posOffset>10249535</wp:posOffset>
                    </wp:positionV>
                    <wp:extent cx="7560945" cy="252095"/>
                    <wp:effectExtent l="0" t="0" r="0" b="14605"/>
                    <wp:wrapNone/>
                    <wp:docPr id="286750184" name="MSIPCM66d24815b3137605e3bc3899" descr="{&quot;HashCode&quot;:-683813495,&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945"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44C69C1" w14:textId="77777777" w:rsidR="001729F2" w:rsidRPr="00A8711F" w:rsidRDefault="00EA7C6C" w:rsidP="00EA7C6C">
                                <w:pPr>
                                  <w:spacing w:after="0"/>
                                  <w:jc w:val="center"/>
                                  <w:rPr>
                                    <w:color w:val="869197"/>
                                    <w:sz w:val="16"/>
                                  </w:rPr>
                                </w:pPr>
                                <w:r w:rsidRPr="00A8711F">
                                  <w:rPr>
                                    <w:color w:val="869197"/>
                                    <w:sz w:val="16"/>
                                  </w:rPr>
                                  <w:t>Internal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080EB8CB" id="_x0000_t202" coordsize="21600,21600" o:spt="202" path="m,l,21600r21600,l21600,xe">
                    <v:stroke joinstyle="miter"/>
                    <v:path gradientshapeok="t" o:connecttype="rect"/>
                  </v:shapetype>
                  <v:shape id="MSIPCM66d24815b3137605e3bc3899" o:spid="_x0000_s1028" type="#_x0000_t202" alt="{&quot;HashCode&quot;:-683813495,&quot;Height&quot;:841.0,&quot;Width&quot;:595.0,&quot;Placement&quot;:&quot;Footer&quot;,&quot;Index&quot;:&quot;Primary&quot;,&quot;Section&quot;:1,&quot;Top&quot;:0.0,&quot;Left&quot;:0.0}" style="position:absolute;margin-left:0;margin-top:807.05pt;width:595.35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" o:allowincell="f" filled="f" stroked="f" strokeweight=".5pt">
                    <v:textbox inset=",0,,0">
                      <w:txbxContent>
                        <w:p w14:paraId="744C69C1" w14:textId="77777777" w:rsidR="001729F2" w:rsidRPr="00A8711F" w:rsidRDefault="00EA7C6C" w:rsidP="00EA7C6C">
                          <w:pPr>
                            <w:spacing w:after="0"/>
                            <w:jc w:val="center"/>
                            <w:rPr>
                              <w:color w:val="869197"/>
                              <w:sz w:val="16"/>
                            </w:rPr>
                          </w:pPr>
                          <w:r w:rsidRPr="00A8711F">
                            <w:rPr>
                              <w:color w:val="869197"/>
                              <w:sz w:val="16"/>
                            </w:rPr>
                            <w:t>Internal</w:t>
                          </w:r>
                        </w:p>
                      </w:txbxContent>
                    </v:textbox>
                    <w10:wrap anchorx="page" anchory="page"/>
                  </v:shape>
                </w:pict>
              </mc:Fallback>
            </mc:AlternateContent>
          </w:r>
          <w:r>
            <w:t xml:space="preserve">© </w:t>
          </w:r>
          <w:r w:rsidR="0007691A">
            <w:rPr>
              <w:rFonts w:asciiTheme="minorHAnsi" w:hAnsiTheme="minorHAnsi" w:cstheme="minorHAnsi"/>
              <w:szCs w:val="16"/>
            </w:rPr>
            <w:fldChar w:fldCharType="begin"/>
          </w:r>
          <w:r w:rsidR="0007691A">
            <w:rPr>
              <w:rFonts w:asciiTheme="minorHAnsi" w:hAnsiTheme="minorHAnsi" w:cstheme="minorHAnsi"/>
              <w:szCs w:val="16"/>
            </w:rPr>
            <w:instrText xml:space="preserve"> DATE  \@ "YYYY" </w:instrText>
          </w:r>
          <w:r w:rsidR="0007691A">
            <w:rPr>
              <w:rFonts w:asciiTheme="minorHAnsi" w:hAnsiTheme="minorHAnsi" w:cstheme="minorHAnsi"/>
              <w:szCs w:val="16"/>
            </w:rPr>
            <w:fldChar w:fldCharType="separate"/>
          </w:r>
          <w:r w:rsidR="00D77D2F">
            <w:rPr>
              <w:rFonts w:asciiTheme="minorHAnsi" w:hAnsiTheme="minorHAnsi" w:cstheme="minorHAnsi"/>
              <w:noProof/>
              <w:szCs w:val="16"/>
            </w:rPr>
            <w:t>2026</w:t>
          </w:r>
          <w:r w:rsidR="0007691A">
            <w:rPr>
              <w:rFonts w:asciiTheme="minorHAnsi" w:hAnsiTheme="minorHAnsi" w:cstheme="minorHAnsi"/>
              <w:szCs w:val="16"/>
            </w:rPr>
            <w:fldChar w:fldCharType="end"/>
          </w:r>
          <w:r>
            <w:t xml:space="preserve"> </w:t>
          </w:r>
          <w:r w:rsidR="00312C80">
            <w:t>HMH</w:t>
          </w:r>
        </w:p>
      </w:tc>
      <w:tc>
        <w:tcPr>
          <w:tcW w:w="2409" w:type="dxa"/>
          <w:vAlign w:val="center"/>
        </w:tcPr>
        <w:p w14:paraId="65D0CAC5" w14:textId="77777777" w:rsidR="001729F2" w:rsidRPr="00DE39CB" w:rsidRDefault="00EA7C6C" w:rsidP="007806D1">
          <w:pPr>
            <w:pStyle w:val="Footer"/>
            <w:spacing w:line="240" w:lineRule="auto"/>
            <w:jc w:val="right"/>
          </w:pPr>
          <w:r>
            <w:rPr>
              <w:szCs w:val="16"/>
            </w:rPr>
            <w:t xml:space="preserve">Page </w:t>
          </w:r>
          <w:r w:rsidRPr="000C52DC">
            <w:rPr>
              <w:szCs w:val="16"/>
            </w:rPr>
            <w:fldChar w:fldCharType="begin"/>
          </w:r>
          <w:r w:rsidRPr="000C52DC">
            <w:rPr>
              <w:szCs w:val="16"/>
            </w:rPr>
            <w:instrText xml:space="preserve"> PAGE   \* MERGEFORMAT </w:instrText>
          </w:r>
          <w:r w:rsidRPr="000C52DC">
            <w:rPr>
              <w:szCs w:val="16"/>
            </w:rPr>
            <w:fldChar w:fldCharType="separate"/>
          </w:r>
          <w:r>
            <w:rPr>
              <w:noProof/>
              <w:szCs w:val="16"/>
            </w:rPr>
            <w:t>21</w:t>
          </w:r>
          <w:r w:rsidRPr="000C52DC">
            <w:rPr>
              <w:noProof/>
              <w:szCs w:val="16"/>
            </w:rPr>
            <w:fldChar w:fldCharType="end"/>
          </w:r>
          <w:r>
            <w:rPr>
              <w:noProof/>
              <w:szCs w:val="16"/>
            </w:rPr>
            <w:t xml:space="preserve"> of 34 </w:t>
          </w:r>
        </w:p>
      </w:tc>
    </w:tr>
  </w:tbl>
  <w:p w14:paraId="141531A2" w14:textId="77777777" w:rsidR="001729F2" w:rsidRPr="00D1107F" w:rsidRDefault="001729F2" w:rsidP="00D110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44" w:type="dxa"/>
      <w:tblLayout w:type="fixed"/>
      <w:tblCellMar>
        <w:top w:w="198" w:type="dxa"/>
        <w:left w:w="0" w:type="dxa"/>
        <w:right w:w="0" w:type="dxa"/>
      </w:tblCellMar>
      <w:tblLook w:val="04A0" w:firstRow="1" w:lastRow="0" w:firstColumn="1" w:lastColumn="0" w:noHBand="0" w:noVBand="1"/>
    </w:tblPr>
    <w:tblGrid>
      <w:gridCol w:w="7235"/>
      <w:gridCol w:w="2409"/>
    </w:tblGrid>
    <w:tr w:rsidR="00EA7C6C" w:rsidRPr="00FF6262" w14:paraId="1B17F218" w14:textId="77777777" w:rsidTr="00D1107F">
      <w:trPr>
        <w:cantSplit/>
        <w:trHeight w:hRule="exact" w:val="397"/>
      </w:trPr>
      <w:tc>
        <w:tcPr>
          <w:tcW w:w="7235" w:type="dxa"/>
          <w:vAlign w:val="center"/>
        </w:tcPr>
        <w:p w14:paraId="58BD4B2A" w14:textId="25A71773" w:rsidR="001729F2" w:rsidRPr="00DE39CB" w:rsidRDefault="00EA7C6C" w:rsidP="00D1107F">
          <w:pPr>
            <w:pStyle w:val="FooterBlackLeft"/>
          </w:pPr>
          <w:r w:rsidRPr="00CA224A">
            <w:rPr>
              <w:rFonts w:ascii="Franklin Gothic Book" w:hAnsi="Franklin Gothic Book"/>
              <w:color w:val="869197"/>
              <w:sz w:val="14"/>
            </w:rPr>
            <w:t>Internal</w:t>
          </w:r>
          <w:r>
            <w:t xml:space="preserve"> © </w:t>
          </w:r>
          <w:r w:rsidRPr="00E35370">
            <w:rPr>
              <w:rFonts w:asciiTheme="minorHAnsi" w:hAnsiTheme="minorHAnsi" w:cstheme="minorHAnsi"/>
              <w:szCs w:val="16"/>
            </w:rPr>
            <w:fldChar w:fldCharType="begin" w:fldLock="1"/>
          </w:r>
          <w:r w:rsidRPr="00E35370">
            <w:rPr>
              <w:rFonts w:asciiTheme="minorHAnsi" w:hAnsiTheme="minorHAnsi" w:cstheme="minorHAnsi"/>
              <w:szCs w:val="16"/>
            </w:rPr>
            <w:instrText xml:space="preserve"> DATE \@ YYYY </w:instrText>
          </w:r>
          <w:r w:rsidRPr="00E35370">
            <w:rPr>
              <w:rFonts w:asciiTheme="minorHAnsi" w:hAnsiTheme="minorHAnsi" w:cstheme="minorHAnsi"/>
              <w:szCs w:val="16"/>
            </w:rPr>
            <w:fldChar w:fldCharType="separate"/>
          </w:r>
          <w:r>
            <w:rPr>
              <w:rFonts w:asciiTheme="minorHAnsi" w:hAnsiTheme="minorHAnsi" w:cstheme="minorHAnsi"/>
              <w:noProof/>
              <w:szCs w:val="16"/>
            </w:rPr>
            <w:t>2017</w:t>
          </w:r>
          <w:r w:rsidRPr="00E35370">
            <w:rPr>
              <w:rFonts w:asciiTheme="minorHAnsi" w:hAnsiTheme="minorHAnsi" w:cstheme="minorHAnsi"/>
              <w:szCs w:val="16"/>
            </w:rPr>
            <w:fldChar w:fldCharType="end"/>
          </w:r>
          <w:r>
            <w:t xml:space="preserve"> </w:t>
          </w:r>
          <w:r w:rsidR="00312C80">
            <w:t>HMH</w:t>
          </w:r>
        </w:p>
      </w:tc>
      <w:tc>
        <w:tcPr>
          <w:tcW w:w="2409" w:type="dxa"/>
          <w:vAlign w:val="center"/>
        </w:tcPr>
        <w:p w14:paraId="70F963CB" w14:textId="77777777" w:rsidR="001729F2" w:rsidRPr="00AF0337" w:rsidRDefault="00EA7C6C" w:rsidP="00D1107F">
          <w:pPr>
            <w:pStyle w:val="Footer"/>
            <w:spacing w:line="240" w:lineRule="auto"/>
            <w:jc w:val="right"/>
            <w:rPr>
              <w:szCs w:val="16"/>
            </w:rPr>
          </w:pPr>
          <w:r>
            <w:rPr>
              <w:szCs w:val="16"/>
            </w:rPr>
            <w:t xml:space="preserve">Page </w:t>
          </w:r>
          <w:r w:rsidRPr="000C52DC">
            <w:rPr>
              <w:szCs w:val="16"/>
            </w:rPr>
            <w:fldChar w:fldCharType="begin"/>
          </w:r>
          <w:r w:rsidRPr="000C52DC">
            <w:rPr>
              <w:szCs w:val="16"/>
            </w:rPr>
            <w:instrText xml:space="preserve"> PAGE   \* MERGEFORMAT </w:instrText>
          </w:r>
          <w:r w:rsidRPr="000C52DC">
            <w:rPr>
              <w:szCs w:val="16"/>
            </w:rPr>
            <w:fldChar w:fldCharType="separate"/>
          </w:r>
          <w:r>
            <w:rPr>
              <w:noProof/>
              <w:szCs w:val="16"/>
            </w:rPr>
            <w:t>1</w:t>
          </w:r>
          <w:r w:rsidRPr="000C52DC">
            <w:rPr>
              <w:noProof/>
              <w:szCs w:val="16"/>
            </w:rPr>
            <w:fldChar w:fldCharType="end"/>
          </w:r>
          <w:r>
            <w:rPr>
              <w:noProof/>
              <w:szCs w:val="16"/>
            </w:rPr>
            <w:t xml:space="preserve"> of </w:t>
          </w:r>
          <w:r>
            <w:rPr>
              <w:noProof/>
              <w:szCs w:val="16"/>
            </w:rPr>
            <w:fldChar w:fldCharType="begin"/>
          </w:r>
          <w:r>
            <w:rPr>
              <w:noProof/>
              <w:szCs w:val="16"/>
            </w:rPr>
            <w:instrText xml:space="preserve"> NUMPAGES  \* MERGEFORMAT </w:instrText>
          </w:r>
          <w:r>
            <w:rPr>
              <w:noProof/>
              <w:szCs w:val="16"/>
            </w:rPr>
            <w:fldChar w:fldCharType="separate"/>
          </w:r>
          <w:r>
            <w:rPr>
              <w:noProof/>
              <w:szCs w:val="16"/>
            </w:rPr>
            <w:t>28</w:t>
          </w:r>
          <w:r>
            <w:rPr>
              <w:noProof/>
              <w:szCs w:val="16"/>
            </w:rPr>
            <w:fldChar w:fldCharType="end"/>
          </w:r>
          <w:r>
            <w:rPr>
              <w:noProof/>
              <w:szCs w:val="16"/>
            </w:rPr>
            <w:t xml:space="preserve"> </w:t>
          </w:r>
        </w:p>
        <w:p w14:paraId="2A766546" w14:textId="77777777" w:rsidR="001729F2" w:rsidRPr="00DE39CB" w:rsidRDefault="001729F2" w:rsidP="00D1107F">
          <w:pPr>
            <w:pStyle w:val="FooterBlackRight"/>
          </w:pPr>
        </w:p>
      </w:tc>
    </w:tr>
  </w:tbl>
  <w:p w14:paraId="00AF3706" w14:textId="77777777" w:rsidR="001729F2" w:rsidRPr="00D1107F" w:rsidRDefault="001729F2" w:rsidP="00D1107F">
    <w:pPr>
      <w:pStyle w:val="Footer"/>
      <w:spacing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41A22" w14:textId="77777777" w:rsidR="00051EC4" w:rsidRDefault="00051EC4" w:rsidP="005204E5">
      <w:pPr>
        <w:spacing w:after="0"/>
      </w:pPr>
      <w:r>
        <w:separator/>
      </w:r>
    </w:p>
    <w:p w14:paraId="573B43F8" w14:textId="77777777" w:rsidR="00051EC4" w:rsidRDefault="00051EC4"/>
  </w:footnote>
  <w:footnote w:type="continuationSeparator" w:id="0">
    <w:p w14:paraId="27B7875D" w14:textId="77777777" w:rsidR="00051EC4" w:rsidRDefault="00051EC4" w:rsidP="005204E5">
      <w:pPr>
        <w:spacing w:after="0"/>
      </w:pPr>
      <w:r>
        <w:continuationSeparator/>
      </w:r>
    </w:p>
    <w:p w14:paraId="46D0C15E" w14:textId="77777777" w:rsidR="00051EC4" w:rsidRDefault="00051EC4"/>
  </w:footnote>
  <w:footnote w:type="continuationNotice" w:id="1">
    <w:p w14:paraId="2B75509A" w14:textId="77777777" w:rsidR="00051EC4" w:rsidRDefault="00051EC4">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F8919" w14:textId="3F44A73D" w:rsidR="007B4D39" w:rsidRDefault="002734C6" w:rsidP="007B4D39">
    <w:pPr>
      <w:pStyle w:val="BlackHeaderRight"/>
      <w:jc w:val="left"/>
    </w:pPr>
    <w:r>
      <w:rPr>
        <w:noProof/>
      </w:rPr>
      <w:drawing>
        <wp:inline distT="0" distB="0" distL="0" distR="0" wp14:anchorId="10BDE83D" wp14:editId="60832E52">
          <wp:extent cx="1396365" cy="518160"/>
          <wp:effectExtent l="0" t="0" r="0" b="0"/>
          <wp:docPr id="1841963004" name="Picture 184196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6365" cy="518160"/>
                  </a:xfrm>
                  <a:prstGeom prst="rect">
                    <a:avLst/>
                  </a:prstGeom>
                  <a:noFill/>
                </pic:spPr>
              </pic:pic>
            </a:graphicData>
          </a:graphic>
        </wp:inline>
      </w:drawing>
    </w:r>
  </w:p>
  <w:p w14:paraId="682B43FE" w14:textId="4A3E8437" w:rsidR="003441EC" w:rsidRDefault="005E251B" w:rsidP="007B4D39">
    <w:pPr>
      <w:pStyle w:val="BlackHeaderRight"/>
    </w:pPr>
    <w:r>
      <w:t>SA4</w:t>
    </w:r>
    <w:r w:rsidR="00270ED1">
      <w:t>0</w:t>
    </w:r>
    <w:r>
      <w:t>-000</w:t>
    </w:r>
    <w:r w:rsidR="00270ED1">
      <w:t>2</w:t>
    </w:r>
    <w:r w:rsidR="0037783B">
      <w:t xml:space="preserve"> rev </w:t>
    </w:r>
    <w:r w:rsidR="00270ED1">
      <w:t>01</w:t>
    </w:r>
  </w:p>
  <w:p w14:paraId="5EDC6527" w14:textId="40F58656" w:rsidR="003441EC" w:rsidRPr="00BC60EA" w:rsidRDefault="00270ED1" w:rsidP="00AB4E24">
    <w:pPr>
      <w:pStyle w:val="BlackHeaderRight"/>
    </w:pPr>
    <w:r>
      <w:rPr>
        <w:szCs w:val="24"/>
      </w:rPr>
      <w:t xml:space="preserve">Technical </w:t>
    </w:r>
    <w:r w:rsidR="001B134C">
      <w:rPr>
        <w:szCs w:val="24"/>
      </w:rPr>
      <w:t>Sales Specification-</w:t>
    </w:r>
    <w:r w:rsidR="00353EBF">
      <w:rPr>
        <w:szCs w:val="24"/>
      </w:rPr>
      <w:t>Onshore Drilling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8882" w14:textId="77777777" w:rsidR="00B2383B" w:rsidRDefault="002734C6" w:rsidP="00031B16">
    <w:pPr>
      <w:pStyle w:val="BlackHeaderRight"/>
      <w:jc w:val="left"/>
      <w:rPr>
        <w:noProof/>
      </w:rPr>
    </w:pPr>
    <w:r>
      <w:rPr>
        <w:noProof/>
      </w:rPr>
      <w:drawing>
        <wp:inline distT="0" distB="0" distL="0" distR="0" wp14:anchorId="673A9986" wp14:editId="4E209C18">
          <wp:extent cx="1396365" cy="518160"/>
          <wp:effectExtent l="0" t="0" r="0" b="0"/>
          <wp:docPr id="576500550" name="Picture 57650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6365" cy="51816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0F38" w14:textId="4083843B" w:rsidR="001729F2" w:rsidRDefault="00013570" w:rsidP="00CA224A">
    <w:pPr>
      <w:pStyle w:val="BlackHeaderRight"/>
    </w:pPr>
    <w:r>
      <w:rPr>
        <w:noProof/>
        <w:sz w:val="20"/>
      </w:rPr>
      <w:drawing>
        <wp:anchor distT="0" distB="0" distL="114300" distR="114300" simplePos="0" relativeHeight="251658242" behindDoc="0" locked="0" layoutInCell="1" allowOverlap="1" wp14:anchorId="60BD90EE" wp14:editId="636DD845">
          <wp:simplePos x="0" y="0"/>
          <wp:positionH relativeFrom="column">
            <wp:posOffset>3810</wp:posOffset>
          </wp:positionH>
          <wp:positionV relativeFrom="paragraph">
            <wp:posOffset>-83185</wp:posOffset>
          </wp:positionV>
          <wp:extent cx="1396365" cy="518160"/>
          <wp:effectExtent l="0" t="0" r="0" b="0"/>
          <wp:wrapNone/>
          <wp:docPr id="852085672" name="Picture 852085672" descr="A red and blue letter 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92687" name="Picture 1776992687" descr="A red and blue letter 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6365" cy="518160"/>
                  </a:xfrm>
                  <a:prstGeom prst="rect">
                    <a:avLst/>
                  </a:prstGeom>
                  <a:noFill/>
                </pic:spPr>
              </pic:pic>
            </a:graphicData>
          </a:graphic>
        </wp:anchor>
      </w:drawing>
    </w:r>
    <w:r w:rsidRPr="00AB0C60">
      <w:t xml:space="preserve"> </w:t>
    </w:r>
    <w:r w:rsidRPr="00CA224A">
      <w:t xml:space="preserve">SA40-0001 </w:t>
    </w:r>
    <w:r>
      <w:t xml:space="preserve">rev </w:t>
    </w:r>
    <w:del w:id="478" w:author="Hodne, Jens" w:date="2026-04-22T15:49:00Z" w16du:dateUtc="2026-04-22T13:49:00Z">
      <w:r w:rsidDel="003B4333">
        <w:delText>09</w:delText>
      </w:r>
    </w:del>
    <w:ins w:id="479" w:author="Hodne, Jens" w:date="2026-04-22T15:49:00Z" w16du:dateUtc="2026-04-22T13:49:00Z">
      <w:r w:rsidR="003B4333">
        <w:t>10</w:t>
      </w:r>
    </w:ins>
  </w:p>
  <w:p w14:paraId="428EA5CB" w14:textId="1A954A43" w:rsidR="001729F2" w:rsidRPr="00BF55F1" w:rsidRDefault="00EA7C6C" w:rsidP="00CA224A">
    <w:pPr>
      <w:pStyle w:val="BlackHeaderRight"/>
      <w:rPr>
        <w:sz w:val="16"/>
        <w:szCs w:val="12"/>
      </w:rPr>
    </w:pPr>
    <w:r w:rsidRPr="00CA224A">
      <w:t>Technical Sales Specification</w:t>
    </w:r>
    <w:r>
      <w:rPr>
        <w:szCs w:val="24"/>
      </w:rPr>
      <w:t>-Offshore Drilling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46251" w14:textId="6E894151" w:rsidR="001729F2" w:rsidRDefault="00013570" w:rsidP="00D1107F">
    <w:pPr>
      <w:pStyle w:val="BlackHeaderRight"/>
    </w:pPr>
    <w:r>
      <w:rPr>
        <w:noProof/>
        <w:lang w:eastAsia="zh-TW" w:bidi="th-TH"/>
      </w:rPr>
      <w:drawing>
        <wp:anchor distT="0" distB="0" distL="114300" distR="114300" simplePos="0" relativeHeight="251658240" behindDoc="0" locked="0" layoutInCell="1" allowOverlap="1" wp14:anchorId="5B7223D9" wp14:editId="44D6331E">
          <wp:simplePos x="876300" y="762000"/>
          <wp:positionH relativeFrom="margin">
            <wp:align>left</wp:align>
          </wp:positionH>
          <wp:positionV relativeFrom="page">
            <wp:posOffset>540385</wp:posOffset>
          </wp:positionV>
          <wp:extent cx="1393200" cy="324000"/>
          <wp:effectExtent l="0" t="0" r="0" b="0"/>
          <wp:wrapTopAndBottom/>
          <wp:docPr id="403247509" name="Picture 40324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3200" cy="324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Technical </w:t>
    </w:r>
    <w:proofErr w:type="spellStart"/>
    <w:r>
      <w:t>document</w:t>
    </w:r>
    <w:r>
      <w:fldChar w:fldCharType="begin"/>
    </w:r>
    <w:r>
      <w:instrText xml:space="preserve"> DOCPROPERTY  Descr_Cval.DRAW.017.MH_DOCTYPE_2.1  \* MERGEFORMAT </w:instrText>
    </w:r>
    <w:r>
      <w:fldChar w:fldCharType="separate"/>
    </w:r>
    <w:r w:rsidR="00B22F4C">
      <w:rPr>
        <w:b/>
        <w:bCs/>
      </w:rPr>
      <w:t>Error</w:t>
    </w:r>
    <w:proofErr w:type="spellEnd"/>
    <w:r w:rsidR="00B22F4C">
      <w:rPr>
        <w:b/>
        <w:bCs/>
      </w:rPr>
      <w:t>! Unknown document property name.</w:t>
    </w:r>
    <w:r>
      <w:fldChar w:fldCharType="end"/>
    </w:r>
  </w:p>
  <w:p w14:paraId="4ADCAC9E" w14:textId="0638123C" w:rsidR="001729F2" w:rsidRDefault="00EA7C6C" w:rsidP="00D1107F">
    <w:pPr>
      <w:pStyle w:val="BlackHeaderRightBefore6"/>
    </w:pPr>
    <w:r>
      <w:t xml:space="preserve">Document Id: </w:t>
    </w:r>
    <w:r>
      <w:rPr>
        <w:b/>
        <w:caps/>
        <w:sz w:val="24"/>
        <w:szCs w:val="24"/>
        <w:lang w:val="pt-BR"/>
      </w:rPr>
      <w:fldChar w:fldCharType="begin"/>
    </w:r>
    <w:r w:rsidRPr="001816C8">
      <w:rPr>
        <w:b/>
        <w:caps/>
        <w:sz w:val="24"/>
        <w:szCs w:val="24"/>
      </w:rPr>
      <w:instrText xml:space="preserve"> DOCPROPERTY  Document.DRAW.DOKNR  \* MERGEFORMAT </w:instrText>
    </w:r>
    <w:r>
      <w:rPr>
        <w:b/>
        <w:caps/>
        <w:sz w:val="24"/>
        <w:szCs w:val="24"/>
        <w:lang w:val="pt-BR"/>
      </w:rPr>
      <w:fldChar w:fldCharType="separate"/>
    </w:r>
    <w:r w:rsidR="00B22F4C">
      <w:rPr>
        <w:bCs/>
        <w:caps/>
        <w:sz w:val="24"/>
        <w:szCs w:val="24"/>
      </w:rPr>
      <w:t>Error! Unknown document property name.</w:t>
    </w:r>
    <w:r>
      <w:rPr>
        <w:b/>
        <w:caps/>
        <w:sz w:val="24"/>
        <w:szCs w:val="24"/>
        <w:lang w:val="pt-BR"/>
      </w:rPr>
      <w:fldChar w:fldCharType="end"/>
    </w:r>
  </w:p>
  <w:p w14:paraId="0ED71885" w14:textId="27F6498C" w:rsidR="001729F2" w:rsidRDefault="00EA7C6C" w:rsidP="00D1107F">
    <w:pPr>
      <w:pStyle w:val="BlackHeaderRightBefore6"/>
    </w:pPr>
    <w:r w:rsidRPr="002E4BF6">
      <w:t xml:space="preserve">Revision no </w:t>
    </w:r>
    <w:r>
      <w:rPr>
        <w:b/>
        <w:caps/>
        <w:sz w:val="24"/>
        <w:szCs w:val="24"/>
        <w:lang w:val="pt-BR"/>
      </w:rPr>
      <w:fldChar w:fldCharType="begin"/>
    </w:r>
    <w:r w:rsidRPr="001816C8">
      <w:rPr>
        <w:b/>
        <w:caps/>
        <w:sz w:val="24"/>
        <w:szCs w:val="24"/>
      </w:rPr>
      <w:instrText xml:space="preserve"> DOCPROPERTY  Document.DRAW.DOKVR  \* MERGEFORMAT </w:instrText>
    </w:r>
    <w:r>
      <w:rPr>
        <w:b/>
        <w:caps/>
        <w:sz w:val="24"/>
        <w:szCs w:val="24"/>
        <w:lang w:val="pt-BR"/>
      </w:rPr>
      <w:fldChar w:fldCharType="separate"/>
    </w:r>
    <w:r w:rsidR="00B22F4C">
      <w:rPr>
        <w:bCs/>
        <w:caps/>
        <w:sz w:val="24"/>
        <w:szCs w:val="24"/>
      </w:rPr>
      <w:t>Error! Unknown document property name.</w:t>
    </w:r>
    <w:r>
      <w:rPr>
        <w:b/>
        <w:caps/>
        <w:sz w:val="24"/>
        <w:szCs w:val="24"/>
        <w:lang w:val="pt-BR"/>
      </w:rPr>
      <w:fldChar w:fldCharType="end"/>
    </w:r>
    <w:r w:rsidRPr="002E4BF6">
      <w:t>, Date: Month D, 2014</w:t>
    </w:r>
  </w:p>
  <w:p w14:paraId="6CD4681A" w14:textId="77A63D49" w:rsidR="001729F2" w:rsidRPr="00201B09" w:rsidRDefault="00EA7C6C" w:rsidP="00D1107F">
    <w:pPr>
      <w:pStyle w:val="BlackHeaderRight"/>
      <w:jc w:val="left"/>
      <w:rPr>
        <w:b/>
        <w:bCs/>
        <w:color w:val="0092BC" w:themeColor="accent1"/>
        <w:sz w:val="36"/>
        <w:szCs w:val="28"/>
        <w:lang w:val="en-GB"/>
      </w:rPr>
    </w:pPr>
    <w:r w:rsidRPr="00B85827">
      <w:rPr>
        <w:b/>
        <w:bCs/>
        <w:color w:val="0092BC" w:themeColor="accent1"/>
        <w:sz w:val="36"/>
        <w:szCs w:val="28"/>
        <w:lang w:val="en-GB"/>
      </w:rPr>
      <w:fldChar w:fldCharType="begin"/>
    </w:r>
    <w:r w:rsidRPr="00B85827">
      <w:rPr>
        <w:b/>
        <w:bCs/>
        <w:color w:val="0092BC" w:themeColor="accent1"/>
        <w:sz w:val="36"/>
        <w:szCs w:val="28"/>
        <w:lang w:val="en-GB"/>
      </w:rPr>
      <w:instrText xml:space="preserve"> DOCPROPERTY  Document.DRAT.DKTXT  \* MERGEFORMAT </w:instrText>
    </w:r>
    <w:r w:rsidRPr="00B85827">
      <w:rPr>
        <w:b/>
        <w:bCs/>
        <w:color w:val="0092BC" w:themeColor="accent1"/>
        <w:sz w:val="36"/>
        <w:szCs w:val="28"/>
        <w:lang w:val="en-GB"/>
      </w:rPr>
      <w:fldChar w:fldCharType="separate"/>
    </w:r>
    <w:r w:rsidR="00B22F4C">
      <w:rPr>
        <w:color w:val="0092BC" w:themeColor="accent1"/>
        <w:sz w:val="36"/>
        <w:szCs w:val="28"/>
      </w:rPr>
      <w:t>Error! Unknown document property name.</w:t>
    </w:r>
    <w:r w:rsidRPr="00B85827">
      <w:rPr>
        <w:bCs/>
        <w:color w:val="0092BC" w:themeColor="accent1"/>
        <w:sz w:val="36"/>
        <w:szCs w:val="28"/>
      </w:rPr>
      <w:fldChar w:fldCharType="end"/>
    </w:r>
    <w:r>
      <w:rPr>
        <w:bCs/>
        <w:color w:val="0092BC" w:themeColor="accent1"/>
        <w:sz w:val="36"/>
        <w:szCs w:val="28"/>
      </w:rPr>
      <w:t xml:space="preserve">, </w:t>
    </w:r>
    <w:r w:rsidRPr="00201B09">
      <w:rPr>
        <w:b/>
        <w:bCs/>
        <w:color w:val="0092BC" w:themeColor="accent1"/>
        <w:sz w:val="36"/>
        <w:szCs w:val="28"/>
        <w:lang w:val="en-GB"/>
      </w:rPr>
      <w:fldChar w:fldCharType="begin"/>
    </w:r>
    <w:r w:rsidRPr="00201B09">
      <w:rPr>
        <w:b/>
        <w:bCs/>
        <w:color w:val="0092BC" w:themeColor="accent1"/>
        <w:sz w:val="36"/>
        <w:szCs w:val="28"/>
        <w:lang w:val="en-GB"/>
      </w:rPr>
      <w:instrText xml:space="preserve"> DOCPROPERTY  Descr_Cval.DRAW.017.MH_DOCTYPE_2.1  \* MERGEFORMAT </w:instrText>
    </w:r>
    <w:r w:rsidRPr="00201B09">
      <w:rPr>
        <w:b/>
        <w:bCs/>
        <w:color w:val="0092BC" w:themeColor="accent1"/>
        <w:sz w:val="36"/>
        <w:szCs w:val="28"/>
        <w:lang w:val="en-GB"/>
      </w:rPr>
      <w:fldChar w:fldCharType="separate"/>
    </w:r>
    <w:r w:rsidR="00B22F4C">
      <w:rPr>
        <w:color w:val="0092BC" w:themeColor="accent1"/>
        <w:sz w:val="36"/>
        <w:szCs w:val="28"/>
      </w:rPr>
      <w:t>Error! Unknown document property name.</w:t>
    </w:r>
    <w:r w:rsidRPr="00201B09">
      <w:rPr>
        <w:b/>
        <w:bCs/>
        <w:color w:val="0092BC" w:themeColor="accent1"/>
        <w:sz w:val="36"/>
        <w:szCs w:val="28"/>
        <w:lang w:val="en-GB"/>
      </w:rPr>
      <w:fldChar w:fldCharType="end"/>
    </w:r>
  </w:p>
  <w:p w14:paraId="2BAA99B8" w14:textId="77777777" w:rsidR="001729F2" w:rsidRPr="00D1107F" w:rsidRDefault="001729F2" w:rsidP="00D1107F">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406E1F0"/>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82823F7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36C0324"/>
    <w:multiLevelType w:val="hybridMultilevel"/>
    <w:tmpl w:val="74820B8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04090B6E"/>
    <w:multiLevelType w:val="singleLevel"/>
    <w:tmpl w:val="5D84184E"/>
    <w:lvl w:ilvl="0">
      <w:start w:val="1"/>
      <w:numFmt w:val="lowerLetter"/>
      <w:lvlText w:val="%1)"/>
      <w:lvlJc w:val="left"/>
      <w:pPr>
        <w:ind w:left="720" w:hanging="360"/>
      </w:pPr>
      <w:rPr>
        <w:rFonts w:hint="default"/>
      </w:rPr>
    </w:lvl>
  </w:abstractNum>
  <w:abstractNum w:abstractNumId="4" w15:restartNumberingAfterBreak="0">
    <w:nsid w:val="0B9454F8"/>
    <w:multiLevelType w:val="multilevel"/>
    <w:tmpl w:val="3AB0C088"/>
    <w:lvl w:ilvl="0">
      <w:start w:val="1"/>
      <w:numFmt w:val="bullet"/>
      <w:lvlRestart w:val="0"/>
      <w:lvlText w:val=""/>
      <w:lvlJc w:val="left"/>
      <w:pPr>
        <w:tabs>
          <w:tab w:val="num" w:pos="360"/>
        </w:tabs>
        <w:ind w:left="284" w:hanging="284"/>
      </w:pPr>
      <w:rPr>
        <w:rFonts w:ascii="Symbol" w:hAnsi="Symbol" w:hint="default"/>
      </w:rPr>
    </w:lvl>
    <w:lvl w:ilvl="1">
      <w:start w:val="1"/>
      <w:numFmt w:val="lowerLetter"/>
      <w:lvlText w:val="%2)"/>
      <w:lvlJc w:val="left"/>
      <w:pPr>
        <w:ind w:left="284" w:hanging="284"/>
      </w:pPr>
      <w:rPr>
        <w:rFonts w:hint="default"/>
        <w:u w:color="FFFFFF"/>
        <w:lang w:val="en-GB"/>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8470F4"/>
    <w:multiLevelType w:val="singleLevel"/>
    <w:tmpl w:val="08090017"/>
    <w:lvl w:ilvl="0">
      <w:start w:val="1"/>
      <w:numFmt w:val="lowerLetter"/>
      <w:lvlText w:val="%1)"/>
      <w:lvlJc w:val="left"/>
      <w:pPr>
        <w:ind w:left="720" w:hanging="360"/>
      </w:pPr>
      <w:rPr>
        <w:rFonts w:hint="default"/>
      </w:rPr>
    </w:lvl>
  </w:abstractNum>
  <w:abstractNum w:abstractNumId="6" w15:restartNumberingAfterBreak="0">
    <w:nsid w:val="1E4333BD"/>
    <w:multiLevelType w:val="hybridMultilevel"/>
    <w:tmpl w:val="3B3275C4"/>
    <w:lvl w:ilvl="0" w:tplc="5F84C882">
      <w:start w:val="1"/>
      <w:numFmt w:val="decimal"/>
      <w:lvlText w:val="%1)"/>
      <w:lvlJc w:val="center"/>
      <w:pPr>
        <w:ind w:left="567" w:hanging="207"/>
      </w:pPr>
      <w:rPr>
        <w:rFonts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start w:val="1"/>
      <w:numFmt w:val="bullet"/>
      <w:lvlText w:val="o"/>
      <w:lvlJc w:val="left"/>
      <w:pPr>
        <w:ind w:left="3600" w:hanging="360"/>
      </w:pPr>
      <w:rPr>
        <w:rFonts w:ascii="Courier New" w:hAnsi="Courier New" w:cs="Courier New" w:hint="default"/>
      </w:rPr>
    </w:lvl>
    <w:lvl w:ilvl="5" w:tplc="04140005">
      <w:start w:val="1"/>
      <w:numFmt w:val="bullet"/>
      <w:lvlText w:val=""/>
      <w:lvlJc w:val="left"/>
      <w:pPr>
        <w:ind w:left="4320" w:hanging="360"/>
      </w:pPr>
      <w:rPr>
        <w:rFonts w:ascii="Wingdings" w:hAnsi="Wingdings" w:hint="default"/>
      </w:rPr>
    </w:lvl>
    <w:lvl w:ilvl="6" w:tplc="04140001">
      <w:start w:val="1"/>
      <w:numFmt w:val="bullet"/>
      <w:lvlText w:val=""/>
      <w:lvlJc w:val="left"/>
      <w:pPr>
        <w:ind w:left="5040" w:hanging="360"/>
      </w:pPr>
      <w:rPr>
        <w:rFonts w:ascii="Symbol" w:hAnsi="Symbol" w:hint="default"/>
      </w:rPr>
    </w:lvl>
    <w:lvl w:ilvl="7" w:tplc="04140003">
      <w:start w:val="1"/>
      <w:numFmt w:val="bullet"/>
      <w:lvlText w:val="o"/>
      <w:lvlJc w:val="left"/>
      <w:pPr>
        <w:ind w:left="5760" w:hanging="360"/>
      </w:pPr>
      <w:rPr>
        <w:rFonts w:ascii="Courier New" w:hAnsi="Courier New" w:cs="Courier New" w:hint="default"/>
      </w:rPr>
    </w:lvl>
    <w:lvl w:ilvl="8" w:tplc="04140005">
      <w:start w:val="1"/>
      <w:numFmt w:val="bullet"/>
      <w:lvlText w:val=""/>
      <w:lvlJc w:val="left"/>
      <w:pPr>
        <w:ind w:left="6480" w:hanging="360"/>
      </w:pPr>
      <w:rPr>
        <w:rFonts w:ascii="Wingdings" w:hAnsi="Wingdings" w:hint="default"/>
      </w:rPr>
    </w:lvl>
  </w:abstractNum>
  <w:abstractNum w:abstractNumId="7" w15:restartNumberingAfterBreak="0">
    <w:nsid w:val="20EC3DCF"/>
    <w:multiLevelType w:val="multilevel"/>
    <w:tmpl w:val="3B488F46"/>
    <w:lvl w:ilvl="0">
      <w:start w:val="1"/>
      <w:numFmt w:val="lowerLetter"/>
      <w:lvlText w:val="%1)"/>
      <w:lvlJc w:val="left"/>
      <w:pPr>
        <w:tabs>
          <w:tab w:val="num" w:pos="360"/>
        </w:tabs>
        <w:ind w:left="360" w:hanging="360"/>
      </w:pPr>
      <w:rPr>
        <w:rFonts w:hint="default"/>
        <w:u w:color="FFFFFF"/>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2D45E41"/>
    <w:multiLevelType w:val="multilevel"/>
    <w:tmpl w:val="CDA24DBA"/>
    <w:lvl w:ilvl="0">
      <w:start w:val="1"/>
      <w:numFmt w:val="lowerLetter"/>
      <w:lvlText w:val="%1)"/>
      <w:lvlJc w:val="left"/>
      <w:pPr>
        <w:tabs>
          <w:tab w:val="num" w:pos="360"/>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D557DD"/>
    <w:multiLevelType w:val="multilevel"/>
    <w:tmpl w:val="F4420CE4"/>
    <w:lvl w:ilvl="0">
      <w:start w:val="1"/>
      <w:numFmt w:val="lowerLetter"/>
      <w:lvlText w:val="%1)"/>
      <w:lvlJc w:val="left"/>
      <w:pPr>
        <w:tabs>
          <w:tab w:val="num" w:pos="360"/>
        </w:tabs>
        <w:ind w:left="284" w:hanging="284"/>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4EE6ABA"/>
    <w:multiLevelType w:val="multilevel"/>
    <w:tmpl w:val="2DFC8E62"/>
    <w:styleLink w:val="ListBullets1"/>
    <w:lvl w:ilvl="0">
      <w:start w:val="1"/>
      <w:numFmt w:val="bullet"/>
      <w:lvlRestart w:val="0"/>
      <w:lvlText w:val="■"/>
      <w:lvlJc w:val="left"/>
      <w:pPr>
        <w:tabs>
          <w:tab w:val="num" w:pos="284"/>
        </w:tabs>
        <w:ind w:left="284" w:hanging="284"/>
      </w:pPr>
      <w:rPr>
        <w:rFonts w:ascii="Arial" w:hAnsi="Arial" w:hint="default"/>
        <w:color w:val="0092BC" w:themeColor="accent1"/>
      </w:rPr>
    </w:lvl>
    <w:lvl w:ilvl="1">
      <w:start w:val="1"/>
      <w:numFmt w:val="bullet"/>
      <w:lvlText w:val="■"/>
      <w:lvlJc w:val="left"/>
      <w:pPr>
        <w:ind w:left="567" w:hanging="283"/>
      </w:pPr>
      <w:rPr>
        <w:rFonts w:ascii="Arial" w:hAnsi="Arial" w:hint="default"/>
        <w:color w:val="706F6F" w:themeColor="accent2"/>
      </w:rPr>
    </w:lvl>
    <w:lvl w:ilvl="2">
      <w:start w:val="1"/>
      <w:numFmt w:val="bullet"/>
      <w:lvlText w:val=""/>
      <w:lvlJc w:val="left"/>
      <w:pPr>
        <w:ind w:left="851" w:hanging="284"/>
      </w:pPr>
      <w:rPr>
        <w:rFonts w:ascii="Wingdings" w:hAnsi="Wingdings" w:hint="default"/>
        <w:color w:val="000000" w:themeColor="text1"/>
      </w:rPr>
    </w:lvl>
    <w:lvl w:ilvl="3">
      <w:start w:val="1"/>
      <w:numFmt w:val="bullet"/>
      <w:lvlText w:val=""/>
      <w:lvlJc w:val="left"/>
      <w:pPr>
        <w:ind w:left="1134" w:hanging="283"/>
      </w:pPr>
      <w:rPr>
        <w:rFonts w:ascii="Wingdings" w:hAnsi="Wingdings" w:hint="default"/>
        <w:color w:val="706F6F" w:themeColor="accent2"/>
      </w:rPr>
    </w:lvl>
    <w:lvl w:ilvl="4">
      <w:start w:val="1"/>
      <w:numFmt w:val="bullet"/>
      <w:lvlText w:val=""/>
      <w:lvlJc w:val="left"/>
      <w:pPr>
        <w:ind w:left="1418" w:hanging="284"/>
      </w:pPr>
      <w:rPr>
        <w:rFonts w:ascii="Wingdings" w:hAnsi="Wingdings" w:hint="default"/>
        <w:color w:val="000000" w:themeColor="text1"/>
      </w:rPr>
    </w:lvl>
    <w:lvl w:ilvl="5">
      <w:start w:val="1"/>
      <w:numFmt w:val="bullet"/>
      <w:lvlText w:val=""/>
      <w:lvlJc w:val="left"/>
      <w:pPr>
        <w:ind w:left="1701" w:hanging="283"/>
      </w:pPr>
      <w:rPr>
        <w:rFonts w:ascii="Wingdings 2" w:hAnsi="Wingdings 2" w:hint="default"/>
      </w:rPr>
    </w:lvl>
    <w:lvl w:ilvl="6">
      <w:start w:val="1"/>
      <w:numFmt w:val="bullet"/>
      <w:lvlText w:val=""/>
      <w:lvlJc w:val="left"/>
      <w:pPr>
        <w:ind w:left="1985" w:hanging="284"/>
      </w:pPr>
      <w:rPr>
        <w:rFonts w:ascii="Wingdings 2" w:hAnsi="Wingdings 2" w:hint="default"/>
      </w:rPr>
    </w:lvl>
    <w:lvl w:ilvl="7">
      <w:start w:val="1"/>
      <w:numFmt w:val="bullet"/>
      <w:lvlText w:val=""/>
      <w:lvlJc w:val="left"/>
      <w:pPr>
        <w:ind w:left="2268" w:hanging="283"/>
      </w:pPr>
      <w:rPr>
        <w:rFonts w:ascii="Wingdings 2" w:hAnsi="Wingdings 2" w:hint="default"/>
      </w:rPr>
    </w:lvl>
    <w:lvl w:ilvl="8">
      <w:start w:val="1"/>
      <w:numFmt w:val="bullet"/>
      <w:lvlText w:val=""/>
      <w:lvlJc w:val="left"/>
      <w:pPr>
        <w:ind w:left="2552" w:hanging="284"/>
      </w:pPr>
      <w:rPr>
        <w:rFonts w:ascii="Wingdings 2" w:hAnsi="Wingdings 2" w:hint="default"/>
      </w:rPr>
    </w:lvl>
  </w:abstractNum>
  <w:abstractNum w:abstractNumId="11" w15:restartNumberingAfterBreak="0">
    <w:nsid w:val="2629383A"/>
    <w:multiLevelType w:val="hybridMultilevel"/>
    <w:tmpl w:val="7F88296A"/>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75A5126"/>
    <w:multiLevelType w:val="hybridMultilevel"/>
    <w:tmpl w:val="D444F680"/>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7D7BC7"/>
    <w:multiLevelType w:val="hybridMultilevel"/>
    <w:tmpl w:val="2BB051A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ED198C"/>
    <w:multiLevelType w:val="hybridMultilevel"/>
    <w:tmpl w:val="C2D861D2"/>
    <w:lvl w:ilvl="0" w:tplc="8954C65E">
      <w:start w:val="1"/>
      <w:numFmt w:val="lowerLetter"/>
      <w:lvlText w:val="%1)"/>
      <w:lvlJc w:val="left"/>
      <w:pPr>
        <w:ind w:left="284" w:hanging="284"/>
      </w:pPr>
      <w:rPr>
        <w:rFonts w:hint="default"/>
        <w:color w:val="auto"/>
        <w:sz w:val="22"/>
        <w:szCs w:val="22"/>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A0128AB"/>
    <w:multiLevelType w:val="hybridMultilevel"/>
    <w:tmpl w:val="DDBE7962"/>
    <w:lvl w:ilvl="0" w:tplc="08090017">
      <w:start w:val="1"/>
      <w:numFmt w:val="lowerLetter"/>
      <w:lvlText w:val="%1)"/>
      <w:lvlJc w:val="left"/>
      <w:pPr>
        <w:ind w:left="720" w:hanging="360"/>
      </w:pPr>
      <w:rPr>
        <w:rFonts w:hint="default"/>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9731D2"/>
    <w:multiLevelType w:val="multilevel"/>
    <w:tmpl w:val="660098E4"/>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3360C6"/>
    <w:multiLevelType w:val="multilevel"/>
    <w:tmpl w:val="A5C2ACF8"/>
    <w:lvl w:ilvl="0">
      <w:start w:val="1"/>
      <w:numFmt w:val="lowerLetter"/>
      <w:lvlText w:val="%1)"/>
      <w:lvlJc w:val="left"/>
      <w:pPr>
        <w:tabs>
          <w:tab w:val="num" w:pos="360"/>
        </w:tabs>
        <w:ind w:left="360" w:hanging="360"/>
      </w:pPr>
      <w:rPr>
        <w:rFonts w:hint="default"/>
      </w:rPr>
    </w:lvl>
    <w:lvl w:ilvl="1">
      <w:start w:val="1"/>
      <w:numFmt w:val="decimal"/>
      <w:lvlText w:val="%1.%2"/>
      <w:lvlJc w:val="left"/>
      <w:pPr>
        <w:tabs>
          <w:tab w:val="num" w:pos="792"/>
        </w:tabs>
        <w:ind w:left="284" w:hanging="284"/>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3207"/>
        </w:tabs>
        <w:ind w:left="2919"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306E24F9"/>
    <w:multiLevelType w:val="multilevel"/>
    <w:tmpl w:val="F4B8E2B4"/>
    <w:styleLink w:val="111111"/>
    <w:lvl w:ilvl="0">
      <w:start w:val="1"/>
      <w:numFmt w:val="decimal"/>
      <w:pStyle w:val="Heading1"/>
      <w:lvlText w:val="%1"/>
      <w:lvlJc w:val="left"/>
      <w:pPr>
        <w:tabs>
          <w:tab w:val="num" w:pos="284"/>
        </w:tabs>
        <w:ind w:left="284" w:hanging="284"/>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247"/>
        </w:tabs>
        <w:ind w:left="1247" w:hanging="680"/>
      </w:pPr>
      <w:rPr>
        <w:rFonts w:hint="default"/>
      </w:rPr>
    </w:lvl>
    <w:lvl w:ilvl="3">
      <w:start w:val="1"/>
      <w:numFmt w:val="decimal"/>
      <w:pStyle w:val="Heading4"/>
      <w:lvlText w:val="%1.%2.%3.%4"/>
      <w:lvlJc w:val="left"/>
      <w:pPr>
        <w:tabs>
          <w:tab w:val="num" w:pos="851"/>
        </w:tabs>
        <w:ind w:left="851" w:hanging="851"/>
      </w:pPr>
      <w:rPr>
        <w:rFonts w:hint="default"/>
      </w:rPr>
    </w:lvl>
    <w:lvl w:ilvl="4">
      <w:start w:val="1"/>
      <w:numFmt w:val="decimal"/>
      <w:pStyle w:val="Heading5"/>
      <w:lvlText w:val="%1.%2.%3.%4.%5"/>
      <w:lvlJc w:val="left"/>
      <w:pPr>
        <w:tabs>
          <w:tab w:val="num" w:pos="964"/>
        </w:tabs>
        <w:ind w:left="964" w:hanging="964"/>
      </w:pPr>
      <w:rPr>
        <w:rFonts w:hint="default"/>
      </w:rPr>
    </w:lvl>
    <w:lvl w:ilvl="5">
      <w:start w:val="1"/>
      <w:numFmt w:val="decimal"/>
      <w:pStyle w:val="Heading6"/>
      <w:lvlText w:val="%1.%2.%3.%4.%5.%6"/>
      <w:lvlJc w:val="left"/>
      <w:pPr>
        <w:tabs>
          <w:tab w:val="num" w:pos="1134"/>
        </w:tabs>
        <w:ind w:left="1134" w:hanging="1134"/>
      </w:pPr>
      <w:rPr>
        <w:rFonts w:hint="default"/>
      </w:rPr>
    </w:lvl>
    <w:lvl w:ilvl="6">
      <w:start w:val="1"/>
      <w:numFmt w:val="decimal"/>
      <w:pStyle w:val="Heading7"/>
      <w:lvlText w:val="%1.%2.%3.%4.%5.%6.%7"/>
      <w:lvlJc w:val="left"/>
      <w:pPr>
        <w:tabs>
          <w:tab w:val="num" w:pos="1247"/>
        </w:tabs>
        <w:ind w:left="1247" w:hanging="1247"/>
      </w:pPr>
      <w:rPr>
        <w:rFonts w:hint="default"/>
      </w:rPr>
    </w:lvl>
    <w:lvl w:ilvl="7">
      <w:start w:val="1"/>
      <w:numFmt w:val="decimal"/>
      <w:pStyle w:val="Heading8"/>
      <w:lvlText w:val="%1.%2.%3.%4.%5.%6.%7.%8"/>
      <w:lvlJc w:val="left"/>
      <w:pPr>
        <w:tabs>
          <w:tab w:val="num" w:pos="1418"/>
        </w:tabs>
        <w:ind w:left="1418" w:hanging="1418"/>
      </w:pPr>
      <w:rPr>
        <w:rFonts w:hint="default"/>
      </w:rPr>
    </w:lvl>
    <w:lvl w:ilvl="8">
      <w:start w:val="1"/>
      <w:numFmt w:val="decimal"/>
      <w:pStyle w:val="Heading9"/>
      <w:lvlText w:val="%1.%2.%3.%4.%5.%6.%7.%8.%9"/>
      <w:lvlJc w:val="left"/>
      <w:pPr>
        <w:tabs>
          <w:tab w:val="num" w:pos="1701"/>
        </w:tabs>
        <w:ind w:left="1701" w:hanging="1701"/>
      </w:pPr>
      <w:rPr>
        <w:rFonts w:hint="default"/>
      </w:rPr>
    </w:lvl>
  </w:abstractNum>
  <w:abstractNum w:abstractNumId="19" w15:restartNumberingAfterBreak="0">
    <w:nsid w:val="31A95348"/>
    <w:multiLevelType w:val="hybridMultilevel"/>
    <w:tmpl w:val="76F041FE"/>
    <w:lvl w:ilvl="0" w:tplc="0414000F">
      <w:start w:val="1"/>
      <w:numFmt w:val="decimal"/>
      <w:lvlText w:val="%1."/>
      <w:lvlJc w:val="left"/>
      <w:pPr>
        <w:ind w:left="720" w:hanging="360"/>
      </w:pPr>
    </w:lvl>
    <w:lvl w:ilvl="1" w:tplc="04140001">
      <w:start w:val="1"/>
      <w:numFmt w:val="bullet"/>
      <w:lvlText w:val=""/>
      <w:lvlJc w:val="left"/>
      <w:pPr>
        <w:ind w:left="1440" w:hanging="360"/>
      </w:pPr>
      <w:rPr>
        <w:rFonts w:ascii="Symbol" w:hAnsi="Symbol" w:hint="default"/>
      </w:r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20" w15:restartNumberingAfterBreak="0">
    <w:nsid w:val="334E063A"/>
    <w:multiLevelType w:val="multilevel"/>
    <w:tmpl w:val="8CCE6280"/>
    <w:lvl w:ilvl="0">
      <w:start w:val="1"/>
      <w:numFmt w:val="decimal"/>
      <w:lvlText w:val="%1"/>
      <w:lvlJc w:val="left"/>
      <w:pPr>
        <w:tabs>
          <w:tab w:val="num" w:pos="502"/>
        </w:tabs>
        <w:ind w:left="502" w:hanging="360"/>
      </w:pPr>
      <w:rPr>
        <w:rFonts w:hint="default"/>
      </w:rPr>
    </w:lvl>
    <w:lvl w:ilvl="1">
      <w:start w:val="1"/>
      <w:numFmt w:val="decimal"/>
      <w:lvlText w:val="%1.%2"/>
      <w:lvlJc w:val="left"/>
      <w:pPr>
        <w:tabs>
          <w:tab w:val="num" w:pos="574"/>
        </w:tabs>
        <w:ind w:left="574" w:hanging="432"/>
      </w:pPr>
      <w:rPr>
        <w:rFonts w:hint="default"/>
        <w:b/>
        <w:bCs w:val="0"/>
        <w:color w:val="auto"/>
      </w:rPr>
    </w:lvl>
    <w:lvl w:ilvl="2">
      <w:start w:val="1"/>
      <w:numFmt w:val="decimal"/>
      <w:lvlText w:val="%1.%2.%3"/>
      <w:lvlJc w:val="left"/>
      <w:pPr>
        <w:tabs>
          <w:tab w:val="num" w:pos="862"/>
        </w:tabs>
        <w:ind w:left="646"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3207"/>
        </w:tabs>
        <w:ind w:left="2919"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337A045C"/>
    <w:multiLevelType w:val="hybridMultilevel"/>
    <w:tmpl w:val="C9567F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5D26D57"/>
    <w:multiLevelType w:val="hybridMultilevel"/>
    <w:tmpl w:val="FF90C5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3A895116"/>
    <w:multiLevelType w:val="hybridMultilevel"/>
    <w:tmpl w:val="FEC67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F764DD9"/>
    <w:multiLevelType w:val="singleLevel"/>
    <w:tmpl w:val="08090017"/>
    <w:lvl w:ilvl="0">
      <w:start w:val="1"/>
      <w:numFmt w:val="lowerLetter"/>
      <w:lvlText w:val="%1)"/>
      <w:lvlJc w:val="left"/>
      <w:pPr>
        <w:ind w:left="720" w:hanging="360"/>
      </w:pPr>
      <w:rPr>
        <w:rFonts w:hint="default"/>
      </w:rPr>
    </w:lvl>
  </w:abstractNum>
  <w:abstractNum w:abstractNumId="25" w15:restartNumberingAfterBreak="0">
    <w:nsid w:val="400E18F1"/>
    <w:multiLevelType w:val="hybridMultilevel"/>
    <w:tmpl w:val="FA7CFA72"/>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233F56"/>
    <w:multiLevelType w:val="singleLevel"/>
    <w:tmpl w:val="08090017"/>
    <w:lvl w:ilvl="0">
      <w:start w:val="1"/>
      <w:numFmt w:val="lowerLetter"/>
      <w:lvlText w:val="%1)"/>
      <w:lvlJc w:val="left"/>
      <w:pPr>
        <w:ind w:left="360" w:hanging="360"/>
      </w:pPr>
      <w:rPr>
        <w:rFonts w:hint="default"/>
      </w:rPr>
    </w:lvl>
  </w:abstractNum>
  <w:abstractNum w:abstractNumId="27" w15:restartNumberingAfterBreak="0">
    <w:nsid w:val="44E410D6"/>
    <w:multiLevelType w:val="hybridMultilevel"/>
    <w:tmpl w:val="4962A934"/>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59C3C7D"/>
    <w:multiLevelType w:val="hybridMultilevel"/>
    <w:tmpl w:val="41409CDC"/>
    <w:lvl w:ilvl="0" w:tplc="08090017">
      <w:start w:val="1"/>
      <w:numFmt w:val="lowerLetter"/>
      <w:lvlText w:val="%1)"/>
      <w:lvlJc w:val="left"/>
      <w:pPr>
        <w:ind w:left="720" w:hanging="360"/>
      </w:pPr>
      <w:rPr>
        <w:rFonts w:hint="default"/>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663791C"/>
    <w:multiLevelType w:val="hybridMultilevel"/>
    <w:tmpl w:val="D79C22C0"/>
    <w:lvl w:ilvl="0" w:tplc="8954C65E">
      <w:start w:val="1"/>
      <w:numFmt w:val="lowerLetter"/>
      <w:lvlText w:val="%1)"/>
      <w:lvlJc w:val="left"/>
      <w:pPr>
        <w:ind w:left="284" w:hanging="284"/>
      </w:pPr>
      <w:rPr>
        <w:rFonts w:hint="default"/>
        <w:color w:val="auto"/>
        <w:sz w:val="22"/>
        <w:szCs w:val="22"/>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86B75F3"/>
    <w:multiLevelType w:val="multilevel"/>
    <w:tmpl w:val="248A34D8"/>
    <w:lvl w:ilvl="0">
      <w:start w:val="1"/>
      <w:numFmt w:val="lowerLetter"/>
      <w:lvlText w:val="%1)"/>
      <w:lvlJc w:val="left"/>
      <w:pPr>
        <w:tabs>
          <w:tab w:val="num" w:pos="360"/>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4AC37238"/>
    <w:multiLevelType w:val="hybridMultilevel"/>
    <w:tmpl w:val="43E06F34"/>
    <w:lvl w:ilvl="0" w:tplc="08090017">
      <w:start w:val="1"/>
      <w:numFmt w:val="lowerLetter"/>
      <w:lvlText w:val="%1)"/>
      <w:lvlJc w:val="left"/>
      <w:pPr>
        <w:ind w:left="720" w:hanging="360"/>
      </w:pPr>
      <w:rPr>
        <w:rFonts w:hint="default"/>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B5D7A1D"/>
    <w:multiLevelType w:val="multilevel"/>
    <w:tmpl w:val="C0BCA28A"/>
    <w:lvl w:ilvl="0">
      <w:start w:val="1"/>
      <w:numFmt w:val="lowerLetter"/>
      <w:lvlText w:val="%1)"/>
      <w:lvlJc w:val="left"/>
      <w:pPr>
        <w:tabs>
          <w:tab w:val="num" w:pos="360"/>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B5E28AB"/>
    <w:multiLevelType w:val="hybridMultilevel"/>
    <w:tmpl w:val="44A84D98"/>
    <w:lvl w:ilvl="0" w:tplc="08090017">
      <w:start w:val="1"/>
      <w:numFmt w:val="lowerLetter"/>
      <w:lvlText w:val="%1)"/>
      <w:lvlJc w:val="left"/>
      <w:pPr>
        <w:ind w:left="397" w:hanging="397"/>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C175B1A"/>
    <w:multiLevelType w:val="hybridMultilevel"/>
    <w:tmpl w:val="6A10490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5" w15:restartNumberingAfterBreak="0">
    <w:nsid w:val="4DDF207C"/>
    <w:multiLevelType w:val="multilevel"/>
    <w:tmpl w:val="EB384C52"/>
    <w:lvl w:ilvl="0">
      <w:start w:val="1"/>
      <w:numFmt w:val="lowerLetter"/>
      <w:lvlText w:val="%1)"/>
      <w:lvlJc w:val="left"/>
      <w:pPr>
        <w:tabs>
          <w:tab w:val="num" w:pos="360"/>
        </w:tabs>
        <w:ind w:left="284" w:hanging="284"/>
      </w:pPr>
      <w:rPr>
        <w:rFonts w:hint="default"/>
        <w:u w:color="FFFFF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4E456809"/>
    <w:multiLevelType w:val="singleLevel"/>
    <w:tmpl w:val="5D84184E"/>
    <w:lvl w:ilvl="0">
      <w:start w:val="1"/>
      <w:numFmt w:val="lowerLetter"/>
      <w:lvlText w:val="%1)"/>
      <w:lvlJc w:val="left"/>
      <w:pPr>
        <w:ind w:left="360" w:hanging="360"/>
      </w:pPr>
      <w:rPr>
        <w:rFonts w:hint="default"/>
      </w:rPr>
    </w:lvl>
  </w:abstractNum>
  <w:abstractNum w:abstractNumId="37" w15:restartNumberingAfterBreak="0">
    <w:nsid w:val="4EAF5EEE"/>
    <w:multiLevelType w:val="hybridMultilevel"/>
    <w:tmpl w:val="3214B458"/>
    <w:lvl w:ilvl="0" w:tplc="08090017">
      <w:start w:val="1"/>
      <w:numFmt w:val="lowerLetter"/>
      <w:lvlText w:val="%1)"/>
      <w:lvlJc w:val="left"/>
      <w:pPr>
        <w:ind w:left="340" w:hanging="340"/>
      </w:pPr>
      <w:rPr>
        <w:rFonts w:hint="default"/>
        <w:u w:color="FFFFF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F69478F"/>
    <w:multiLevelType w:val="multilevel"/>
    <w:tmpl w:val="8A58D6A2"/>
    <w:lvl w:ilvl="0">
      <w:start w:val="1"/>
      <w:numFmt w:val="lowerLetter"/>
      <w:lvlText w:val="%1)"/>
      <w:lvlJc w:val="left"/>
      <w:pPr>
        <w:tabs>
          <w:tab w:val="num" w:pos="360"/>
        </w:tabs>
        <w:ind w:left="360" w:hanging="360"/>
      </w:pPr>
      <w:rPr>
        <w:rFonts w:hint="default"/>
        <w:u w:color="FFFFF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5056412F"/>
    <w:multiLevelType w:val="multilevel"/>
    <w:tmpl w:val="3B8A8C2E"/>
    <w:styleLink w:val="ListInputsOutputs"/>
    <w:lvl w:ilvl="0">
      <w:start w:val="1"/>
      <w:numFmt w:val="bullet"/>
      <w:pStyle w:val="ListInputOutput"/>
      <w:lvlText w:val="■"/>
      <w:lvlJc w:val="left"/>
      <w:pPr>
        <w:ind w:left="284" w:hanging="284"/>
      </w:pPr>
      <w:rPr>
        <w:rFonts w:ascii="Arial" w:hAnsi="Arial" w:hint="default"/>
        <w:color w:val="0092BC" w:themeColor="accent1"/>
      </w:rPr>
    </w:lvl>
    <w:lvl w:ilvl="1">
      <w:start w:val="1"/>
      <w:numFmt w:val="bullet"/>
      <w:lvlText w:val="■"/>
      <w:lvlJc w:val="left"/>
      <w:pPr>
        <w:ind w:left="568" w:hanging="284"/>
      </w:pPr>
      <w:rPr>
        <w:rFonts w:ascii="Arial" w:hAnsi="Arial" w:hint="default"/>
        <w:color w:val="706F6F" w:themeColor="accent2"/>
      </w:rPr>
    </w:lvl>
    <w:lvl w:ilvl="2">
      <w:start w:val="1"/>
      <w:numFmt w:val="bullet"/>
      <w:lvlText w:val=""/>
      <w:lvlJc w:val="left"/>
      <w:pPr>
        <w:ind w:left="852" w:hanging="284"/>
      </w:pPr>
      <w:rPr>
        <w:rFonts w:ascii="Wingdings" w:hAnsi="Wingdings" w:hint="default"/>
        <w:color w:val="000000" w:themeColor="text1"/>
      </w:rPr>
    </w:lvl>
    <w:lvl w:ilvl="3">
      <w:start w:val="1"/>
      <w:numFmt w:val="bullet"/>
      <w:lvlText w:val=""/>
      <w:lvlJc w:val="left"/>
      <w:pPr>
        <w:ind w:left="1136" w:hanging="284"/>
      </w:pPr>
      <w:rPr>
        <w:rFonts w:ascii="Wingdings" w:hAnsi="Wingdings" w:hint="default"/>
        <w:color w:val="706F6F" w:themeColor="accent2"/>
      </w:rPr>
    </w:lvl>
    <w:lvl w:ilvl="4">
      <w:start w:val="1"/>
      <w:numFmt w:val="bullet"/>
      <w:lvlText w:val=""/>
      <w:lvlJc w:val="left"/>
      <w:pPr>
        <w:ind w:left="1420" w:hanging="284"/>
      </w:pPr>
      <w:rPr>
        <w:rFonts w:ascii="Wingdings" w:hAnsi="Wingdings" w:hint="default"/>
        <w:color w:val="auto"/>
      </w:rPr>
    </w:lvl>
    <w:lvl w:ilvl="5">
      <w:start w:val="1"/>
      <w:numFmt w:val="bullet"/>
      <w:lvlText w:val=""/>
      <w:lvlJc w:val="left"/>
      <w:pPr>
        <w:ind w:left="1704" w:hanging="284"/>
      </w:pPr>
      <w:rPr>
        <w:rFonts w:ascii="Wingdings 2" w:hAnsi="Wingdings 2" w:hint="default"/>
      </w:rPr>
    </w:lvl>
    <w:lvl w:ilvl="6">
      <w:start w:val="1"/>
      <w:numFmt w:val="bullet"/>
      <w:lvlText w:val=""/>
      <w:lvlJc w:val="left"/>
      <w:pPr>
        <w:ind w:left="1988" w:hanging="284"/>
      </w:pPr>
      <w:rPr>
        <w:rFonts w:ascii="Wingdings 2" w:hAnsi="Wingdings 2" w:hint="default"/>
      </w:rPr>
    </w:lvl>
    <w:lvl w:ilvl="7">
      <w:start w:val="1"/>
      <w:numFmt w:val="none"/>
      <w:lvlText w:val="%8."/>
      <w:lvlJc w:val="left"/>
      <w:pPr>
        <w:ind w:left="2272" w:hanging="284"/>
      </w:pPr>
      <w:rPr>
        <w:rFonts w:hint="default"/>
      </w:rPr>
    </w:lvl>
    <w:lvl w:ilvl="8">
      <w:start w:val="1"/>
      <w:numFmt w:val="none"/>
      <w:lvlText w:val="%9."/>
      <w:lvlJc w:val="left"/>
      <w:pPr>
        <w:ind w:left="2556" w:hanging="284"/>
      </w:pPr>
      <w:rPr>
        <w:rFonts w:hint="default"/>
      </w:rPr>
    </w:lvl>
  </w:abstractNum>
  <w:abstractNum w:abstractNumId="40" w15:restartNumberingAfterBreak="0">
    <w:nsid w:val="51BF4C8E"/>
    <w:multiLevelType w:val="hybridMultilevel"/>
    <w:tmpl w:val="75083364"/>
    <w:lvl w:ilvl="0" w:tplc="ED94DFE0">
      <w:start w:val="1"/>
      <w:numFmt w:val="bullet"/>
      <w:lvlText w:val=""/>
      <w:lvlJc w:val="left"/>
      <w:pPr>
        <w:tabs>
          <w:tab w:val="num" w:pos="720"/>
        </w:tabs>
        <w:ind w:left="720" w:hanging="360"/>
      </w:pPr>
      <w:rPr>
        <w:rFonts w:ascii="Wingdings" w:hAnsi="Wingdings" w:hint="default"/>
      </w:rPr>
    </w:lvl>
    <w:lvl w:ilvl="1" w:tplc="4682783E">
      <w:start w:val="6169"/>
      <w:numFmt w:val="bullet"/>
      <w:lvlText w:val=""/>
      <w:lvlJc w:val="left"/>
      <w:pPr>
        <w:tabs>
          <w:tab w:val="num" w:pos="1440"/>
        </w:tabs>
        <w:ind w:left="1440" w:hanging="360"/>
      </w:pPr>
      <w:rPr>
        <w:rFonts w:ascii="Wingdings" w:hAnsi="Wingdings" w:hint="default"/>
      </w:rPr>
    </w:lvl>
    <w:lvl w:ilvl="2" w:tplc="4F3280C6" w:tentative="1">
      <w:start w:val="1"/>
      <w:numFmt w:val="bullet"/>
      <w:lvlText w:val=""/>
      <w:lvlJc w:val="left"/>
      <w:pPr>
        <w:tabs>
          <w:tab w:val="num" w:pos="2160"/>
        </w:tabs>
        <w:ind w:left="2160" w:hanging="360"/>
      </w:pPr>
      <w:rPr>
        <w:rFonts w:ascii="Wingdings" w:hAnsi="Wingdings" w:hint="default"/>
      </w:rPr>
    </w:lvl>
    <w:lvl w:ilvl="3" w:tplc="B5646F28" w:tentative="1">
      <w:start w:val="1"/>
      <w:numFmt w:val="bullet"/>
      <w:lvlText w:val=""/>
      <w:lvlJc w:val="left"/>
      <w:pPr>
        <w:tabs>
          <w:tab w:val="num" w:pos="2880"/>
        </w:tabs>
        <w:ind w:left="2880" w:hanging="360"/>
      </w:pPr>
      <w:rPr>
        <w:rFonts w:ascii="Wingdings" w:hAnsi="Wingdings" w:hint="default"/>
      </w:rPr>
    </w:lvl>
    <w:lvl w:ilvl="4" w:tplc="EE003038" w:tentative="1">
      <w:start w:val="1"/>
      <w:numFmt w:val="bullet"/>
      <w:lvlText w:val=""/>
      <w:lvlJc w:val="left"/>
      <w:pPr>
        <w:tabs>
          <w:tab w:val="num" w:pos="3600"/>
        </w:tabs>
        <w:ind w:left="3600" w:hanging="360"/>
      </w:pPr>
      <w:rPr>
        <w:rFonts w:ascii="Wingdings" w:hAnsi="Wingdings" w:hint="default"/>
      </w:rPr>
    </w:lvl>
    <w:lvl w:ilvl="5" w:tplc="34925032" w:tentative="1">
      <w:start w:val="1"/>
      <w:numFmt w:val="bullet"/>
      <w:lvlText w:val=""/>
      <w:lvlJc w:val="left"/>
      <w:pPr>
        <w:tabs>
          <w:tab w:val="num" w:pos="4320"/>
        </w:tabs>
        <w:ind w:left="4320" w:hanging="360"/>
      </w:pPr>
      <w:rPr>
        <w:rFonts w:ascii="Wingdings" w:hAnsi="Wingdings" w:hint="default"/>
      </w:rPr>
    </w:lvl>
    <w:lvl w:ilvl="6" w:tplc="E1A03386" w:tentative="1">
      <w:start w:val="1"/>
      <w:numFmt w:val="bullet"/>
      <w:lvlText w:val=""/>
      <w:lvlJc w:val="left"/>
      <w:pPr>
        <w:tabs>
          <w:tab w:val="num" w:pos="5040"/>
        </w:tabs>
        <w:ind w:left="5040" w:hanging="360"/>
      </w:pPr>
      <w:rPr>
        <w:rFonts w:ascii="Wingdings" w:hAnsi="Wingdings" w:hint="default"/>
      </w:rPr>
    </w:lvl>
    <w:lvl w:ilvl="7" w:tplc="0AA241B6" w:tentative="1">
      <w:start w:val="1"/>
      <w:numFmt w:val="bullet"/>
      <w:lvlText w:val=""/>
      <w:lvlJc w:val="left"/>
      <w:pPr>
        <w:tabs>
          <w:tab w:val="num" w:pos="5760"/>
        </w:tabs>
        <w:ind w:left="5760" w:hanging="360"/>
      </w:pPr>
      <w:rPr>
        <w:rFonts w:ascii="Wingdings" w:hAnsi="Wingdings" w:hint="default"/>
      </w:rPr>
    </w:lvl>
    <w:lvl w:ilvl="8" w:tplc="4092AF50"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64B31AA"/>
    <w:multiLevelType w:val="multilevel"/>
    <w:tmpl w:val="6CC8B64E"/>
    <w:lvl w:ilvl="0">
      <w:start w:val="1"/>
      <w:numFmt w:val="bullet"/>
      <w:pStyle w:val="ListParagraph"/>
      <w:lvlText w:val="■"/>
      <w:lvlJc w:val="left"/>
      <w:pPr>
        <w:tabs>
          <w:tab w:val="num" w:pos="720"/>
        </w:tabs>
        <w:ind w:left="284" w:hanging="284"/>
      </w:pPr>
      <w:rPr>
        <w:rFonts w:ascii="Arial" w:hAnsi="Arial" w:hint="default"/>
        <w:b w:val="0"/>
        <w:i w:val="0"/>
        <w:color w:val="0092BC" w:themeColor="accent1"/>
        <w:sz w:val="22"/>
      </w:rPr>
    </w:lvl>
    <w:lvl w:ilvl="1">
      <w:start w:val="1"/>
      <w:numFmt w:val="bullet"/>
      <w:lvlText w:val="■"/>
      <w:lvlJc w:val="left"/>
      <w:pPr>
        <w:ind w:left="567" w:hanging="283"/>
      </w:pPr>
      <w:rPr>
        <w:rFonts w:ascii="Arial" w:hAnsi="Arial" w:hint="default"/>
        <w:color w:val="706F6F" w:themeColor="accent2"/>
      </w:rPr>
    </w:lvl>
    <w:lvl w:ilvl="2">
      <w:start w:val="1"/>
      <w:numFmt w:val="bullet"/>
      <w:lvlText w:val=""/>
      <w:lvlJc w:val="left"/>
      <w:pPr>
        <w:ind w:left="851" w:hanging="284"/>
      </w:pPr>
      <w:rPr>
        <w:rFonts w:ascii="Wingdings" w:hAnsi="Wingdings" w:hint="default"/>
        <w:color w:val="auto"/>
      </w:rPr>
    </w:lvl>
    <w:lvl w:ilvl="3">
      <w:start w:val="1"/>
      <w:numFmt w:val="bullet"/>
      <w:lvlText w:val=""/>
      <w:lvlJc w:val="left"/>
      <w:pPr>
        <w:ind w:left="1134" w:hanging="283"/>
      </w:pPr>
      <w:rPr>
        <w:rFonts w:ascii="Wingdings" w:hAnsi="Wingdings" w:hint="default"/>
        <w:color w:val="706F6F" w:themeColor="accent2"/>
      </w:rPr>
    </w:lvl>
    <w:lvl w:ilvl="4">
      <w:start w:val="1"/>
      <w:numFmt w:val="bullet"/>
      <w:lvlText w:val=""/>
      <w:lvlJc w:val="left"/>
      <w:pPr>
        <w:ind w:left="1418" w:hanging="284"/>
      </w:pPr>
      <w:rPr>
        <w:rFonts w:ascii="Wingdings" w:hAnsi="Wingdings" w:hint="default"/>
        <w:color w:val="000000" w:themeColor="text1"/>
      </w:rPr>
    </w:lvl>
    <w:lvl w:ilvl="5">
      <w:start w:val="1"/>
      <w:numFmt w:val="bullet"/>
      <w:lvlText w:val=""/>
      <w:lvlJc w:val="left"/>
      <w:pPr>
        <w:ind w:left="1701" w:hanging="283"/>
      </w:pPr>
      <w:rPr>
        <w:rFonts w:ascii="Wingdings" w:hAnsi="Wingdings" w:hint="default"/>
        <w:color w:val="706F6F" w:themeColor="accent2"/>
      </w:rPr>
    </w:lvl>
    <w:lvl w:ilvl="6">
      <w:start w:val="1"/>
      <w:numFmt w:val="bullet"/>
      <w:lvlText w:val=""/>
      <w:lvlJc w:val="left"/>
      <w:pPr>
        <w:ind w:left="1985" w:hanging="284"/>
      </w:pPr>
      <w:rPr>
        <w:rFonts w:ascii="Wingdings" w:hAnsi="Wingdings" w:hint="default"/>
        <w:color w:val="706F6F" w:themeColor="accent2"/>
      </w:rPr>
    </w:lvl>
    <w:lvl w:ilvl="7">
      <w:start w:val="1"/>
      <w:numFmt w:val="bullet"/>
      <w:lvlText w:val=""/>
      <w:lvlJc w:val="left"/>
      <w:pPr>
        <w:ind w:left="2268" w:hanging="283"/>
      </w:pPr>
      <w:rPr>
        <w:rFonts w:ascii="Wingdings" w:hAnsi="Wingdings" w:hint="default"/>
        <w:color w:val="706F6F" w:themeColor="accent2"/>
      </w:rPr>
    </w:lvl>
    <w:lvl w:ilvl="8">
      <w:start w:val="1"/>
      <w:numFmt w:val="bullet"/>
      <w:lvlText w:val=""/>
      <w:lvlJc w:val="left"/>
      <w:pPr>
        <w:ind w:left="2552" w:hanging="284"/>
      </w:pPr>
      <w:rPr>
        <w:rFonts w:ascii="Wingdings" w:hAnsi="Wingdings" w:hint="default"/>
        <w:color w:val="706F6F" w:themeColor="accent2"/>
      </w:rPr>
    </w:lvl>
  </w:abstractNum>
  <w:abstractNum w:abstractNumId="42" w15:restartNumberingAfterBreak="0">
    <w:nsid w:val="595E31C0"/>
    <w:multiLevelType w:val="hybridMultilevel"/>
    <w:tmpl w:val="3AA4EDF2"/>
    <w:lvl w:ilvl="0" w:tplc="08090017">
      <w:start w:val="1"/>
      <w:numFmt w:val="lowerLetter"/>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61747A46"/>
    <w:multiLevelType w:val="hybridMultilevel"/>
    <w:tmpl w:val="243A3E6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6300454B"/>
    <w:multiLevelType w:val="hybridMultilevel"/>
    <w:tmpl w:val="FE06B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EF609A"/>
    <w:multiLevelType w:val="hybridMultilevel"/>
    <w:tmpl w:val="71321F82"/>
    <w:lvl w:ilvl="0" w:tplc="08090017">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50E2454"/>
    <w:multiLevelType w:val="hybridMultilevel"/>
    <w:tmpl w:val="A440BE48"/>
    <w:lvl w:ilvl="0" w:tplc="04140001">
      <w:start w:val="1"/>
      <w:numFmt w:val="bullet"/>
      <w:lvlText w:val=""/>
      <w:lvlJc w:val="left"/>
      <w:pPr>
        <w:ind w:left="1440" w:hanging="360"/>
      </w:pPr>
      <w:rPr>
        <w:rFonts w:ascii="Symbol" w:hAnsi="Symbol" w:hint="default"/>
      </w:rPr>
    </w:lvl>
    <w:lvl w:ilvl="1" w:tplc="04140003">
      <w:start w:val="1"/>
      <w:numFmt w:val="bullet"/>
      <w:lvlText w:val="o"/>
      <w:lvlJc w:val="left"/>
      <w:pPr>
        <w:ind w:left="2160" w:hanging="360"/>
      </w:pPr>
      <w:rPr>
        <w:rFonts w:ascii="Courier New" w:hAnsi="Courier New" w:cs="Courier New" w:hint="default"/>
      </w:rPr>
    </w:lvl>
    <w:lvl w:ilvl="2" w:tplc="04140005">
      <w:start w:val="1"/>
      <w:numFmt w:val="bullet"/>
      <w:lvlText w:val=""/>
      <w:lvlJc w:val="left"/>
      <w:pPr>
        <w:ind w:left="2880" w:hanging="360"/>
      </w:pPr>
      <w:rPr>
        <w:rFonts w:ascii="Wingdings" w:hAnsi="Wingdings" w:hint="default"/>
      </w:rPr>
    </w:lvl>
    <w:lvl w:ilvl="3" w:tplc="04140001">
      <w:start w:val="1"/>
      <w:numFmt w:val="bullet"/>
      <w:lvlText w:val=""/>
      <w:lvlJc w:val="left"/>
      <w:pPr>
        <w:ind w:left="3600" w:hanging="360"/>
      </w:pPr>
      <w:rPr>
        <w:rFonts w:ascii="Symbol" w:hAnsi="Symbol" w:hint="default"/>
      </w:rPr>
    </w:lvl>
    <w:lvl w:ilvl="4" w:tplc="04140003">
      <w:start w:val="1"/>
      <w:numFmt w:val="bullet"/>
      <w:lvlText w:val="o"/>
      <w:lvlJc w:val="left"/>
      <w:pPr>
        <w:ind w:left="4320" w:hanging="360"/>
      </w:pPr>
      <w:rPr>
        <w:rFonts w:ascii="Courier New" w:hAnsi="Courier New" w:cs="Courier New" w:hint="default"/>
      </w:rPr>
    </w:lvl>
    <w:lvl w:ilvl="5" w:tplc="04140005">
      <w:start w:val="1"/>
      <w:numFmt w:val="bullet"/>
      <w:lvlText w:val=""/>
      <w:lvlJc w:val="left"/>
      <w:pPr>
        <w:ind w:left="5040" w:hanging="360"/>
      </w:pPr>
      <w:rPr>
        <w:rFonts w:ascii="Wingdings" w:hAnsi="Wingdings" w:hint="default"/>
      </w:rPr>
    </w:lvl>
    <w:lvl w:ilvl="6" w:tplc="04140001">
      <w:start w:val="1"/>
      <w:numFmt w:val="bullet"/>
      <w:lvlText w:val=""/>
      <w:lvlJc w:val="left"/>
      <w:pPr>
        <w:ind w:left="5760" w:hanging="360"/>
      </w:pPr>
      <w:rPr>
        <w:rFonts w:ascii="Symbol" w:hAnsi="Symbol" w:hint="default"/>
      </w:rPr>
    </w:lvl>
    <w:lvl w:ilvl="7" w:tplc="04140003">
      <w:start w:val="1"/>
      <w:numFmt w:val="bullet"/>
      <w:lvlText w:val="o"/>
      <w:lvlJc w:val="left"/>
      <w:pPr>
        <w:ind w:left="6480" w:hanging="360"/>
      </w:pPr>
      <w:rPr>
        <w:rFonts w:ascii="Courier New" w:hAnsi="Courier New" w:cs="Courier New" w:hint="default"/>
      </w:rPr>
    </w:lvl>
    <w:lvl w:ilvl="8" w:tplc="04140005">
      <w:start w:val="1"/>
      <w:numFmt w:val="bullet"/>
      <w:lvlText w:val=""/>
      <w:lvlJc w:val="left"/>
      <w:pPr>
        <w:ind w:left="7200" w:hanging="360"/>
      </w:pPr>
      <w:rPr>
        <w:rFonts w:ascii="Wingdings" w:hAnsi="Wingdings" w:hint="default"/>
      </w:rPr>
    </w:lvl>
  </w:abstractNum>
  <w:abstractNum w:abstractNumId="47" w15:restartNumberingAfterBreak="0">
    <w:nsid w:val="656E7EFE"/>
    <w:multiLevelType w:val="hybridMultilevel"/>
    <w:tmpl w:val="47B2DA4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8" w15:restartNumberingAfterBreak="0">
    <w:nsid w:val="65A82121"/>
    <w:multiLevelType w:val="hybridMultilevel"/>
    <w:tmpl w:val="635890E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76433F7"/>
    <w:multiLevelType w:val="hybridMultilevel"/>
    <w:tmpl w:val="7CBCA5C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0" w15:restartNumberingAfterBreak="0">
    <w:nsid w:val="678A65EB"/>
    <w:multiLevelType w:val="hybridMultilevel"/>
    <w:tmpl w:val="3500892A"/>
    <w:lvl w:ilvl="0" w:tplc="0809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51" w15:restartNumberingAfterBreak="0">
    <w:nsid w:val="67DF1CD4"/>
    <w:multiLevelType w:val="hybridMultilevel"/>
    <w:tmpl w:val="6A3C167E"/>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A0346DF"/>
    <w:multiLevelType w:val="hybridMultilevel"/>
    <w:tmpl w:val="93245A4C"/>
    <w:lvl w:ilvl="0" w:tplc="97EE09F8">
      <w:start w:val="1"/>
      <w:numFmt w:val="bullet"/>
      <w:pStyle w:val="bulletline"/>
      <w:lvlText w:val="–"/>
      <w:lvlJc w:val="left"/>
      <w:pPr>
        <w:tabs>
          <w:tab w:val="num" w:pos="1069"/>
        </w:tabs>
        <w:ind w:left="1069" w:hanging="360"/>
      </w:pPr>
      <w:rPr>
        <w:rFonts w:ascii="Arial" w:hAnsi="Arial" w:hint="default"/>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6E1320EC"/>
    <w:multiLevelType w:val="hybridMultilevel"/>
    <w:tmpl w:val="4CE2003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4" w15:restartNumberingAfterBreak="0">
    <w:nsid w:val="6FF308A9"/>
    <w:multiLevelType w:val="hybridMultilevel"/>
    <w:tmpl w:val="F6D4D63A"/>
    <w:lvl w:ilvl="0" w:tplc="1F7659AC">
      <w:start w:val="1"/>
      <w:numFmt w:val="bullet"/>
      <w:pStyle w:val="bullet"/>
      <w:lvlText w:val=""/>
      <w:lvlJc w:val="left"/>
      <w:pPr>
        <w:tabs>
          <w:tab w:val="num" w:pos="1866"/>
        </w:tabs>
        <w:ind w:left="1866" w:hanging="360"/>
      </w:pPr>
      <w:rPr>
        <w:rFonts w:ascii="Symbol" w:hAnsi="Symbol" w:hint="default"/>
        <w:color w:val="auto"/>
      </w:rPr>
    </w:lvl>
    <w:lvl w:ilvl="1" w:tplc="04140003" w:tentative="1">
      <w:start w:val="1"/>
      <w:numFmt w:val="bullet"/>
      <w:lvlText w:val="o"/>
      <w:lvlJc w:val="left"/>
      <w:pPr>
        <w:tabs>
          <w:tab w:val="num" w:pos="1440"/>
        </w:tabs>
        <w:ind w:left="1440" w:hanging="360"/>
      </w:pPr>
      <w:rPr>
        <w:rFonts w:ascii="Courier New" w:hAnsi="Courier New" w:cs="Courier New" w:hint="default"/>
      </w:rPr>
    </w:lvl>
    <w:lvl w:ilvl="2" w:tplc="04140005" w:tentative="1">
      <w:start w:val="1"/>
      <w:numFmt w:val="bullet"/>
      <w:lvlText w:val=""/>
      <w:lvlJc w:val="left"/>
      <w:pPr>
        <w:tabs>
          <w:tab w:val="num" w:pos="2160"/>
        </w:tabs>
        <w:ind w:left="2160" w:hanging="360"/>
      </w:pPr>
      <w:rPr>
        <w:rFonts w:ascii="Wingdings" w:hAnsi="Wingdings" w:hint="default"/>
      </w:rPr>
    </w:lvl>
    <w:lvl w:ilvl="3" w:tplc="04140001" w:tentative="1">
      <w:start w:val="1"/>
      <w:numFmt w:val="bullet"/>
      <w:lvlText w:val=""/>
      <w:lvlJc w:val="left"/>
      <w:pPr>
        <w:tabs>
          <w:tab w:val="num" w:pos="2880"/>
        </w:tabs>
        <w:ind w:left="2880" w:hanging="360"/>
      </w:pPr>
      <w:rPr>
        <w:rFonts w:ascii="Symbol" w:hAnsi="Symbol" w:hint="default"/>
      </w:rPr>
    </w:lvl>
    <w:lvl w:ilvl="4" w:tplc="04140003" w:tentative="1">
      <w:start w:val="1"/>
      <w:numFmt w:val="bullet"/>
      <w:lvlText w:val="o"/>
      <w:lvlJc w:val="left"/>
      <w:pPr>
        <w:tabs>
          <w:tab w:val="num" w:pos="3600"/>
        </w:tabs>
        <w:ind w:left="3600" w:hanging="360"/>
      </w:pPr>
      <w:rPr>
        <w:rFonts w:ascii="Courier New" w:hAnsi="Courier New" w:cs="Courier New" w:hint="default"/>
      </w:rPr>
    </w:lvl>
    <w:lvl w:ilvl="5" w:tplc="04140005" w:tentative="1">
      <w:start w:val="1"/>
      <w:numFmt w:val="bullet"/>
      <w:lvlText w:val=""/>
      <w:lvlJc w:val="left"/>
      <w:pPr>
        <w:tabs>
          <w:tab w:val="num" w:pos="4320"/>
        </w:tabs>
        <w:ind w:left="4320" w:hanging="360"/>
      </w:pPr>
      <w:rPr>
        <w:rFonts w:ascii="Wingdings" w:hAnsi="Wingdings" w:hint="default"/>
      </w:rPr>
    </w:lvl>
    <w:lvl w:ilvl="6" w:tplc="04140001" w:tentative="1">
      <w:start w:val="1"/>
      <w:numFmt w:val="bullet"/>
      <w:lvlText w:val=""/>
      <w:lvlJc w:val="left"/>
      <w:pPr>
        <w:tabs>
          <w:tab w:val="num" w:pos="5040"/>
        </w:tabs>
        <w:ind w:left="5040" w:hanging="360"/>
      </w:pPr>
      <w:rPr>
        <w:rFonts w:ascii="Symbol" w:hAnsi="Symbol" w:hint="default"/>
      </w:rPr>
    </w:lvl>
    <w:lvl w:ilvl="7" w:tplc="04140003" w:tentative="1">
      <w:start w:val="1"/>
      <w:numFmt w:val="bullet"/>
      <w:lvlText w:val="o"/>
      <w:lvlJc w:val="left"/>
      <w:pPr>
        <w:tabs>
          <w:tab w:val="num" w:pos="5760"/>
        </w:tabs>
        <w:ind w:left="5760" w:hanging="360"/>
      </w:pPr>
      <w:rPr>
        <w:rFonts w:ascii="Courier New" w:hAnsi="Courier New" w:cs="Courier New" w:hint="default"/>
      </w:rPr>
    </w:lvl>
    <w:lvl w:ilvl="8" w:tplc="0414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1B204E5"/>
    <w:multiLevelType w:val="multilevel"/>
    <w:tmpl w:val="86FE2214"/>
    <w:styleLink w:val="ListNumbers1"/>
    <w:lvl w:ilvl="0">
      <w:start w:val="1"/>
      <w:numFmt w:val="decimal"/>
      <w:pStyle w:val="ListNumber"/>
      <w:lvlText w:val="%1"/>
      <w:lvlJc w:val="left"/>
      <w:pPr>
        <w:ind w:left="284" w:hanging="284"/>
      </w:pPr>
      <w:rPr>
        <w:rFonts w:hint="default"/>
      </w:rPr>
    </w:lvl>
    <w:lvl w:ilvl="1">
      <w:start w:val="1"/>
      <w:numFmt w:val="upperLetter"/>
      <w:pStyle w:val="ListNumber2"/>
      <w:lvlText w:val="%2"/>
      <w:lvlJc w:val="left"/>
      <w:pPr>
        <w:ind w:left="568" w:hanging="284"/>
      </w:pPr>
      <w:rPr>
        <w:rFonts w:hint="default"/>
      </w:rPr>
    </w:lvl>
    <w:lvl w:ilvl="2">
      <w:start w:val="1"/>
      <w:numFmt w:val="lowerLetter"/>
      <w:pStyle w:val="ListNumber3"/>
      <w:lvlText w:val="%3"/>
      <w:lvlJc w:val="left"/>
      <w:pPr>
        <w:ind w:left="852" w:hanging="284"/>
      </w:pPr>
      <w:rPr>
        <w:rFonts w:hint="default"/>
      </w:rPr>
    </w:lvl>
    <w:lvl w:ilvl="3">
      <w:start w:val="1"/>
      <w:numFmt w:val="upperRoman"/>
      <w:pStyle w:val="ListNumber4"/>
      <w:lvlText w:val="%4"/>
      <w:lvlJc w:val="left"/>
      <w:pPr>
        <w:ind w:left="1418" w:hanging="566"/>
      </w:pPr>
      <w:rPr>
        <w:rFonts w:ascii="Arial" w:hAnsi="Arial" w:hint="default"/>
      </w:rPr>
    </w:lvl>
    <w:lvl w:ilvl="4">
      <w:start w:val="1"/>
      <w:numFmt w:val="lowerRoman"/>
      <w:pStyle w:val="ListNumber5"/>
      <w:lvlText w:val="%5"/>
      <w:lvlJc w:val="left"/>
      <w:pPr>
        <w:ind w:left="1985" w:hanging="567"/>
      </w:pPr>
      <w:rPr>
        <w:rFonts w:hint="default"/>
      </w:rPr>
    </w:lvl>
    <w:lvl w:ilvl="5">
      <w:start w:val="1"/>
      <w:numFmt w:val="decimal"/>
      <w:lvlText w:val="%6)"/>
      <w:lvlJc w:val="left"/>
      <w:pPr>
        <w:tabs>
          <w:tab w:val="num" w:pos="2552"/>
        </w:tabs>
        <w:ind w:left="2268" w:hanging="283"/>
      </w:pPr>
      <w:rPr>
        <w:rFonts w:hint="default"/>
      </w:rPr>
    </w:lvl>
    <w:lvl w:ilvl="6">
      <w:start w:val="1"/>
      <w:numFmt w:val="upperLetter"/>
      <w:lvlText w:val="%7)"/>
      <w:lvlJc w:val="left"/>
      <w:pPr>
        <w:tabs>
          <w:tab w:val="num" w:pos="2835"/>
        </w:tabs>
        <w:ind w:left="2552" w:hanging="284"/>
      </w:pPr>
      <w:rPr>
        <w:rFonts w:hint="default"/>
      </w:rPr>
    </w:lvl>
    <w:lvl w:ilvl="7">
      <w:start w:val="1"/>
      <w:numFmt w:val="lowerLetter"/>
      <w:lvlText w:val="%8)"/>
      <w:lvlJc w:val="left"/>
      <w:pPr>
        <w:tabs>
          <w:tab w:val="num" w:pos="3119"/>
        </w:tabs>
        <w:ind w:left="2835" w:hanging="283"/>
      </w:pPr>
      <w:rPr>
        <w:rFonts w:hint="default"/>
      </w:rPr>
    </w:lvl>
    <w:lvl w:ilvl="8">
      <w:start w:val="1"/>
      <w:numFmt w:val="upperRoman"/>
      <w:lvlText w:val="%9)"/>
      <w:lvlJc w:val="left"/>
      <w:pPr>
        <w:tabs>
          <w:tab w:val="num" w:pos="3686"/>
        </w:tabs>
        <w:ind w:left="3402" w:hanging="567"/>
      </w:pPr>
      <w:rPr>
        <w:rFonts w:ascii="Arial" w:hAnsi="Arial" w:hint="default"/>
      </w:rPr>
    </w:lvl>
  </w:abstractNum>
  <w:abstractNum w:abstractNumId="56" w15:restartNumberingAfterBreak="0">
    <w:nsid w:val="72E8059E"/>
    <w:multiLevelType w:val="multilevel"/>
    <w:tmpl w:val="0D84063C"/>
    <w:lvl w:ilvl="0">
      <w:start w:val="1"/>
      <w:numFmt w:val="lowerLetter"/>
      <w:lvlText w:val="%1)"/>
      <w:lvlJc w:val="left"/>
      <w:pPr>
        <w:tabs>
          <w:tab w:val="num" w:pos="360"/>
        </w:tabs>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73BF29AE"/>
    <w:multiLevelType w:val="multilevel"/>
    <w:tmpl w:val="89AC2462"/>
    <w:lvl w:ilvl="0">
      <w:start w:val="1"/>
      <w:numFmt w:val="lowerLetter"/>
      <w:lvlText w:val="%1)"/>
      <w:lvlJc w:val="left"/>
      <w:pPr>
        <w:tabs>
          <w:tab w:val="num" w:pos="360"/>
        </w:tabs>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7904637D"/>
    <w:multiLevelType w:val="hybridMultilevel"/>
    <w:tmpl w:val="9B0232C6"/>
    <w:lvl w:ilvl="0" w:tplc="08090017">
      <w:start w:val="1"/>
      <w:numFmt w:val="lowerLetter"/>
      <w:lvlText w:val="%1)"/>
      <w:lvlJc w:val="left"/>
      <w:pPr>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FB47DE6"/>
    <w:multiLevelType w:val="hybridMultilevel"/>
    <w:tmpl w:val="C076DF6E"/>
    <w:lvl w:ilvl="0" w:tplc="08090017">
      <w:start w:val="1"/>
      <w:numFmt w:val="lowerLetter"/>
      <w:lvlText w:val="%1)"/>
      <w:lvlJc w:val="left"/>
      <w:pPr>
        <w:tabs>
          <w:tab w:val="num" w:pos="284"/>
        </w:tabs>
        <w:ind w:left="284" w:hanging="284"/>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5393593">
    <w:abstractNumId w:val="41"/>
  </w:num>
  <w:num w:numId="2" w16cid:durableId="666371613">
    <w:abstractNumId w:val="18"/>
  </w:num>
  <w:num w:numId="3" w16cid:durableId="120348656">
    <w:abstractNumId w:val="10"/>
  </w:num>
  <w:num w:numId="4" w16cid:durableId="189418756">
    <w:abstractNumId w:val="55"/>
  </w:num>
  <w:num w:numId="5" w16cid:durableId="461776054">
    <w:abstractNumId w:val="39"/>
  </w:num>
  <w:num w:numId="6" w16cid:durableId="1946880424">
    <w:abstractNumId w:val="54"/>
  </w:num>
  <w:num w:numId="7" w16cid:durableId="1460605434">
    <w:abstractNumId w:val="52"/>
  </w:num>
  <w:num w:numId="8" w16cid:durableId="1752701986">
    <w:abstractNumId w:val="18"/>
    <w:lvlOverride w:ilvl="0">
      <w:lvl w:ilvl="0">
        <w:start w:val="1"/>
        <w:numFmt w:val="decimal"/>
        <w:pStyle w:val="Heading1"/>
        <w:lvlText w:val="%1"/>
        <w:lvlJc w:val="left"/>
        <w:pPr>
          <w:tabs>
            <w:tab w:val="num" w:pos="284"/>
          </w:tabs>
          <w:ind w:left="284" w:hanging="284"/>
        </w:pPr>
        <w:rPr>
          <w:rFonts w:hint="default"/>
        </w:rPr>
      </w:lvl>
    </w:lvlOverride>
    <w:lvlOverride w:ilvl="1">
      <w:lvl w:ilvl="1">
        <w:start w:val="1"/>
        <w:numFmt w:val="decimal"/>
        <w:pStyle w:val="Heading2"/>
        <w:lvlText w:val="%1.%2"/>
        <w:lvlJc w:val="left"/>
        <w:pPr>
          <w:tabs>
            <w:tab w:val="num" w:pos="567"/>
          </w:tabs>
          <w:ind w:left="567" w:hanging="567"/>
        </w:pPr>
        <w:rPr>
          <w:rFonts w:hint="default"/>
        </w:rPr>
      </w:lvl>
    </w:lvlOverride>
  </w:num>
  <w:num w:numId="9" w16cid:durableId="794641857">
    <w:abstractNumId w:val="39"/>
    <w:lvlOverride w:ilvl="0"/>
    <w:lvlOverride w:ilvl="1"/>
    <w:lvlOverride w:ilvl="2"/>
    <w:lvlOverride w:ilvl="3"/>
    <w:lvlOverride w:ilvl="4"/>
    <w:lvlOverride w:ilvl="5"/>
    <w:lvlOverride w:ilvl="6"/>
    <w:lvlOverride w:ilvl="7">
      <w:startOverride w:val="1"/>
    </w:lvlOverride>
    <w:lvlOverride w:ilvl="8">
      <w:startOverride w:val="1"/>
    </w:lvlOverride>
  </w:num>
  <w:num w:numId="10" w16cid:durableId="2076080267">
    <w:abstractNumId w:val="22"/>
  </w:num>
  <w:num w:numId="11" w16cid:durableId="80566664">
    <w:abstractNumId w:val="55"/>
    <w:lvlOverride w:ilvl="0">
      <w:lvl w:ilvl="0">
        <w:start w:val="1"/>
        <w:numFmt w:val="decimal"/>
        <w:pStyle w:val="ListNumber"/>
        <w:lvlText w:val="%1"/>
        <w:lvlJc w:val="left"/>
        <w:pPr>
          <w:ind w:left="284" w:hanging="284"/>
        </w:pPr>
        <w:rPr>
          <w:rFonts w:hint="default"/>
        </w:rPr>
      </w:lvl>
    </w:lvlOverride>
    <w:lvlOverride w:ilvl="1">
      <w:lvl w:ilvl="1">
        <w:start w:val="1"/>
        <w:numFmt w:val="upperLetter"/>
        <w:pStyle w:val="ListNumber2"/>
        <w:lvlText w:val="%2"/>
        <w:lvlJc w:val="left"/>
        <w:pPr>
          <w:ind w:left="568" w:hanging="284"/>
        </w:pPr>
        <w:rPr>
          <w:rFonts w:hint="default"/>
        </w:rPr>
      </w:lvl>
    </w:lvlOverride>
    <w:lvlOverride w:ilvl="2">
      <w:lvl w:ilvl="2">
        <w:start w:val="1"/>
        <w:numFmt w:val="lowerLetter"/>
        <w:pStyle w:val="ListNumber3"/>
        <w:lvlText w:val="%3"/>
        <w:lvlJc w:val="left"/>
        <w:pPr>
          <w:ind w:left="852" w:hanging="284"/>
        </w:pPr>
        <w:rPr>
          <w:rFonts w:hint="default"/>
        </w:rPr>
      </w:lvl>
    </w:lvlOverride>
    <w:lvlOverride w:ilvl="3">
      <w:lvl w:ilvl="3">
        <w:start w:val="1"/>
        <w:numFmt w:val="upperRoman"/>
        <w:pStyle w:val="ListNumber4"/>
        <w:lvlText w:val="%4"/>
        <w:lvlJc w:val="left"/>
        <w:pPr>
          <w:ind w:left="1418" w:hanging="566"/>
        </w:pPr>
        <w:rPr>
          <w:rFonts w:ascii="Arial" w:hAnsi="Arial" w:hint="default"/>
        </w:rPr>
      </w:lvl>
    </w:lvlOverride>
    <w:lvlOverride w:ilvl="4">
      <w:lvl w:ilvl="4">
        <w:start w:val="1"/>
        <w:numFmt w:val="lowerRoman"/>
        <w:pStyle w:val="ListNumber5"/>
        <w:lvlText w:val="%5"/>
        <w:lvlJc w:val="left"/>
        <w:pPr>
          <w:ind w:left="1985" w:hanging="567"/>
        </w:pPr>
        <w:rPr>
          <w:rFonts w:hint="default"/>
        </w:rPr>
      </w:lvl>
    </w:lvlOverride>
    <w:lvlOverride w:ilvl="5">
      <w:lvl w:ilvl="5">
        <w:start w:val="1"/>
        <w:numFmt w:val="decimal"/>
        <w:lvlText w:val="%6)"/>
        <w:lvlJc w:val="left"/>
        <w:pPr>
          <w:tabs>
            <w:tab w:val="num" w:pos="2552"/>
          </w:tabs>
          <w:ind w:left="2268" w:hanging="283"/>
        </w:pPr>
        <w:rPr>
          <w:rFonts w:hint="default"/>
        </w:rPr>
      </w:lvl>
    </w:lvlOverride>
    <w:lvlOverride w:ilvl="6">
      <w:lvl w:ilvl="6">
        <w:start w:val="1"/>
        <w:numFmt w:val="upperLetter"/>
        <w:lvlText w:val="%7)"/>
        <w:lvlJc w:val="left"/>
        <w:pPr>
          <w:tabs>
            <w:tab w:val="num" w:pos="2835"/>
          </w:tabs>
          <w:ind w:left="2552" w:hanging="284"/>
        </w:pPr>
        <w:rPr>
          <w:rFonts w:hint="default"/>
        </w:rPr>
      </w:lvl>
    </w:lvlOverride>
    <w:lvlOverride w:ilvl="7">
      <w:lvl w:ilvl="7">
        <w:start w:val="1"/>
        <w:numFmt w:val="lowerLetter"/>
        <w:lvlText w:val="%8)"/>
        <w:lvlJc w:val="left"/>
        <w:pPr>
          <w:tabs>
            <w:tab w:val="num" w:pos="3119"/>
          </w:tabs>
          <w:ind w:left="2835" w:hanging="283"/>
        </w:pPr>
        <w:rPr>
          <w:rFonts w:hint="default"/>
        </w:rPr>
      </w:lvl>
    </w:lvlOverride>
    <w:lvlOverride w:ilvl="8">
      <w:lvl w:ilvl="8">
        <w:start w:val="1"/>
        <w:numFmt w:val="upperRoman"/>
        <w:lvlText w:val="%9)"/>
        <w:lvlJc w:val="left"/>
        <w:pPr>
          <w:tabs>
            <w:tab w:val="num" w:pos="3686"/>
          </w:tabs>
          <w:ind w:left="3402" w:hanging="567"/>
        </w:pPr>
        <w:rPr>
          <w:rFonts w:ascii="Arial" w:hAnsi="Arial" w:hint="default"/>
        </w:rPr>
      </w:lvl>
    </w:lvlOverride>
  </w:num>
  <w:num w:numId="12" w16cid:durableId="431706770">
    <w:abstractNumId w:val="24"/>
  </w:num>
  <w:num w:numId="13" w16cid:durableId="1309437843">
    <w:abstractNumId w:val="36"/>
  </w:num>
  <w:num w:numId="14" w16cid:durableId="437913504">
    <w:abstractNumId w:val="15"/>
  </w:num>
  <w:num w:numId="15" w16cid:durableId="1216816506">
    <w:abstractNumId w:val="20"/>
    <w:lvlOverride w:ilvl="0">
      <w:startOverride w:val="7"/>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30524770">
    <w:abstractNumId w:val="27"/>
  </w:num>
  <w:num w:numId="17" w16cid:durableId="341392260">
    <w:abstractNumId w:val="3"/>
  </w:num>
  <w:num w:numId="18" w16cid:durableId="97070455">
    <w:abstractNumId w:val="38"/>
  </w:num>
  <w:num w:numId="19" w16cid:durableId="420029656">
    <w:abstractNumId w:val="45"/>
  </w:num>
  <w:num w:numId="20" w16cid:durableId="1242251106">
    <w:abstractNumId w:val="17"/>
  </w:num>
  <w:num w:numId="21" w16cid:durableId="1518151666">
    <w:abstractNumId w:val="50"/>
  </w:num>
  <w:num w:numId="22" w16cid:durableId="107724288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3041379">
    <w:abstractNumId w:val="7"/>
  </w:num>
  <w:num w:numId="24" w16cid:durableId="1610621187">
    <w:abstractNumId w:val="35"/>
  </w:num>
  <w:num w:numId="25" w16cid:durableId="794370860">
    <w:abstractNumId w:val="28"/>
  </w:num>
  <w:num w:numId="26" w16cid:durableId="620383436">
    <w:abstractNumId w:val="42"/>
  </w:num>
  <w:num w:numId="27" w16cid:durableId="1428309963">
    <w:abstractNumId w:val="58"/>
  </w:num>
  <w:num w:numId="28" w16cid:durableId="536815545">
    <w:abstractNumId w:val="13"/>
  </w:num>
  <w:num w:numId="29" w16cid:durableId="1435514657">
    <w:abstractNumId w:val="25"/>
  </w:num>
  <w:num w:numId="30" w16cid:durableId="691960876">
    <w:abstractNumId w:val="51"/>
  </w:num>
  <w:num w:numId="31" w16cid:durableId="1140612047">
    <w:abstractNumId w:val="5"/>
  </w:num>
  <w:num w:numId="32" w16cid:durableId="1139495802">
    <w:abstractNumId w:val="56"/>
  </w:num>
  <w:num w:numId="33" w16cid:durableId="1743479555">
    <w:abstractNumId w:val="6"/>
  </w:num>
  <w:num w:numId="34" w16cid:durableId="13657351">
    <w:abstractNumId w:val="16"/>
  </w:num>
  <w:num w:numId="35" w16cid:durableId="1367222271">
    <w:abstractNumId w:val="57"/>
  </w:num>
  <w:num w:numId="36" w16cid:durableId="46880674">
    <w:abstractNumId w:val="4"/>
  </w:num>
  <w:num w:numId="37" w16cid:durableId="571352263">
    <w:abstractNumId w:val="9"/>
  </w:num>
  <w:num w:numId="38" w16cid:durableId="1458839708">
    <w:abstractNumId w:val="30"/>
  </w:num>
  <w:num w:numId="39" w16cid:durableId="1356617020">
    <w:abstractNumId w:val="11"/>
  </w:num>
  <w:num w:numId="40" w16cid:durableId="1072309569">
    <w:abstractNumId w:val="33"/>
  </w:num>
  <w:num w:numId="41" w16cid:durableId="1548830481">
    <w:abstractNumId w:val="31"/>
  </w:num>
  <w:num w:numId="42" w16cid:durableId="127675206">
    <w:abstractNumId w:val="12"/>
  </w:num>
  <w:num w:numId="43" w16cid:durableId="712653708">
    <w:abstractNumId w:val="59"/>
  </w:num>
  <w:num w:numId="44" w16cid:durableId="710809605">
    <w:abstractNumId w:val="14"/>
  </w:num>
  <w:num w:numId="45" w16cid:durableId="1147285141">
    <w:abstractNumId w:val="29"/>
  </w:num>
  <w:num w:numId="46" w16cid:durableId="652947277">
    <w:abstractNumId w:val="32"/>
  </w:num>
  <w:num w:numId="47" w16cid:durableId="674041648">
    <w:abstractNumId w:val="26"/>
  </w:num>
  <w:num w:numId="48" w16cid:durableId="1043600867">
    <w:abstractNumId w:val="37"/>
  </w:num>
  <w:num w:numId="49" w16cid:durableId="2128817739">
    <w:abstractNumId w:val="48"/>
  </w:num>
  <w:num w:numId="50" w16cid:durableId="14774093">
    <w:abstractNumId w:val="8"/>
  </w:num>
  <w:num w:numId="51" w16cid:durableId="2043556446">
    <w:abstractNumId w:val="18"/>
    <w:lvlOverride w:ilvl="0">
      <w:lvl w:ilvl="0">
        <w:start w:val="1"/>
        <w:numFmt w:val="decimal"/>
        <w:pStyle w:val="Heading1"/>
        <w:lvlText w:val="%1"/>
        <w:lvlJc w:val="left"/>
        <w:pPr>
          <w:tabs>
            <w:tab w:val="num" w:pos="284"/>
          </w:tabs>
          <w:ind w:left="284" w:hanging="284"/>
        </w:pPr>
        <w:rPr>
          <w:rFonts w:hint="default"/>
        </w:rPr>
      </w:lvl>
    </w:lvlOverride>
  </w:num>
  <w:num w:numId="52" w16cid:durableId="285503646">
    <w:abstractNumId w:val="18"/>
    <w:lvlOverride w:ilvl="0">
      <w:lvl w:ilvl="0">
        <w:start w:val="1"/>
        <w:numFmt w:val="decimal"/>
        <w:pStyle w:val="Heading1"/>
        <w:lvlText w:val="%1"/>
        <w:lvlJc w:val="left"/>
        <w:pPr>
          <w:tabs>
            <w:tab w:val="num" w:pos="284"/>
          </w:tabs>
          <w:ind w:left="284" w:hanging="284"/>
        </w:pPr>
        <w:rPr>
          <w:rFonts w:hint="default"/>
        </w:rPr>
      </w:lvl>
    </w:lvlOverride>
  </w:num>
  <w:num w:numId="53" w16cid:durableId="940839419">
    <w:abstractNumId w:val="0"/>
  </w:num>
  <w:num w:numId="54" w16cid:durableId="91322214">
    <w:abstractNumId w:val="18"/>
    <w:lvlOverride w:ilvl="1">
      <w:lvl w:ilvl="1">
        <w:start w:val="1"/>
        <w:numFmt w:val="decimal"/>
        <w:pStyle w:val="Heading2"/>
        <w:lvlText w:val="%1.%2"/>
        <w:lvlJc w:val="left"/>
        <w:pPr>
          <w:tabs>
            <w:tab w:val="num" w:pos="567"/>
          </w:tabs>
          <w:ind w:left="567" w:hanging="567"/>
        </w:pPr>
        <w:rPr>
          <w:rFonts w:hint="default"/>
        </w:rPr>
      </w:lvl>
    </w:lvlOverride>
    <w:lvlOverride w:ilvl="2">
      <w:lvl w:ilvl="2">
        <w:start w:val="1"/>
        <w:numFmt w:val="decimal"/>
        <w:pStyle w:val="Heading3"/>
        <w:lvlText w:val="%1.%2.%3"/>
        <w:lvlJc w:val="left"/>
        <w:pPr>
          <w:tabs>
            <w:tab w:val="num" w:pos="680"/>
          </w:tabs>
          <w:ind w:left="680" w:hanging="680"/>
        </w:pPr>
        <w:rPr>
          <w:rFonts w:hint="default"/>
        </w:rPr>
      </w:lvl>
    </w:lvlOverride>
  </w:num>
  <w:num w:numId="55" w16cid:durableId="839539703">
    <w:abstractNumId w:val="1"/>
  </w:num>
  <w:num w:numId="56" w16cid:durableId="158160282">
    <w:abstractNumId w:val="23"/>
  </w:num>
  <w:num w:numId="57" w16cid:durableId="1915775717">
    <w:abstractNumId w:val="44"/>
  </w:num>
  <w:num w:numId="58" w16cid:durableId="1134368550">
    <w:abstractNumId w:val="39"/>
    <w:lvlOverride w:ilvl="0"/>
    <w:lvlOverride w:ilvl="1"/>
    <w:lvlOverride w:ilvl="2"/>
    <w:lvlOverride w:ilvl="3"/>
    <w:lvlOverride w:ilvl="4"/>
    <w:lvlOverride w:ilvl="5"/>
    <w:lvlOverride w:ilvl="6"/>
    <w:lvlOverride w:ilvl="7">
      <w:startOverride w:val="1"/>
    </w:lvlOverride>
    <w:lvlOverride w:ilvl="8">
      <w:startOverride w:val="1"/>
    </w:lvlOverride>
  </w:num>
  <w:num w:numId="59" w16cid:durableId="1236433895">
    <w:abstractNumId w:val="40"/>
  </w:num>
  <w:num w:numId="60" w16cid:durableId="1775712282">
    <w:abstractNumId w:val="47"/>
  </w:num>
  <w:num w:numId="61" w16cid:durableId="196892584">
    <w:abstractNumId w:val="34"/>
  </w:num>
  <w:num w:numId="62" w16cid:durableId="2038964630">
    <w:abstractNumId w:val="49"/>
  </w:num>
  <w:num w:numId="63" w16cid:durableId="883369756">
    <w:abstractNumId w:val="53"/>
  </w:num>
  <w:num w:numId="64" w16cid:durableId="62215340">
    <w:abstractNumId w:val="43"/>
  </w:num>
  <w:num w:numId="65" w16cid:durableId="799765608">
    <w:abstractNumId w:val="21"/>
  </w:num>
  <w:num w:numId="66" w16cid:durableId="1123115584">
    <w:abstractNumId w:val="2"/>
  </w:num>
  <w:num w:numId="67" w16cid:durableId="773089480">
    <w:abstractNumId w:val="46"/>
  </w:num>
  <w:num w:numId="68" w16cid:durableId="788470567">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odne, Jens">
    <w15:presenceInfo w15:providerId="AD" w15:userId="S::jens.hodne@hmhw.com::d133828c-ea9c-4502-8e74-e127ff62d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645"/>
    <w:rsid w:val="000001DA"/>
    <w:rsid w:val="000002EF"/>
    <w:rsid w:val="0000037D"/>
    <w:rsid w:val="000003DE"/>
    <w:rsid w:val="0000050C"/>
    <w:rsid w:val="000007ED"/>
    <w:rsid w:val="00000B06"/>
    <w:rsid w:val="00000BEF"/>
    <w:rsid w:val="00000D47"/>
    <w:rsid w:val="00000F89"/>
    <w:rsid w:val="00000FBC"/>
    <w:rsid w:val="00001058"/>
    <w:rsid w:val="00001198"/>
    <w:rsid w:val="0000186C"/>
    <w:rsid w:val="000019DA"/>
    <w:rsid w:val="00001A88"/>
    <w:rsid w:val="00001AD0"/>
    <w:rsid w:val="00001AE4"/>
    <w:rsid w:val="00001D6D"/>
    <w:rsid w:val="00001F14"/>
    <w:rsid w:val="00001F6D"/>
    <w:rsid w:val="00002545"/>
    <w:rsid w:val="00002551"/>
    <w:rsid w:val="000025FD"/>
    <w:rsid w:val="0000279F"/>
    <w:rsid w:val="00002813"/>
    <w:rsid w:val="00002B22"/>
    <w:rsid w:val="00002D09"/>
    <w:rsid w:val="00002F09"/>
    <w:rsid w:val="00002F88"/>
    <w:rsid w:val="00002FCB"/>
    <w:rsid w:val="000032FB"/>
    <w:rsid w:val="00003427"/>
    <w:rsid w:val="0000358C"/>
    <w:rsid w:val="0000374C"/>
    <w:rsid w:val="00003825"/>
    <w:rsid w:val="00003CD4"/>
    <w:rsid w:val="00003D28"/>
    <w:rsid w:val="00003D8A"/>
    <w:rsid w:val="00003E40"/>
    <w:rsid w:val="000041ED"/>
    <w:rsid w:val="0000424E"/>
    <w:rsid w:val="00004510"/>
    <w:rsid w:val="0000498E"/>
    <w:rsid w:val="000049FD"/>
    <w:rsid w:val="00004AC4"/>
    <w:rsid w:val="00004B07"/>
    <w:rsid w:val="00004B41"/>
    <w:rsid w:val="00004D8E"/>
    <w:rsid w:val="00004DA7"/>
    <w:rsid w:val="00004E6C"/>
    <w:rsid w:val="00004EEF"/>
    <w:rsid w:val="00004F33"/>
    <w:rsid w:val="000050FB"/>
    <w:rsid w:val="00005236"/>
    <w:rsid w:val="00005335"/>
    <w:rsid w:val="0000564C"/>
    <w:rsid w:val="00005795"/>
    <w:rsid w:val="000058E7"/>
    <w:rsid w:val="00005C9F"/>
    <w:rsid w:val="00005D09"/>
    <w:rsid w:val="00005DB6"/>
    <w:rsid w:val="00005DDE"/>
    <w:rsid w:val="00005F7A"/>
    <w:rsid w:val="000062E5"/>
    <w:rsid w:val="000064BF"/>
    <w:rsid w:val="0000659E"/>
    <w:rsid w:val="00006680"/>
    <w:rsid w:val="0000679B"/>
    <w:rsid w:val="0000696A"/>
    <w:rsid w:val="00006C32"/>
    <w:rsid w:val="00006E2B"/>
    <w:rsid w:val="00007016"/>
    <w:rsid w:val="00007025"/>
    <w:rsid w:val="00007086"/>
    <w:rsid w:val="000070C3"/>
    <w:rsid w:val="0000712A"/>
    <w:rsid w:val="00007333"/>
    <w:rsid w:val="000073A7"/>
    <w:rsid w:val="00007437"/>
    <w:rsid w:val="0000744A"/>
    <w:rsid w:val="00007766"/>
    <w:rsid w:val="00007BE6"/>
    <w:rsid w:val="00007D18"/>
    <w:rsid w:val="00007DBF"/>
    <w:rsid w:val="00007E87"/>
    <w:rsid w:val="00007E8B"/>
    <w:rsid w:val="000100DA"/>
    <w:rsid w:val="000103C6"/>
    <w:rsid w:val="000103CD"/>
    <w:rsid w:val="0001052C"/>
    <w:rsid w:val="000105D8"/>
    <w:rsid w:val="00010709"/>
    <w:rsid w:val="0001076E"/>
    <w:rsid w:val="000107E5"/>
    <w:rsid w:val="000107FB"/>
    <w:rsid w:val="00010A32"/>
    <w:rsid w:val="00010A8E"/>
    <w:rsid w:val="00010C54"/>
    <w:rsid w:val="00010DBB"/>
    <w:rsid w:val="00010FC0"/>
    <w:rsid w:val="00011117"/>
    <w:rsid w:val="00011382"/>
    <w:rsid w:val="000113DC"/>
    <w:rsid w:val="000116D8"/>
    <w:rsid w:val="00011849"/>
    <w:rsid w:val="0001199E"/>
    <w:rsid w:val="000119C0"/>
    <w:rsid w:val="00011A4C"/>
    <w:rsid w:val="00011A85"/>
    <w:rsid w:val="00011CA7"/>
    <w:rsid w:val="00011E86"/>
    <w:rsid w:val="00011EBE"/>
    <w:rsid w:val="0001247B"/>
    <w:rsid w:val="0001249F"/>
    <w:rsid w:val="0001253E"/>
    <w:rsid w:val="0001261B"/>
    <w:rsid w:val="000127A1"/>
    <w:rsid w:val="00012A92"/>
    <w:rsid w:val="00012AA1"/>
    <w:rsid w:val="00012C37"/>
    <w:rsid w:val="00012CE4"/>
    <w:rsid w:val="00012CF4"/>
    <w:rsid w:val="00012CF9"/>
    <w:rsid w:val="00012DFB"/>
    <w:rsid w:val="00012E5C"/>
    <w:rsid w:val="00012EA6"/>
    <w:rsid w:val="00012EA9"/>
    <w:rsid w:val="00012F97"/>
    <w:rsid w:val="00012F9E"/>
    <w:rsid w:val="000134B3"/>
    <w:rsid w:val="00013570"/>
    <w:rsid w:val="00013AEA"/>
    <w:rsid w:val="00013B8C"/>
    <w:rsid w:val="00013D44"/>
    <w:rsid w:val="00013EA6"/>
    <w:rsid w:val="00013F34"/>
    <w:rsid w:val="00014098"/>
    <w:rsid w:val="000140C1"/>
    <w:rsid w:val="0001411E"/>
    <w:rsid w:val="000143A9"/>
    <w:rsid w:val="000143C2"/>
    <w:rsid w:val="0001441A"/>
    <w:rsid w:val="000144F1"/>
    <w:rsid w:val="00014516"/>
    <w:rsid w:val="000145DF"/>
    <w:rsid w:val="0001462F"/>
    <w:rsid w:val="0001466D"/>
    <w:rsid w:val="000146AC"/>
    <w:rsid w:val="00014941"/>
    <w:rsid w:val="000149C9"/>
    <w:rsid w:val="00014B3E"/>
    <w:rsid w:val="00014C4B"/>
    <w:rsid w:val="00014CA9"/>
    <w:rsid w:val="00014DD6"/>
    <w:rsid w:val="00014EBE"/>
    <w:rsid w:val="00015095"/>
    <w:rsid w:val="000150D8"/>
    <w:rsid w:val="000152E9"/>
    <w:rsid w:val="00015558"/>
    <w:rsid w:val="00015770"/>
    <w:rsid w:val="00015873"/>
    <w:rsid w:val="00015878"/>
    <w:rsid w:val="00015A29"/>
    <w:rsid w:val="00015ACD"/>
    <w:rsid w:val="00015BEF"/>
    <w:rsid w:val="00015CD4"/>
    <w:rsid w:val="00015DAB"/>
    <w:rsid w:val="00015E1B"/>
    <w:rsid w:val="00015E20"/>
    <w:rsid w:val="0001601B"/>
    <w:rsid w:val="00016088"/>
    <w:rsid w:val="000160B6"/>
    <w:rsid w:val="00016337"/>
    <w:rsid w:val="000164F1"/>
    <w:rsid w:val="00016673"/>
    <w:rsid w:val="00016941"/>
    <w:rsid w:val="00016995"/>
    <w:rsid w:val="000169C7"/>
    <w:rsid w:val="00016BAF"/>
    <w:rsid w:val="000170BA"/>
    <w:rsid w:val="00017181"/>
    <w:rsid w:val="000171AF"/>
    <w:rsid w:val="00017220"/>
    <w:rsid w:val="000172F7"/>
    <w:rsid w:val="000173F7"/>
    <w:rsid w:val="00017428"/>
    <w:rsid w:val="000175E7"/>
    <w:rsid w:val="00017684"/>
    <w:rsid w:val="000176F1"/>
    <w:rsid w:val="0001778F"/>
    <w:rsid w:val="000177C4"/>
    <w:rsid w:val="000179EB"/>
    <w:rsid w:val="000179FB"/>
    <w:rsid w:val="00017AA8"/>
    <w:rsid w:val="00017C42"/>
    <w:rsid w:val="00017C6D"/>
    <w:rsid w:val="00017DA8"/>
    <w:rsid w:val="00017E5F"/>
    <w:rsid w:val="00017FE8"/>
    <w:rsid w:val="000200FE"/>
    <w:rsid w:val="00020218"/>
    <w:rsid w:val="0002031B"/>
    <w:rsid w:val="0002074A"/>
    <w:rsid w:val="00020831"/>
    <w:rsid w:val="00020899"/>
    <w:rsid w:val="000209F2"/>
    <w:rsid w:val="00020BC0"/>
    <w:rsid w:val="00020C66"/>
    <w:rsid w:val="00020DE7"/>
    <w:rsid w:val="000210DB"/>
    <w:rsid w:val="00021135"/>
    <w:rsid w:val="0002119F"/>
    <w:rsid w:val="00021247"/>
    <w:rsid w:val="000212BD"/>
    <w:rsid w:val="0002140A"/>
    <w:rsid w:val="00021540"/>
    <w:rsid w:val="0002159C"/>
    <w:rsid w:val="000218E0"/>
    <w:rsid w:val="0002194B"/>
    <w:rsid w:val="000219BB"/>
    <w:rsid w:val="00021AC2"/>
    <w:rsid w:val="00021E36"/>
    <w:rsid w:val="00021F62"/>
    <w:rsid w:val="000222B4"/>
    <w:rsid w:val="000224AC"/>
    <w:rsid w:val="00022692"/>
    <w:rsid w:val="00022706"/>
    <w:rsid w:val="000227F5"/>
    <w:rsid w:val="000228E6"/>
    <w:rsid w:val="00022A74"/>
    <w:rsid w:val="00022C35"/>
    <w:rsid w:val="00022E77"/>
    <w:rsid w:val="00022E7A"/>
    <w:rsid w:val="00022F19"/>
    <w:rsid w:val="000231F9"/>
    <w:rsid w:val="00023218"/>
    <w:rsid w:val="0002321A"/>
    <w:rsid w:val="00023302"/>
    <w:rsid w:val="0002332A"/>
    <w:rsid w:val="00023397"/>
    <w:rsid w:val="000234BD"/>
    <w:rsid w:val="00023614"/>
    <w:rsid w:val="000238AE"/>
    <w:rsid w:val="00023A04"/>
    <w:rsid w:val="00023BF0"/>
    <w:rsid w:val="00023E22"/>
    <w:rsid w:val="00023E3A"/>
    <w:rsid w:val="000240DF"/>
    <w:rsid w:val="0002413D"/>
    <w:rsid w:val="000243CF"/>
    <w:rsid w:val="00024480"/>
    <w:rsid w:val="000245FC"/>
    <w:rsid w:val="00024674"/>
    <w:rsid w:val="0002468A"/>
    <w:rsid w:val="00024872"/>
    <w:rsid w:val="00024888"/>
    <w:rsid w:val="00024890"/>
    <w:rsid w:val="00024AFE"/>
    <w:rsid w:val="00024E67"/>
    <w:rsid w:val="00024ED7"/>
    <w:rsid w:val="00024FB0"/>
    <w:rsid w:val="00024FEF"/>
    <w:rsid w:val="0002509C"/>
    <w:rsid w:val="000253EA"/>
    <w:rsid w:val="000255B6"/>
    <w:rsid w:val="00025715"/>
    <w:rsid w:val="00025731"/>
    <w:rsid w:val="00025818"/>
    <w:rsid w:val="000258C5"/>
    <w:rsid w:val="000259CA"/>
    <w:rsid w:val="00025F0A"/>
    <w:rsid w:val="000262B5"/>
    <w:rsid w:val="00026372"/>
    <w:rsid w:val="00026411"/>
    <w:rsid w:val="00026465"/>
    <w:rsid w:val="00026A1F"/>
    <w:rsid w:val="00026B1B"/>
    <w:rsid w:val="00026CAE"/>
    <w:rsid w:val="00026DE5"/>
    <w:rsid w:val="00026FD7"/>
    <w:rsid w:val="00027194"/>
    <w:rsid w:val="0002736B"/>
    <w:rsid w:val="0002741D"/>
    <w:rsid w:val="000274D0"/>
    <w:rsid w:val="000274EF"/>
    <w:rsid w:val="000275C4"/>
    <w:rsid w:val="000276FD"/>
    <w:rsid w:val="00027804"/>
    <w:rsid w:val="00027811"/>
    <w:rsid w:val="0002784A"/>
    <w:rsid w:val="000278BB"/>
    <w:rsid w:val="0002792F"/>
    <w:rsid w:val="00027A50"/>
    <w:rsid w:val="00027A92"/>
    <w:rsid w:val="00027AD7"/>
    <w:rsid w:val="00027BB7"/>
    <w:rsid w:val="00027BC5"/>
    <w:rsid w:val="00027C0B"/>
    <w:rsid w:val="00027CFE"/>
    <w:rsid w:val="000300E5"/>
    <w:rsid w:val="00030149"/>
    <w:rsid w:val="000306BC"/>
    <w:rsid w:val="00030782"/>
    <w:rsid w:val="000309F9"/>
    <w:rsid w:val="00030ABA"/>
    <w:rsid w:val="00030B52"/>
    <w:rsid w:val="00030B76"/>
    <w:rsid w:val="00030D64"/>
    <w:rsid w:val="00030E72"/>
    <w:rsid w:val="00030EB0"/>
    <w:rsid w:val="00030F39"/>
    <w:rsid w:val="00030F58"/>
    <w:rsid w:val="000310F6"/>
    <w:rsid w:val="00031131"/>
    <w:rsid w:val="00031196"/>
    <w:rsid w:val="00031484"/>
    <w:rsid w:val="0003181D"/>
    <w:rsid w:val="00031A72"/>
    <w:rsid w:val="00031B16"/>
    <w:rsid w:val="00031BCE"/>
    <w:rsid w:val="00031CCA"/>
    <w:rsid w:val="00031CDF"/>
    <w:rsid w:val="00031DD9"/>
    <w:rsid w:val="00031E29"/>
    <w:rsid w:val="00031E3D"/>
    <w:rsid w:val="00031E8B"/>
    <w:rsid w:val="00031ED1"/>
    <w:rsid w:val="000322B7"/>
    <w:rsid w:val="000323A0"/>
    <w:rsid w:val="0003247E"/>
    <w:rsid w:val="00032610"/>
    <w:rsid w:val="00032696"/>
    <w:rsid w:val="0003280A"/>
    <w:rsid w:val="00032AB8"/>
    <w:rsid w:val="00032B1B"/>
    <w:rsid w:val="00032DF2"/>
    <w:rsid w:val="00032EF5"/>
    <w:rsid w:val="00033378"/>
    <w:rsid w:val="000335BB"/>
    <w:rsid w:val="000335F7"/>
    <w:rsid w:val="00033626"/>
    <w:rsid w:val="0003362D"/>
    <w:rsid w:val="000336B2"/>
    <w:rsid w:val="0003382B"/>
    <w:rsid w:val="00033849"/>
    <w:rsid w:val="00033A56"/>
    <w:rsid w:val="00033B46"/>
    <w:rsid w:val="00033E4A"/>
    <w:rsid w:val="00033EB8"/>
    <w:rsid w:val="0003408E"/>
    <w:rsid w:val="000340BE"/>
    <w:rsid w:val="00034132"/>
    <w:rsid w:val="000341F4"/>
    <w:rsid w:val="0003425E"/>
    <w:rsid w:val="00034720"/>
    <w:rsid w:val="000347E2"/>
    <w:rsid w:val="00034877"/>
    <w:rsid w:val="0003492D"/>
    <w:rsid w:val="0003496D"/>
    <w:rsid w:val="00034AF2"/>
    <w:rsid w:val="00034BAA"/>
    <w:rsid w:val="00034C9A"/>
    <w:rsid w:val="00034CAE"/>
    <w:rsid w:val="00034DAB"/>
    <w:rsid w:val="00034F77"/>
    <w:rsid w:val="0003508A"/>
    <w:rsid w:val="0003515B"/>
    <w:rsid w:val="00035790"/>
    <w:rsid w:val="000358CC"/>
    <w:rsid w:val="0003592D"/>
    <w:rsid w:val="0003592E"/>
    <w:rsid w:val="00035A23"/>
    <w:rsid w:val="00035AFE"/>
    <w:rsid w:val="00035EBF"/>
    <w:rsid w:val="00035F31"/>
    <w:rsid w:val="00035F55"/>
    <w:rsid w:val="00035FC8"/>
    <w:rsid w:val="0003602A"/>
    <w:rsid w:val="00036169"/>
    <w:rsid w:val="00036274"/>
    <w:rsid w:val="0003629F"/>
    <w:rsid w:val="000364EA"/>
    <w:rsid w:val="000364F4"/>
    <w:rsid w:val="000366BD"/>
    <w:rsid w:val="000367E3"/>
    <w:rsid w:val="0003693A"/>
    <w:rsid w:val="00036996"/>
    <w:rsid w:val="00036A8A"/>
    <w:rsid w:val="00036A90"/>
    <w:rsid w:val="00036B51"/>
    <w:rsid w:val="00036CF7"/>
    <w:rsid w:val="00036DAF"/>
    <w:rsid w:val="00036E7C"/>
    <w:rsid w:val="000370C9"/>
    <w:rsid w:val="000370F2"/>
    <w:rsid w:val="00037185"/>
    <w:rsid w:val="000372EE"/>
    <w:rsid w:val="000378AE"/>
    <w:rsid w:val="00037A3C"/>
    <w:rsid w:val="00037A3D"/>
    <w:rsid w:val="00037A78"/>
    <w:rsid w:val="00037BAD"/>
    <w:rsid w:val="00037E28"/>
    <w:rsid w:val="00037F16"/>
    <w:rsid w:val="00037F1E"/>
    <w:rsid w:val="00037F74"/>
    <w:rsid w:val="00037F80"/>
    <w:rsid w:val="0004012B"/>
    <w:rsid w:val="00040290"/>
    <w:rsid w:val="00040406"/>
    <w:rsid w:val="0004069F"/>
    <w:rsid w:val="0004070E"/>
    <w:rsid w:val="0004071D"/>
    <w:rsid w:val="00040805"/>
    <w:rsid w:val="0004088B"/>
    <w:rsid w:val="00040899"/>
    <w:rsid w:val="000408CE"/>
    <w:rsid w:val="00040933"/>
    <w:rsid w:val="000409C4"/>
    <w:rsid w:val="00040BB7"/>
    <w:rsid w:val="00040BC1"/>
    <w:rsid w:val="00040D5C"/>
    <w:rsid w:val="00040E8F"/>
    <w:rsid w:val="00040F1A"/>
    <w:rsid w:val="000410B1"/>
    <w:rsid w:val="0004113D"/>
    <w:rsid w:val="000412A2"/>
    <w:rsid w:val="00041A1E"/>
    <w:rsid w:val="00041BA5"/>
    <w:rsid w:val="00041F0A"/>
    <w:rsid w:val="00041F9F"/>
    <w:rsid w:val="000420B3"/>
    <w:rsid w:val="000421B2"/>
    <w:rsid w:val="000421D2"/>
    <w:rsid w:val="000421E9"/>
    <w:rsid w:val="000422A0"/>
    <w:rsid w:val="000422FA"/>
    <w:rsid w:val="0004241F"/>
    <w:rsid w:val="0004257E"/>
    <w:rsid w:val="0004259F"/>
    <w:rsid w:val="00042904"/>
    <w:rsid w:val="00042967"/>
    <w:rsid w:val="00042C66"/>
    <w:rsid w:val="00042D3F"/>
    <w:rsid w:val="00042E13"/>
    <w:rsid w:val="000430FF"/>
    <w:rsid w:val="00043114"/>
    <w:rsid w:val="00043223"/>
    <w:rsid w:val="00043363"/>
    <w:rsid w:val="000435A7"/>
    <w:rsid w:val="000435F3"/>
    <w:rsid w:val="000435F8"/>
    <w:rsid w:val="000437E8"/>
    <w:rsid w:val="00043AEF"/>
    <w:rsid w:val="00043B5D"/>
    <w:rsid w:val="00043B90"/>
    <w:rsid w:val="00043CE6"/>
    <w:rsid w:val="00043EA1"/>
    <w:rsid w:val="00043EF3"/>
    <w:rsid w:val="00043F9D"/>
    <w:rsid w:val="000440EB"/>
    <w:rsid w:val="0004429E"/>
    <w:rsid w:val="00044637"/>
    <w:rsid w:val="000449DA"/>
    <w:rsid w:val="00044E17"/>
    <w:rsid w:val="00044EE2"/>
    <w:rsid w:val="00044F16"/>
    <w:rsid w:val="00045014"/>
    <w:rsid w:val="000451C2"/>
    <w:rsid w:val="000452DE"/>
    <w:rsid w:val="00045312"/>
    <w:rsid w:val="000453BA"/>
    <w:rsid w:val="000453E5"/>
    <w:rsid w:val="0004550A"/>
    <w:rsid w:val="000457A8"/>
    <w:rsid w:val="0004581C"/>
    <w:rsid w:val="0004583B"/>
    <w:rsid w:val="000459AA"/>
    <w:rsid w:val="00045D8B"/>
    <w:rsid w:val="00045E38"/>
    <w:rsid w:val="0004609E"/>
    <w:rsid w:val="000462C7"/>
    <w:rsid w:val="00046300"/>
    <w:rsid w:val="0004663E"/>
    <w:rsid w:val="000467D1"/>
    <w:rsid w:val="0004681F"/>
    <w:rsid w:val="0004688D"/>
    <w:rsid w:val="000469DC"/>
    <w:rsid w:val="00046B3C"/>
    <w:rsid w:val="00046B7F"/>
    <w:rsid w:val="00046BF9"/>
    <w:rsid w:val="00046DA0"/>
    <w:rsid w:val="00046DC3"/>
    <w:rsid w:val="000471FF"/>
    <w:rsid w:val="000472F6"/>
    <w:rsid w:val="00047334"/>
    <w:rsid w:val="000473DF"/>
    <w:rsid w:val="00047417"/>
    <w:rsid w:val="000476C1"/>
    <w:rsid w:val="000477A5"/>
    <w:rsid w:val="000477D1"/>
    <w:rsid w:val="0004786B"/>
    <w:rsid w:val="00047AFC"/>
    <w:rsid w:val="00047B2E"/>
    <w:rsid w:val="00047C65"/>
    <w:rsid w:val="00047EFE"/>
    <w:rsid w:val="00047F02"/>
    <w:rsid w:val="00050612"/>
    <w:rsid w:val="00050677"/>
    <w:rsid w:val="0005068A"/>
    <w:rsid w:val="000508D9"/>
    <w:rsid w:val="0005096E"/>
    <w:rsid w:val="000509FE"/>
    <w:rsid w:val="00050B1A"/>
    <w:rsid w:val="00050B33"/>
    <w:rsid w:val="00050BCD"/>
    <w:rsid w:val="00050E80"/>
    <w:rsid w:val="00051078"/>
    <w:rsid w:val="00051360"/>
    <w:rsid w:val="0005136E"/>
    <w:rsid w:val="00051836"/>
    <w:rsid w:val="00051A13"/>
    <w:rsid w:val="00051A18"/>
    <w:rsid w:val="00051C93"/>
    <w:rsid w:val="00051EC4"/>
    <w:rsid w:val="00051F37"/>
    <w:rsid w:val="00051F7E"/>
    <w:rsid w:val="00052250"/>
    <w:rsid w:val="000522D3"/>
    <w:rsid w:val="000522EA"/>
    <w:rsid w:val="000525A7"/>
    <w:rsid w:val="00052688"/>
    <w:rsid w:val="00052758"/>
    <w:rsid w:val="00052C3B"/>
    <w:rsid w:val="00052C4D"/>
    <w:rsid w:val="00052D25"/>
    <w:rsid w:val="00052DAB"/>
    <w:rsid w:val="00052E15"/>
    <w:rsid w:val="00052ED8"/>
    <w:rsid w:val="00052FAA"/>
    <w:rsid w:val="00053281"/>
    <w:rsid w:val="000532A7"/>
    <w:rsid w:val="000532EC"/>
    <w:rsid w:val="000533A1"/>
    <w:rsid w:val="000533D6"/>
    <w:rsid w:val="00053772"/>
    <w:rsid w:val="0005378E"/>
    <w:rsid w:val="000537A7"/>
    <w:rsid w:val="0005392F"/>
    <w:rsid w:val="00053A97"/>
    <w:rsid w:val="00053AAC"/>
    <w:rsid w:val="00053B95"/>
    <w:rsid w:val="00053C4E"/>
    <w:rsid w:val="00053CBB"/>
    <w:rsid w:val="00053CEB"/>
    <w:rsid w:val="00053DC0"/>
    <w:rsid w:val="00053E00"/>
    <w:rsid w:val="00053E58"/>
    <w:rsid w:val="000540C1"/>
    <w:rsid w:val="00054132"/>
    <w:rsid w:val="00054258"/>
    <w:rsid w:val="000542C8"/>
    <w:rsid w:val="0005438C"/>
    <w:rsid w:val="0005441C"/>
    <w:rsid w:val="0005447E"/>
    <w:rsid w:val="000545E2"/>
    <w:rsid w:val="00054630"/>
    <w:rsid w:val="0005469B"/>
    <w:rsid w:val="00054858"/>
    <w:rsid w:val="000549B7"/>
    <w:rsid w:val="00054A00"/>
    <w:rsid w:val="00054A40"/>
    <w:rsid w:val="00054A69"/>
    <w:rsid w:val="00054ABE"/>
    <w:rsid w:val="00054B21"/>
    <w:rsid w:val="00054E4A"/>
    <w:rsid w:val="00054E9D"/>
    <w:rsid w:val="00055288"/>
    <w:rsid w:val="00055335"/>
    <w:rsid w:val="0005578D"/>
    <w:rsid w:val="000557F2"/>
    <w:rsid w:val="00055995"/>
    <w:rsid w:val="00055C70"/>
    <w:rsid w:val="00055CC5"/>
    <w:rsid w:val="00055D6A"/>
    <w:rsid w:val="00055F52"/>
    <w:rsid w:val="000561AA"/>
    <w:rsid w:val="00056296"/>
    <w:rsid w:val="000562A3"/>
    <w:rsid w:val="00056343"/>
    <w:rsid w:val="00056426"/>
    <w:rsid w:val="00056522"/>
    <w:rsid w:val="0005667C"/>
    <w:rsid w:val="00056713"/>
    <w:rsid w:val="00056729"/>
    <w:rsid w:val="00056747"/>
    <w:rsid w:val="00056829"/>
    <w:rsid w:val="00056BEB"/>
    <w:rsid w:val="00056CE8"/>
    <w:rsid w:val="00056D89"/>
    <w:rsid w:val="00056DA1"/>
    <w:rsid w:val="00056DAE"/>
    <w:rsid w:val="00056FC9"/>
    <w:rsid w:val="00057329"/>
    <w:rsid w:val="000574F2"/>
    <w:rsid w:val="00057525"/>
    <w:rsid w:val="000575AB"/>
    <w:rsid w:val="0005773F"/>
    <w:rsid w:val="00057B01"/>
    <w:rsid w:val="00057B58"/>
    <w:rsid w:val="00057BB8"/>
    <w:rsid w:val="00060006"/>
    <w:rsid w:val="00060248"/>
    <w:rsid w:val="00060437"/>
    <w:rsid w:val="000607AF"/>
    <w:rsid w:val="000607C1"/>
    <w:rsid w:val="00060B9B"/>
    <w:rsid w:val="00060C69"/>
    <w:rsid w:val="00060D15"/>
    <w:rsid w:val="00060F1E"/>
    <w:rsid w:val="00060F92"/>
    <w:rsid w:val="0006101D"/>
    <w:rsid w:val="0006116D"/>
    <w:rsid w:val="000611F4"/>
    <w:rsid w:val="0006125E"/>
    <w:rsid w:val="0006128E"/>
    <w:rsid w:val="00061427"/>
    <w:rsid w:val="0006164A"/>
    <w:rsid w:val="0006178A"/>
    <w:rsid w:val="000617A3"/>
    <w:rsid w:val="0006183F"/>
    <w:rsid w:val="00061988"/>
    <w:rsid w:val="00061A08"/>
    <w:rsid w:val="00061C0F"/>
    <w:rsid w:val="00061D27"/>
    <w:rsid w:val="00061D2C"/>
    <w:rsid w:val="00061D8C"/>
    <w:rsid w:val="00061FDE"/>
    <w:rsid w:val="000621D8"/>
    <w:rsid w:val="00062248"/>
    <w:rsid w:val="000622A7"/>
    <w:rsid w:val="000623B7"/>
    <w:rsid w:val="000623FE"/>
    <w:rsid w:val="0006265B"/>
    <w:rsid w:val="00062687"/>
    <w:rsid w:val="0006269F"/>
    <w:rsid w:val="00062744"/>
    <w:rsid w:val="000627FD"/>
    <w:rsid w:val="00062A6F"/>
    <w:rsid w:val="00062A99"/>
    <w:rsid w:val="00062BDE"/>
    <w:rsid w:val="00062D0C"/>
    <w:rsid w:val="00062D51"/>
    <w:rsid w:val="00063164"/>
    <w:rsid w:val="000632AE"/>
    <w:rsid w:val="00063364"/>
    <w:rsid w:val="0006338F"/>
    <w:rsid w:val="000636BA"/>
    <w:rsid w:val="000636BB"/>
    <w:rsid w:val="000636D6"/>
    <w:rsid w:val="00063721"/>
    <w:rsid w:val="000638EB"/>
    <w:rsid w:val="000638FF"/>
    <w:rsid w:val="00063AE3"/>
    <w:rsid w:val="00063B9B"/>
    <w:rsid w:val="00063C8B"/>
    <w:rsid w:val="00063E6D"/>
    <w:rsid w:val="00063E6F"/>
    <w:rsid w:val="00063F51"/>
    <w:rsid w:val="00063FF7"/>
    <w:rsid w:val="0006401C"/>
    <w:rsid w:val="000641F1"/>
    <w:rsid w:val="0006435B"/>
    <w:rsid w:val="00064410"/>
    <w:rsid w:val="0006441C"/>
    <w:rsid w:val="000648FB"/>
    <w:rsid w:val="00064963"/>
    <w:rsid w:val="00064B52"/>
    <w:rsid w:val="00064C9F"/>
    <w:rsid w:val="00064F9F"/>
    <w:rsid w:val="000651DF"/>
    <w:rsid w:val="000651ED"/>
    <w:rsid w:val="0006540E"/>
    <w:rsid w:val="00065865"/>
    <w:rsid w:val="00065949"/>
    <w:rsid w:val="00065B5F"/>
    <w:rsid w:val="00065CD9"/>
    <w:rsid w:val="00065FE2"/>
    <w:rsid w:val="00066068"/>
    <w:rsid w:val="000660FA"/>
    <w:rsid w:val="00066196"/>
    <w:rsid w:val="000661A4"/>
    <w:rsid w:val="00066245"/>
    <w:rsid w:val="0006638B"/>
    <w:rsid w:val="00066484"/>
    <w:rsid w:val="000664CF"/>
    <w:rsid w:val="0006651B"/>
    <w:rsid w:val="00066552"/>
    <w:rsid w:val="00066840"/>
    <w:rsid w:val="000669F8"/>
    <w:rsid w:val="00066B91"/>
    <w:rsid w:val="00066C5B"/>
    <w:rsid w:val="00066CE7"/>
    <w:rsid w:val="00066EA3"/>
    <w:rsid w:val="000670FC"/>
    <w:rsid w:val="0006728B"/>
    <w:rsid w:val="000674EF"/>
    <w:rsid w:val="000679B5"/>
    <w:rsid w:val="00067AF4"/>
    <w:rsid w:val="00067C4B"/>
    <w:rsid w:val="00067DC2"/>
    <w:rsid w:val="00067DF2"/>
    <w:rsid w:val="00070010"/>
    <w:rsid w:val="00070B86"/>
    <w:rsid w:val="00070DA2"/>
    <w:rsid w:val="00070F3D"/>
    <w:rsid w:val="00070FE6"/>
    <w:rsid w:val="000710AD"/>
    <w:rsid w:val="0007120D"/>
    <w:rsid w:val="00071253"/>
    <w:rsid w:val="00071531"/>
    <w:rsid w:val="00071599"/>
    <w:rsid w:val="00071746"/>
    <w:rsid w:val="0007193A"/>
    <w:rsid w:val="00071968"/>
    <w:rsid w:val="000719EB"/>
    <w:rsid w:val="00071A56"/>
    <w:rsid w:val="00071CF1"/>
    <w:rsid w:val="00071D24"/>
    <w:rsid w:val="00071EEE"/>
    <w:rsid w:val="0007218C"/>
    <w:rsid w:val="0007228D"/>
    <w:rsid w:val="00072308"/>
    <w:rsid w:val="0007230C"/>
    <w:rsid w:val="00072486"/>
    <w:rsid w:val="000724C2"/>
    <w:rsid w:val="000725C6"/>
    <w:rsid w:val="00072875"/>
    <w:rsid w:val="00072946"/>
    <w:rsid w:val="00072ADB"/>
    <w:rsid w:val="00072C69"/>
    <w:rsid w:val="00072C9E"/>
    <w:rsid w:val="00072F24"/>
    <w:rsid w:val="00072FD0"/>
    <w:rsid w:val="00073362"/>
    <w:rsid w:val="00073481"/>
    <w:rsid w:val="00073606"/>
    <w:rsid w:val="0007373A"/>
    <w:rsid w:val="00073868"/>
    <w:rsid w:val="000739D5"/>
    <w:rsid w:val="00073BF3"/>
    <w:rsid w:val="00073EC3"/>
    <w:rsid w:val="000740B2"/>
    <w:rsid w:val="0007443B"/>
    <w:rsid w:val="00074556"/>
    <w:rsid w:val="00074563"/>
    <w:rsid w:val="000745F5"/>
    <w:rsid w:val="000745FF"/>
    <w:rsid w:val="000746EC"/>
    <w:rsid w:val="00074802"/>
    <w:rsid w:val="00074B8A"/>
    <w:rsid w:val="00074BB1"/>
    <w:rsid w:val="00074E16"/>
    <w:rsid w:val="000750D6"/>
    <w:rsid w:val="0007510F"/>
    <w:rsid w:val="0007514D"/>
    <w:rsid w:val="00075208"/>
    <w:rsid w:val="00075320"/>
    <w:rsid w:val="000753EE"/>
    <w:rsid w:val="0007543F"/>
    <w:rsid w:val="0007553D"/>
    <w:rsid w:val="0007565D"/>
    <w:rsid w:val="000757DE"/>
    <w:rsid w:val="00075870"/>
    <w:rsid w:val="0007591B"/>
    <w:rsid w:val="00075939"/>
    <w:rsid w:val="00075D53"/>
    <w:rsid w:val="00075DC5"/>
    <w:rsid w:val="00075E5E"/>
    <w:rsid w:val="00075F0D"/>
    <w:rsid w:val="00075FBB"/>
    <w:rsid w:val="00076120"/>
    <w:rsid w:val="000762A1"/>
    <w:rsid w:val="000762F7"/>
    <w:rsid w:val="000763F0"/>
    <w:rsid w:val="000764D1"/>
    <w:rsid w:val="000764F3"/>
    <w:rsid w:val="000767E0"/>
    <w:rsid w:val="00076810"/>
    <w:rsid w:val="0007691A"/>
    <w:rsid w:val="0007694A"/>
    <w:rsid w:val="00076A22"/>
    <w:rsid w:val="00077373"/>
    <w:rsid w:val="000774B7"/>
    <w:rsid w:val="000778C7"/>
    <w:rsid w:val="00077B8C"/>
    <w:rsid w:val="00077C48"/>
    <w:rsid w:val="00077C85"/>
    <w:rsid w:val="00077CDE"/>
    <w:rsid w:val="00077DC0"/>
    <w:rsid w:val="00077DD3"/>
    <w:rsid w:val="00077F0F"/>
    <w:rsid w:val="00080027"/>
    <w:rsid w:val="0008011E"/>
    <w:rsid w:val="00080312"/>
    <w:rsid w:val="00080593"/>
    <w:rsid w:val="000805BF"/>
    <w:rsid w:val="00080750"/>
    <w:rsid w:val="0008092C"/>
    <w:rsid w:val="00080DF5"/>
    <w:rsid w:val="00080E51"/>
    <w:rsid w:val="00080FB2"/>
    <w:rsid w:val="00081084"/>
    <w:rsid w:val="000810FC"/>
    <w:rsid w:val="000810FF"/>
    <w:rsid w:val="0008117B"/>
    <w:rsid w:val="0008131F"/>
    <w:rsid w:val="000815F4"/>
    <w:rsid w:val="00081635"/>
    <w:rsid w:val="000816AF"/>
    <w:rsid w:val="000817D2"/>
    <w:rsid w:val="000817FB"/>
    <w:rsid w:val="00081837"/>
    <w:rsid w:val="00081966"/>
    <w:rsid w:val="00081AEB"/>
    <w:rsid w:val="00081B44"/>
    <w:rsid w:val="00081CB4"/>
    <w:rsid w:val="00081D30"/>
    <w:rsid w:val="00081D65"/>
    <w:rsid w:val="00081D9F"/>
    <w:rsid w:val="000823DE"/>
    <w:rsid w:val="00082402"/>
    <w:rsid w:val="000824AC"/>
    <w:rsid w:val="00082673"/>
    <w:rsid w:val="000826CC"/>
    <w:rsid w:val="00082753"/>
    <w:rsid w:val="0008279B"/>
    <w:rsid w:val="00082916"/>
    <w:rsid w:val="00082A12"/>
    <w:rsid w:val="00082AD7"/>
    <w:rsid w:val="00082AEB"/>
    <w:rsid w:val="00082C2A"/>
    <w:rsid w:val="00082D2C"/>
    <w:rsid w:val="00082D97"/>
    <w:rsid w:val="0008301B"/>
    <w:rsid w:val="00083039"/>
    <w:rsid w:val="00083251"/>
    <w:rsid w:val="000832F3"/>
    <w:rsid w:val="0008335B"/>
    <w:rsid w:val="0008339F"/>
    <w:rsid w:val="00083676"/>
    <w:rsid w:val="000837DE"/>
    <w:rsid w:val="0008392B"/>
    <w:rsid w:val="000839AB"/>
    <w:rsid w:val="000839DE"/>
    <w:rsid w:val="00083AFC"/>
    <w:rsid w:val="00083FEB"/>
    <w:rsid w:val="00084135"/>
    <w:rsid w:val="00084223"/>
    <w:rsid w:val="00084329"/>
    <w:rsid w:val="000845A9"/>
    <w:rsid w:val="000846D4"/>
    <w:rsid w:val="000846E2"/>
    <w:rsid w:val="00084A15"/>
    <w:rsid w:val="00084D3B"/>
    <w:rsid w:val="00084EA9"/>
    <w:rsid w:val="00084ED8"/>
    <w:rsid w:val="00085051"/>
    <w:rsid w:val="00085197"/>
    <w:rsid w:val="0008519E"/>
    <w:rsid w:val="00085381"/>
    <w:rsid w:val="00085455"/>
    <w:rsid w:val="0008548B"/>
    <w:rsid w:val="0008551D"/>
    <w:rsid w:val="0008558F"/>
    <w:rsid w:val="00085603"/>
    <w:rsid w:val="000856E8"/>
    <w:rsid w:val="00085777"/>
    <w:rsid w:val="0008577F"/>
    <w:rsid w:val="0008591C"/>
    <w:rsid w:val="00085A65"/>
    <w:rsid w:val="00085A80"/>
    <w:rsid w:val="00085D46"/>
    <w:rsid w:val="00085DB9"/>
    <w:rsid w:val="000861B9"/>
    <w:rsid w:val="0008624C"/>
    <w:rsid w:val="0008636B"/>
    <w:rsid w:val="00086499"/>
    <w:rsid w:val="00086502"/>
    <w:rsid w:val="00086504"/>
    <w:rsid w:val="0008662E"/>
    <w:rsid w:val="00086783"/>
    <w:rsid w:val="0008681E"/>
    <w:rsid w:val="00086947"/>
    <w:rsid w:val="00086D47"/>
    <w:rsid w:val="00086E67"/>
    <w:rsid w:val="00086F36"/>
    <w:rsid w:val="00086F54"/>
    <w:rsid w:val="00086FAA"/>
    <w:rsid w:val="000870CB"/>
    <w:rsid w:val="00087129"/>
    <w:rsid w:val="000871E4"/>
    <w:rsid w:val="00087237"/>
    <w:rsid w:val="00087380"/>
    <w:rsid w:val="000874E9"/>
    <w:rsid w:val="00087868"/>
    <w:rsid w:val="0009031B"/>
    <w:rsid w:val="00090635"/>
    <w:rsid w:val="00090853"/>
    <w:rsid w:val="00090C20"/>
    <w:rsid w:val="00090CF1"/>
    <w:rsid w:val="00090ED4"/>
    <w:rsid w:val="00091028"/>
    <w:rsid w:val="00091063"/>
    <w:rsid w:val="00091352"/>
    <w:rsid w:val="0009152E"/>
    <w:rsid w:val="00091552"/>
    <w:rsid w:val="000915EE"/>
    <w:rsid w:val="0009195D"/>
    <w:rsid w:val="00091A1D"/>
    <w:rsid w:val="00091CFD"/>
    <w:rsid w:val="00091D97"/>
    <w:rsid w:val="00091DA4"/>
    <w:rsid w:val="0009223F"/>
    <w:rsid w:val="0009262C"/>
    <w:rsid w:val="000929BD"/>
    <w:rsid w:val="00092A6D"/>
    <w:rsid w:val="00092B69"/>
    <w:rsid w:val="00092CCF"/>
    <w:rsid w:val="00092E73"/>
    <w:rsid w:val="00093057"/>
    <w:rsid w:val="000930FE"/>
    <w:rsid w:val="000931C2"/>
    <w:rsid w:val="0009343F"/>
    <w:rsid w:val="000935CE"/>
    <w:rsid w:val="00093631"/>
    <w:rsid w:val="000936D7"/>
    <w:rsid w:val="0009379D"/>
    <w:rsid w:val="00093849"/>
    <w:rsid w:val="00093888"/>
    <w:rsid w:val="0009389D"/>
    <w:rsid w:val="000939CA"/>
    <w:rsid w:val="00093B10"/>
    <w:rsid w:val="00093BBF"/>
    <w:rsid w:val="00093D77"/>
    <w:rsid w:val="00093DBF"/>
    <w:rsid w:val="00093F5D"/>
    <w:rsid w:val="000941B2"/>
    <w:rsid w:val="0009431E"/>
    <w:rsid w:val="000943DF"/>
    <w:rsid w:val="0009479D"/>
    <w:rsid w:val="000949A5"/>
    <w:rsid w:val="00094A44"/>
    <w:rsid w:val="00094D20"/>
    <w:rsid w:val="00094F44"/>
    <w:rsid w:val="00095121"/>
    <w:rsid w:val="00095160"/>
    <w:rsid w:val="0009525A"/>
    <w:rsid w:val="000955AF"/>
    <w:rsid w:val="000955CF"/>
    <w:rsid w:val="00095645"/>
    <w:rsid w:val="000956EA"/>
    <w:rsid w:val="00095748"/>
    <w:rsid w:val="00095992"/>
    <w:rsid w:val="000959E2"/>
    <w:rsid w:val="000959F3"/>
    <w:rsid w:val="00095A51"/>
    <w:rsid w:val="00095C3B"/>
    <w:rsid w:val="00095C9A"/>
    <w:rsid w:val="00095DE1"/>
    <w:rsid w:val="00095F04"/>
    <w:rsid w:val="00096128"/>
    <w:rsid w:val="00096210"/>
    <w:rsid w:val="000962DC"/>
    <w:rsid w:val="0009650A"/>
    <w:rsid w:val="000965C1"/>
    <w:rsid w:val="000965CB"/>
    <w:rsid w:val="000967CE"/>
    <w:rsid w:val="00096806"/>
    <w:rsid w:val="00096A2B"/>
    <w:rsid w:val="00096BBA"/>
    <w:rsid w:val="00096CED"/>
    <w:rsid w:val="00096F38"/>
    <w:rsid w:val="00096FD2"/>
    <w:rsid w:val="0009703D"/>
    <w:rsid w:val="00097094"/>
    <w:rsid w:val="00097279"/>
    <w:rsid w:val="000972F0"/>
    <w:rsid w:val="0009739B"/>
    <w:rsid w:val="000975C6"/>
    <w:rsid w:val="0009761D"/>
    <w:rsid w:val="00097732"/>
    <w:rsid w:val="0009779D"/>
    <w:rsid w:val="0009799D"/>
    <w:rsid w:val="00097A3F"/>
    <w:rsid w:val="00097A4F"/>
    <w:rsid w:val="00097B97"/>
    <w:rsid w:val="00097BD1"/>
    <w:rsid w:val="00097DC4"/>
    <w:rsid w:val="000A0054"/>
    <w:rsid w:val="000A0091"/>
    <w:rsid w:val="000A01F2"/>
    <w:rsid w:val="000A0491"/>
    <w:rsid w:val="000A068F"/>
    <w:rsid w:val="000A085D"/>
    <w:rsid w:val="000A0A02"/>
    <w:rsid w:val="000A0C71"/>
    <w:rsid w:val="000A0DDD"/>
    <w:rsid w:val="000A0E8A"/>
    <w:rsid w:val="000A0FF0"/>
    <w:rsid w:val="000A1386"/>
    <w:rsid w:val="000A151F"/>
    <w:rsid w:val="000A1556"/>
    <w:rsid w:val="000A161C"/>
    <w:rsid w:val="000A1880"/>
    <w:rsid w:val="000A1891"/>
    <w:rsid w:val="000A18BE"/>
    <w:rsid w:val="000A1944"/>
    <w:rsid w:val="000A1C90"/>
    <w:rsid w:val="000A1CEC"/>
    <w:rsid w:val="000A1DA9"/>
    <w:rsid w:val="000A1F12"/>
    <w:rsid w:val="000A1F32"/>
    <w:rsid w:val="000A2015"/>
    <w:rsid w:val="000A210D"/>
    <w:rsid w:val="000A21A3"/>
    <w:rsid w:val="000A22B0"/>
    <w:rsid w:val="000A2643"/>
    <w:rsid w:val="000A26DE"/>
    <w:rsid w:val="000A293C"/>
    <w:rsid w:val="000A2D4E"/>
    <w:rsid w:val="000A2E6F"/>
    <w:rsid w:val="000A307D"/>
    <w:rsid w:val="000A31CF"/>
    <w:rsid w:val="000A336D"/>
    <w:rsid w:val="000A33F8"/>
    <w:rsid w:val="000A35CE"/>
    <w:rsid w:val="000A3618"/>
    <w:rsid w:val="000A3662"/>
    <w:rsid w:val="000A37BA"/>
    <w:rsid w:val="000A3948"/>
    <w:rsid w:val="000A3CF7"/>
    <w:rsid w:val="000A3DB2"/>
    <w:rsid w:val="000A4212"/>
    <w:rsid w:val="000A42BE"/>
    <w:rsid w:val="000A43F3"/>
    <w:rsid w:val="000A4558"/>
    <w:rsid w:val="000A45A4"/>
    <w:rsid w:val="000A45FC"/>
    <w:rsid w:val="000A4699"/>
    <w:rsid w:val="000A46A0"/>
    <w:rsid w:val="000A46F4"/>
    <w:rsid w:val="000A478D"/>
    <w:rsid w:val="000A4963"/>
    <w:rsid w:val="000A4B3D"/>
    <w:rsid w:val="000A4B90"/>
    <w:rsid w:val="000A4C63"/>
    <w:rsid w:val="000A4CE8"/>
    <w:rsid w:val="000A4E16"/>
    <w:rsid w:val="000A4E4A"/>
    <w:rsid w:val="000A506F"/>
    <w:rsid w:val="000A50CA"/>
    <w:rsid w:val="000A5256"/>
    <w:rsid w:val="000A52D8"/>
    <w:rsid w:val="000A52E0"/>
    <w:rsid w:val="000A52E5"/>
    <w:rsid w:val="000A55E6"/>
    <w:rsid w:val="000A58E2"/>
    <w:rsid w:val="000A5BBF"/>
    <w:rsid w:val="000A5DCE"/>
    <w:rsid w:val="000A5E0B"/>
    <w:rsid w:val="000A6226"/>
    <w:rsid w:val="000A637E"/>
    <w:rsid w:val="000A6443"/>
    <w:rsid w:val="000A64E8"/>
    <w:rsid w:val="000A6567"/>
    <w:rsid w:val="000A668C"/>
    <w:rsid w:val="000A69B7"/>
    <w:rsid w:val="000A6A7F"/>
    <w:rsid w:val="000A6D5D"/>
    <w:rsid w:val="000A6E3D"/>
    <w:rsid w:val="000A704F"/>
    <w:rsid w:val="000A72E5"/>
    <w:rsid w:val="000A7378"/>
    <w:rsid w:val="000A75B4"/>
    <w:rsid w:val="000A76D8"/>
    <w:rsid w:val="000A77B0"/>
    <w:rsid w:val="000A7A0D"/>
    <w:rsid w:val="000A7BDE"/>
    <w:rsid w:val="000A7C1E"/>
    <w:rsid w:val="000A7E00"/>
    <w:rsid w:val="000A7FC2"/>
    <w:rsid w:val="000B008A"/>
    <w:rsid w:val="000B0208"/>
    <w:rsid w:val="000B0405"/>
    <w:rsid w:val="000B04CC"/>
    <w:rsid w:val="000B04D5"/>
    <w:rsid w:val="000B051F"/>
    <w:rsid w:val="000B0923"/>
    <w:rsid w:val="000B0980"/>
    <w:rsid w:val="000B09CA"/>
    <w:rsid w:val="000B0ACC"/>
    <w:rsid w:val="000B0D8D"/>
    <w:rsid w:val="000B0F47"/>
    <w:rsid w:val="000B1336"/>
    <w:rsid w:val="000B1339"/>
    <w:rsid w:val="000B138E"/>
    <w:rsid w:val="000B13AF"/>
    <w:rsid w:val="000B1433"/>
    <w:rsid w:val="000B15EB"/>
    <w:rsid w:val="000B16BE"/>
    <w:rsid w:val="000B1763"/>
    <w:rsid w:val="000B176C"/>
    <w:rsid w:val="000B177F"/>
    <w:rsid w:val="000B178F"/>
    <w:rsid w:val="000B18D4"/>
    <w:rsid w:val="000B1C14"/>
    <w:rsid w:val="000B1C8F"/>
    <w:rsid w:val="000B1FC2"/>
    <w:rsid w:val="000B2034"/>
    <w:rsid w:val="000B20D1"/>
    <w:rsid w:val="000B2105"/>
    <w:rsid w:val="000B2417"/>
    <w:rsid w:val="000B2456"/>
    <w:rsid w:val="000B247B"/>
    <w:rsid w:val="000B25F9"/>
    <w:rsid w:val="000B2724"/>
    <w:rsid w:val="000B2881"/>
    <w:rsid w:val="000B2902"/>
    <w:rsid w:val="000B2925"/>
    <w:rsid w:val="000B2E32"/>
    <w:rsid w:val="000B2F78"/>
    <w:rsid w:val="000B3015"/>
    <w:rsid w:val="000B31AD"/>
    <w:rsid w:val="000B34FE"/>
    <w:rsid w:val="000B3535"/>
    <w:rsid w:val="000B36A9"/>
    <w:rsid w:val="000B37B6"/>
    <w:rsid w:val="000B3818"/>
    <w:rsid w:val="000B399F"/>
    <w:rsid w:val="000B3A36"/>
    <w:rsid w:val="000B3E0D"/>
    <w:rsid w:val="000B4085"/>
    <w:rsid w:val="000B41E2"/>
    <w:rsid w:val="000B43FD"/>
    <w:rsid w:val="000B43FF"/>
    <w:rsid w:val="000B458C"/>
    <w:rsid w:val="000B46B8"/>
    <w:rsid w:val="000B4757"/>
    <w:rsid w:val="000B483D"/>
    <w:rsid w:val="000B4AA6"/>
    <w:rsid w:val="000B4B2A"/>
    <w:rsid w:val="000B4B60"/>
    <w:rsid w:val="000B4D6B"/>
    <w:rsid w:val="000B4D81"/>
    <w:rsid w:val="000B4F23"/>
    <w:rsid w:val="000B4FB9"/>
    <w:rsid w:val="000B5417"/>
    <w:rsid w:val="000B54DC"/>
    <w:rsid w:val="000B5628"/>
    <w:rsid w:val="000B5640"/>
    <w:rsid w:val="000B58E8"/>
    <w:rsid w:val="000B591C"/>
    <w:rsid w:val="000B5973"/>
    <w:rsid w:val="000B5ACD"/>
    <w:rsid w:val="000B5B13"/>
    <w:rsid w:val="000B5B73"/>
    <w:rsid w:val="000B5B8D"/>
    <w:rsid w:val="000B5BDA"/>
    <w:rsid w:val="000B5F9C"/>
    <w:rsid w:val="000B60B4"/>
    <w:rsid w:val="000B623B"/>
    <w:rsid w:val="000B6277"/>
    <w:rsid w:val="000B6479"/>
    <w:rsid w:val="000B654F"/>
    <w:rsid w:val="000B66DD"/>
    <w:rsid w:val="000B68CA"/>
    <w:rsid w:val="000B6AA1"/>
    <w:rsid w:val="000B6BC3"/>
    <w:rsid w:val="000B6BF7"/>
    <w:rsid w:val="000B6CF1"/>
    <w:rsid w:val="000B6E51"/>
    <w:rsid w:val="000B6E9E"/>
    <w:rsid w:val="000B6FB5"/>
    <w:rsid w:val="000B71D0"/>
    <w:rsid w:val="000B728B"/>
    <w:rsid w:val="000B7590"/>
    <w:rsid w:val="000B759B"/>
    <w:rsid w:val="000B7C08"/>
    <w:rsid w:val="000B7E7A"/>
    <w:rsid w:val="000B7F33"/>
    <w:rsid w:val="000B7F6D"/>
    <w:rsid w:val="000C0096"/>
    <w:rsid w:val="000C0214"/>
    <w:rsid w:val="000C0218"/>
    <w:rsid w:val="000C0482"/>
    <w:rsid w:val="000C0507"/>
    <w:rsid w:val="000C08F6"/>
    <w:rsid w:val="000C093E"/>
    <w:rsid w:val="000C0BB2"/>
    <w:rsid w:val="000C0BF7"/>
    <w:rsid w:val="000C0C55"/>
    <w:rsid w:val="000C1070"/>
    <w:rsid w:val="000C1198"/>
    <w:rsid w:val="000C11F3"/>
    <w:rsid w:val="000C141C"/>
    <w:rsid w:val="000C1567"/>
    <w:rsid w:val="000C165F"/>
    <w:rsid w:val="000C1675"/>
    <w:rsid w:val="000C16D5"/>
    <w:rsid w:val="000C16DE"/>
    <w:rsid w:val="000C191E"/>
    <w:rsid w:val="000C1ADE"/>
    <w:rsid w:val="000C1E68"/>
    <w:rsid w:val="000C1FC5"/>
    <w:rsid w:val="000C228D"/>
    <w:rsid w:val="000C22A7"/>
    <w:rsid w:val="000C2455"/>
    <w:rsid w:val="000C2586"/>
    <w:rsid w:val="000C2607"/>
    <w:rsid w:val="000C284A"/>
    <w:rsid w:val="000C29D3"/>
    <w:rsid w:val="000C2A03"/>
    <w:rsid w:val="000C2A8C"/>
    <w:rsid w:val="000C2AFE"/>
    <w:rsid w:val="000C2EA0"/>
    <w:rsid w:val="000C2EAF"/>
    <w:rsid w:val="000C2F75"/>
    <w:rsid w:val="000C3067"/>
    <w:rsid w:val="000C3137"/>
    <w:rsid w:val="000C32E8"/>
    <w:rsid w:val="000C336F"/>
    <w:rsid w:val="000C3616"/>
    <w:rsid w:val="000C38A0"/>
    <w:rsid w:val="000C39C7"/>
    <w:rsid w:val="000C3CF3"/>
    <w:rsid w:val="000C3D4D"/>
    <w:rsid w:val="000C3FB5"/>
    <w:rsid w:val="000C40D7"/>
    <w:rsid w:val="000C41DE"/>
    <w:rsid w:val="000C425B"/>
    <w:rsid w:val="000C4425"/>
    <w:rsid w:val="000C4491"/>
    <w:rsid w:val="000C46A8"/>
    <w:rsid w:val="000C46AF"/>
    <w:rsid w:val="000C481D"/>
    <w:rsid w:val="000C5413"/>
    <w:rsid w:val="000C5711"/>
    <w:rsid w:val="000C58E5"/>
    <w:rsid w:val="000C59E9"/>
    <w:rsid w:val="000C5AF3"/>
    <w:rsid w:val="000C5B93"/>
    <w:rsid w:val="000C5BF7"/>
    <w:rsid w:val="000C5D51"/>
    <w:rsid w:val="000C5D7F"/>
    <w:rsid w:val="000C5DB4"/>
    <w:rsid w:val="000C608D"/>
    <w:rsid w:val="000C6107"/>
    <w:rsid w:val="000C6835"/>
    <w:rsid w:val="000C68C4"/>
    <w:rsid w:val="000C6B77"/>
    <w:rsid w:val="000C6C81"/>
    <w:rsid w:val="000C6E25"/>
    <w:rsid w:val="000C6E59"/>
    <w:rsid w:val="000C71CB"/>
    <w:rsid w:val="000C7657"/>
    <w:rsid w:val="000C779D"/>
    <w:rsid w:val="000C7A81"/>
    <w:rsid w:val="000C7B77"/>
    <w:rsid w:val="000C7C78"/>
    <w:rsid w:val="000C7CB3"/>
    <w:rsid w:val="000C7F4A"/>
    <w:rsid w:val="000D04A3"/>
    <w:rsid w:val="000D054F"/>
    <w:rsid w:val="000D06B6"/>
    <w:rsid w:val="000D09F3"/>
    <w:rsid w:val="000D0CEC"/>
    <w:rsid w:val="000D103D"/>
    <w:rsid w:val="000D1138"/>
    <w:rsid w:val="000D1196"/>
    <w:rsid w:val="000D1203"/>
    <w:rsid w:val="000D13A4"/>
    <w:rsid w:val="000D149C"/>
    <w:rsid w:val="000D156A"/>
    <w:rsid w:val="000D1602"/>
    <w:rsid w:val="000D17EE"/>
    <w:rsid w:val="000D1878"/>
    <w:rsid w:val="000D18DC"/>
    <w:rsid w:val="000D19A6"/>
    <w:rsid w:val="000D1BEA"/>
    <w:rsid w:val="000D1F04"/>
    <w:rsid w:val="000D22E9"/>
    <w:rsid w:val="000D24A8"/>
    <w:rsid w:val="000D2568"/>
    <w:rsid w:val="000D258B"/>
    <w:rsid w:val="000D2DDE"/>
    <w:rsid w:val="000D2F4F"/>
    <w:rsid w:val="000D2FCD"/>
    <w:rsid w:val="000D306D"/>
    <w:rsid w:val="000D3296"/>
    <w:rsid w:val="000D32DF"/>
    <w:rsid w:val="000D3438"/>
    <w:rsid w:val="000D361D"/>
    <w:rsid w:val="000D3798"/>
    <w:rsid w:val="000D37A1"/>
    <w:rsid w:val="000D3C6A"/>
    <w:rsid w:val="000D3CAC"/>
    <w:rsid w:val="000D3DD7"/>
    <w:rsid w:val="000D3DDD"/>
    <w:rsid w:val="000D3DE8"/>
    <w:rsid w:val="000D3EC4"/>
    <w:rsid w:val="000D3EE7"/>
    <w:rsid w:val="000D3F81"/>
    <w:rsid w:val="000D4014"/>
    <w:rsid w:val="000D417C"/>
    <w:rsid w:val="000D41C7"/>
    <w:rsid w:val="000D4366"/>
    <w:rsid w:val="000D4371"/>
    <w:rsid w:val="000D437B"/>
    <w:rsid w:val="000D4993"/>
    <w:rsid w:val="000D4AAC"/>
    <w:rsid w:val="000D4B94"/>
    <w:rsid w:val="000D4C40"/>
    <w:rsid w:val="000D4CBF"/>
    <w:rsid w:val="000D4E9C"/>
    <w:rsid w:val="000D4F59"/>
    <w:rsid w:val="000D4FCD"/>
    <w:rsid w:val="000D502C"/>
    <w:rsid w:val="000D519F"/>
    <w:rsid w:val="000D51C5"/>
    <w:rsid w:val="000D51ED"/>
    <w:rsid w:val="000D521F"/>
    <w:rsid w:val="000D5823"/>
    <w:rsid w:val="000D58A5"/>
    <w:rsid w:val="000D5AED"/>
    <w:rsid w:val="000D5C5A"/>
    <w:rsid w:val="000D5E71"/>
    <w:rsid w:val="000D5F56"/>
    <w:rsid w:val="000D6129"/>
    <w:rsid w:val="000D61B9"/>
    <w:rsid w:val="000D642A"/>
    <w:rsid w:val="000D656D"/>
    <w:rsid w:val="000D6730"/>
    <w:rsid w:val="000D6C0C"/>
    <w:rsid w:val="000D6C52"/>
    <w:rsid w:val="000D6D3D"/>
    <w:rsid w:val="000D6ED3"/>
    <w:rsid w:val="000D7107"/>
    <w:rsid w:val="000D713A"/>
    <w:rsid w:val="000D7292"/>
    <w:rsid w:val="000D740B"/>
    <w:rsid w:val="000D7729"/>
    <w:rsid w:val="000D79F5"/>
    <w:rsid w:val="000D7AC2"/>
    <w:rsid w:val="000D7C97"/>
    <w:rsid w:val="000D7CE0"/>
    <w:rsid w:val="000D7E96"/>
    <w:rsid w:val="000E0130"/>
    <w:rsid w:val="000E0268"/>
    <w:rsid w:val="000E0318"/>
    <w:rsid w:val="000E045A"/>
    <w:rsid w:val="000E0B39"/>
    <w:rsid w:val="000E0D30"/>
    <w:rsid w:val="000E0D4C"/>
    <w:rsid w:val="000E0E58"/>
    <w:rsid w:val="000E0F41"/>
    <w:rsid w:val="000E0FB7"/>
    <w:rsid w:val="000E1044"/>
    <w:rsid w:val="000E1198"/>
    <w:rsid w:val="000E1256"/>
    <w:rsid w:val="000E1398"/>
    <w:rsid w:val="000E1513"/>
    <w:rsid w:val="000E160D"/>
    <w:rsid w:val="000E1659"/>
    <w:rsid w:val="000E18BA"/>
    <w:rsid w:val="000E19B9"/>
    <w:rsid w:val="000E1D0E"/>
    <w:rsid w:val="000E1DAA"/>
    <w:rsid w:val="000E1EB1"/>
    <w:rsid w:val="000E1EF9"/>
    <w:rsid w:val="000E20D3"/>
    <w:rsid w:val="000E2235"/>
    <w:rsid w:val="000E227F"/>
    <w:rsid w:val="000E22DA"/>
    <w:rsid w:val="000E23C6"/>
    <w:rsid w:val="000E23CC"/>
    <w:rsid w:val="000E246B"/>
    <w:rsid w:val="000E27D7"/>
    <w:rsid w:val="000E28B1"/>
    <w:rsid w:val="000E28B2"/>
    <w:rsid w:val="000E2B4A"/>
    <w:rsid w:val="000E2BA2"/>
    <w:rsid w:val="000E2CE5"/>
    <w:rsid w:val="000E2DBD"/>
    <w:rsid w:val="000E2F22"/>
    <w:rsid w:val="000E3220"/>
    <w:rsid w:val="000E33DD"/>
    <w:rsid w:val="000E348E"/>
    <w:rsid w:val="000E34F4"/>
    <w:rsid w:val="000E352C"/>
    <w:rsid w:val="000E35C2"/>
    <w:rsid w:val="000E37C1"/>
    <w:rsid w:val="000E37F7"/>
    <w:rsid w:val="000E3B57"/>
    <w:rsid w:val="000E3B7C"/>
    <w:rsid w:val="000E3D08"/>
    <w:rsid w:val="000E3E03"/>
    <w:rsid w:val="000E3F0C"/>
    <w:rsid w:val="000E41A8"/>
    <w:rsid w:val="000E42DC"/>
    <w:rsid w:val="000E43F4"/>
    <w:rsid w:val="000E4571"/>
    <w:rsid w:val="000E4950"/>
    <w:rsid w:val="000E4A14"/>
    <w:rsid w:val="000E4ABF"/>
    <w:rsid w:val="000E4B1A"/>
    <w:rsid w:val="000E4CE9"/>
    <w:rsid w:val="000E4DC7"/>
    <w:rsid w:val="000E4EB6"/>
    <w:rsid w:val="000E512A"/>
    <w:rsid w:val="000E53D8"/>
    <w:rsid w:val="000E55AD"/>
    <w:rsid w:val="000E56CA"/>
    <w:rsid w:val="000E5DC7"/>
    <w:rsid w:val="000E5EA0"/>
    <w:rsid w:val="000E5EAE"/>
    <w:rsid w:val="000E5F86"/>
    <w:rsid w:val="000E5FF8"/>
    <w:rsid w:val="000E6074"/>
    <w:rsid w:val="000E60FD"/>
    <w:rsid w:val="000E688E"/>
    <w:rsid w:val="000E6AF5"/>
    <w:rsid w:val="000E6B65"/>
    <w:rsid w:val="000E6C6D"/>
    <w:rsid w:val="000E6C84"/>
    <w:rsid w:val="000E6D36"/>
    <w:rsid w:val="000E6D5F"/>
    <w:rsid w:val="000E6E06"/>
    <w:rsid w:val="000E6E17"/>
    <w:rsid w:val="000E6E44"/>
    <w:rsid w:val="000E6FA9"/>
    <w:rsid w:val="000E715E"/>
    <w:rsid w:val="000E75F9"/>
    <w:rsid w:val="000E780C"/>
    <w:rsid w:val="000E7945"/>
    <w:rsid w:val="000E7A9A"/>
    <w:rsid w:val="000E7E57"/>
    <w:rsid w:val="000E7E92"/>
    <w:rsid w:val="000F019B"/>
    <w:rsid w:val="000F0565"/>
    <w:rsid w:val="000F085D"/>
    <w:rsid w:val="000F08F8"/>
    <w:rsid w:val="000F0B47"/>
    <w:rsid w:val="000F0BEA"/>
    <w:rsid w:val="000F0D70"/>
    <w:rsid w:val="000F0F98"/>
    <w:rsid w:val="000F1033"/>
    <w:rsid w:val="000F10A4"/>
    <w:rsid w:val="000F15BB"/>
    <w:rsid w:val="000F15E9"/>
    <w:rsid w:val="000F15F5"/>
    <w:rsid w:val="000F1804"/>
    <w:rsid w:val="000F1CD3"/>
    <w:rsid w:val="000F1D4E"/>
    <w:rsid w:val="000F1D5F"/>
    <w:rsid w:val="000F1F57"/>
    <w:rsid w:val="000F1F66"/>
    <w:rsid w:val="000F1F90"/>
    <w:rsid w:val="000F20EF"/>
    <w:rsid w:val="000F21E5"/>
    <w:rsid w:val="000F230C"/>
    <w:rsid w:val="000F2393"/>
    <w:rsid w:val="000F24E4"/>
    <w:rsid w:val="000F24EB"/>
    <w:rsid w:val="000F259C"/>
    <w:rsid w:val="000F25E3"/>
    <w:rsid w:val="000F25F0"/>
    <w:rsid w:val="000F2778"/>
    <w:rsid w:val="000F2883"/>
    <w:rsid w:val="000F291F"/>
    <w:rsid w:val="000F296C"/>
    <w:rsid w:val="000F2A97"/>
    <w:rsid w:val="000F2B4A"/>
    <w:rsid w:val="000F2B68"/>
    <w:rsid w:val="000F2C71"/>
    <w:rsid w:val="000F30F3"/>
    <w:rsid w:val="000F331B"/>
    <w:rsid w:val="000F340E"/>
    <w:rsid w:val="000F3615"/>
    <w:rsid w:val="000F3703"/>
    <w:rsid w:val="000F387D"/>
    <w:rsid w:val="000F3B50"/>
    <w:rsid w:val="000F3D02"/>
    <w:rsid w:val="000F3D13"/>
    <w:rsid w:val="000F3DDD"/>
    <w:rsid w:val="000F3F18"/>
    <w:rsid w:val="000F4018"/>
    <w:rsid w:val="000F4043"/>
    <w:rsid w:val="000F40D1"/>
    <w:rsid w:val="000F4109"/>
    <w:rsid w:val="000F4369"/>
    <w:rsid w:val="000F444C"/>
    <w:rsid w:val="000F44BD"/>
    <w:rsid w:val="000F4834"/>
    <w:rsid w:val="000F4871"/>
    <w:rsid w:val="000F4BDC"/>
    <w:rsid w:val="000F4D57"/>
    <w:rsid w:val="000F4D8A"/>
    <w:rsid w:val="000F4DF1"/>
    <w:rsid w:val="000F4E8E"/>
    <w:rsid w:val="000F4EB9"/>
    <w:rsid w:val="000F4F64"/>
    <w:rsid w:val="000F4FB6"/>
    <w:rsid w:val="000F50EE"/>
    <w:rsid w:val="000F5205"/>
    <w:rsid w:val="000F52A7"/>
    <w:rsid w:val="000F5303"/>
    <w:rsid w:val="000F53D3"/>
    <w:rsid w:val="000F5526"/>
    <w:rsid w:val="000F5853"/>
    <w:rsid w:val="000F5985"/>
    <w:rsid w:val="000F59BA"/>
    <w:rsid w:val="000F5B59"/>
    <w:rsid w:val="000F5F17"/>
    <w:rsid w:val="000F5F76"/>
    <w:rsid w:val="000F6056"/>
    <w:rsid w:val="000F61F7"/>
    <w:rsid w:val="000F6338"/>
    <w:rsid w:val="000F6545"/>
    <w:rsid w:val="000F6736"/>
    <w:rsid w:val="000F686C"/>
    <w:rsid w:val="000F68A8"/>
    <w:rsid w:val="000F68C5"/>
    <w:rsid w:val="000F69BF"/>
    <w:rsid w:val="000F6A2C"/>
    <w:rsid w:val="000F6CB7"/>
    <w:rsid w:val="000F6D7B"/>
    <w:rsid w:val="000F6E84"/>
    <w:rsid w:val="000F6F25"/>
    <w:rsid w:val="000F7136"/>
    <w:rsid w:val="000F7145"/>
    <w:rsid w:val="000F7348"/>
    <w:rsid w:val="000F75C2"/>
    <w:rsid w:val="000F78EB"/>
    <w:rsid w:val="000F79A4"/>
    <w:rsid w:val="000F7B95"/>
    <w:rsid w:val="000F7BC3"/>
    <w:rsid w:val="000F7C50"/>
    <w:rsid w:val="000F7D1E"/>
    <w:rsid w:val="000F7D29"/>
    <w:rsid w:val="000F7F06"/>
    <w:rsid w:val="000F7FE5"/>
    <w:rsid w:val="00100011"/>
    <w:rsid w:val="001001FE"/>
    <w:rsid w:val="001002F7"/>
    <w:rsid w:val="001003A8"/>
    <w:rsid w:val="0010046B"/>
    <w:rsid w:val="001004EA"/>
    <w:rsid w:val="0010052A"/>
    <w:rsid w:val="0010065A"/>
    <w:rsid w:val="001007A9"/>
    <w:rsid w:val="00100824"/>
    <w:rsid w:val="0010091C"/>
    <w:rsid w:val="00100BE6"/>
    <w:rsid w:val="00100DE0"/>
    <w:rsid w:val="00100E28"/>
    <w:rsid w:val="00100FBA"/>
    <w:rsid w:val="0010120D"/>
    <w:rsid w:val="001014B3"/>
    <w:rsid w:val="00101551"/>
    <w:rsid w:val="00101659"/>
    <w:rsid w:val="001017BB"/>
    <w:rsid w:val="00101906"/>
    <w:rsid w:val="00101A0A"/>
    <w:rsid w:val="00101A0C"/>
    <w:rsid w:val="00101B18"/>
    <w:rsid w:val="00101C1B"/>
    <w:rsid w:val="00101F86"/>
    <w:rsid w:val="0010213A"/>
    <w:rsid w:val="00102147"/>
    <w:rsid w:val="00102341"/>
    <w:rsid w:val="001023BF"/>
    <w:rsid w:val="001023F5"/>
    <w:rsid w:val="00102471"/>
    <w:rsid w:val="0010262B"/>
    <w:rsid w:val="001027BA"/>
    <w:rsid w:val="00102C73"/>
    <w:rsid w:val="00102E63"/>
    <w:rsid w:val="00102E87"/>
    <w:rsid w:val="00102EA7"/>
    <w:rsid w:val="001031B1"/>
    <w:rsid w:val="001034BD"/>
    <w:rsid w:val="00103576"/>
    <w:rsid w:val="00103634"/>
    <w:rsid w:val="001038EF"/>
    <w:rsid w:val="00103A38"/>
    <w:rsid w:val="00103B36"/>
    <w:rsid w:val="00103ED5"/>
    <w:rsid w:val="00103F93"/>
    <w:rsid w:val="00104105"/>
    <w:rsid w:val="001041FA"/>
    <w:rsid w:val="0010427B"/>
    <w:rsid w:val="001045E6"/>
    <w:rsid w:val="001045FF"/>
    <w:rsid w:val="0010463F"/>
    <w:rsid w:val="001046F1"/>
    <w:rsid w:val="0010478C"/>
    <w:rsid w:val="0010488D"/>
    <w:rsid w:val="00104A81"/>
    <w:rsid w:val="00104AE4"/>
    <w:rsid w:val="00104D8D"/>
    <w:rsid w:val="00104E33"/>
    <w:rsid w:val="00104E78"/>
    <w:rsid w:val="0010500C"/>
    <w:rsid w:val="00105078"/>
    <w:rsid w:val="00105338"/>
    <w:rsid w:val="00105340"/>
    <w:rsid w:val="001053AA"/>
    <w:rsid w:val="00105499"/>
    <w:rsid w:val="001054E1"/>
    <w:rsid w:val="001055C0"/>
    <w:rsid w:val="001056BA"/>
    <w:rsid w:val="001056E8"/>
    <w:rsid w:val="00105831"/>
    <w:rsid w:val="001058D1"/>
    <w:rsid w:val="00105A5C"/>
    <w:rsid w:val="00105E90"/>
    <w:rsid w:val="00105F75"/>
    <w:rsid w:val="001060AE"/>
    <w:rsid w:val="001060EF"/>
    <w:rsid w:val="001065DD"/>
    <w:rsid w:val="001066F1"/>
    <w:rsid w:val="001066F6"/>
    <w:rsid w:val="001067AC"/>
    <w:rsid w:val="001067E6"/>
    <w:rsid w:val="001069E7"/>
    <w:rsid w:val="00106A6E"/>
    <w:rsid w:val="00106BEA"/>
    <w:rsid w:val="00106CD4"/>
    <w:rsid w:val="00107013"/>
    <w:rsid w:val="00107088"/>
    <w:rsid w:val="00107357"/>
    <w:rsid w:val="001073C4"/>
    <w:rsid w:val="00107882"/>
    <w:rsid w:val="001078C6"/>
    <w:rsid w:val="001079B8"/>
    <w:rsid w:val="00107F0D"/>
    <w:rsid w:val="0011004A"/>
    <w:rsid w:val="00110161"/>
    <w:rsid w:val="0011028A"/>
    <w:rsid w:val="00110395"/>
    <w:rsid w:val="00110491"/>
    <w:rsid w:val="00110789"/>
    <w:rsid w:val="0011078F"/>
    <w:rsid w:val="00110804"/>
    <w:rsid w:val="00110B17"/>
    <w:rsid w:val="00110D56"/>
    <w:rsid w:val="00110E73"/>
    <w:rsid w:val="00110EC8"/>
    <w:rsid w:val="00110F3B"/>
    <w:rsid w:val="001111B1"/>
    <w:rsid w:val="001114F0"/>
    <w:rsid w:val="00111508"/>
    <w:rsid w:val="00111708"/>
    <w:rsid w:val="001117B3"/>
    <w:rsid w:val="001117B8"/>
    <w:rsid w:val="00111AD3"/>
    <w:rsid w:val="00111B6B"/>
    <w:rsid w:val="00111C0D"/>
    <w:rsid w:val="00111C59"/>
    <w:rsid w:val="00111C63"/>
    <w:rsid w:val="00111E85"/>
    <w:rsid w:val="00111FC3"/>
    <w:rsid w:val="00112310"/>
    <w:rsid w:val="0011260E"/>
    <w:rsid w:val="00112637"/>
    <w:rsid w:val="00112666"/>
    <w:rsid w:val="001126FE"/>
    <w:rsid w:val="001127C3"/>
    <w:rsid w:val="001127ED"/>
    <w:rsid w:val="00112BC6"/>
    <w:rsid w:val="00112C82"/>
    <w:rsid w:val="00112D0D"/>
    <w:rsid w:val="00112EA4"/>
    <w:rsid w:val="00112FFA"/>
    <w:rsid w:val="001132D2"/>
    <w:rsid w:val="0011330C"/>
    <w:rsid w:val="001134DF"/>
    <w:rsid w:val="0011356D"/>
    <w:rsid w:val="0011378F"/>
    <w:rsid w:val="001137DE"/>
    <w:rsid w:val="00113C13"/>
    <w:rsid w:val="00113D76"/>
    <w:rsid w:val="00113E34"/>
    <w:rsid w:val="00113E8D"/>
    <w:rsid w:val="001143EE"/>
    <w:rsid w:val="001145DE"/>
    <w:rsid w:val="001145F8"/>
    <w:rsid w:val="00114AD9"/>
    <w:rsid w:val="00114BAF"/>
    <w:rsid w:val="00114CD7"/>
    <w:rsid w:val="00114E16"/>
    <w:rsid w:val="00114E6C"/>
    <w:rsid w:val="00114F3E"/>
    <w:rsid w:val="00114F9C"/>
    <w:rsid w:val="001150C3"/>
    <w:rsid w:val="001152FB"/>
    <w:rsid w:val="00115322"/>
    <w:rsid w:val="00115401"/>
    <w:rsid w:val="001154DE"/>
    <w:rsid w:val="00115552"/>
    <w:rsid w:val="0011557F"/>
    <w:rsid w:val="001156D7"/>
    <w:rsid w:val="001157CB"/>
    <w:rsid w:val="001158DE"/>
    <w:rsid w:val="00115980"/>
    <w:rsid w:val="001159C2"/>
    <w:rsid w:val="00115AA9"/>
    <w:rsid w:val="00115D15"/>
    <w:rsid w:val="00115F50"/>
    <w:rsid w:val="0011609D"/>
    <w:rsid w:val="001160E8"/>
    <w:rsid w:val="0011610E"/>
    <w:rsid w:val="00116126"/>
    <w:rsid w:val="0011627A"/>
    <w:rsid w:val="00116729"/>
    <w:rsid w:val="00116762"/>
    <w:rsid w:val="00116A4B"/>
    <w:rsid w:val="00116A63"/>
    <w:rsid w:val="00116AC7"/>
    <w:rsid w:val="00116D8B"/>
    <w:rsid w:val="00116E40"/>
    <w:rsid w:val="00116E9A"/>
    <w:rsid w:val="001170FB"/>
    <w:rsid w:val="00117142"/>
    <w:rsid w:val="001172CA"/>
    <w:rsid w:val="001172D2"/>
    <w:rsid w:val="00117321"/>
    <w:rsid w:val="00117419"/>
    <w:rsid w:val="00117551"/>
    <w:rsid w:val="00117614"/>
    <w:rsid w:val="001177FC"/>
    <w:rsid w:val="00117D87"/>
    <w:rsid w:val="00117EA9"/>
    <w:rsid w:val="00117F33"/>
    <w:rsid w:val="00117F3F"/>
    <w:rsid w:val="00117F47"/>
    <w:rsid w:val="00120241"/>
    <w:rsid w:val="00120321"/>
    <w:rsid w:val="001204B6"/>
    <w:rsid w:val="00120636"/>
    <w:rsid w:val="001207AA"/>
    <w:rsid w:val="001207DF"/>
    <w:rsid w:val="0012081D"/>
    <w:rsid w:val="001208F2"/>
    <w:rsid w:val="001209BE"/>
    <w:rsid w:val="001209E8"/>
    <w:rsid w:val="00120CA6"/>
    <w:rsid w:val="00120D13"/>
    <w:rsid w:val="00120DCF"/>
    <w:rsid w:val="00120F38"/>
    <w:rsid w:val="0012110B"/>
    <w:rsid w:val="00121208"/>
    <w:rsid w:val="00121229"/>
    <w:rsid w:val="001215E8"/>
    <w:rsid w:val="001216E7"/>
    <w:rsid w:val="001217F1"/>
    <w:rsid w:val="00121832"/>
    <w:rsid w:val="001218CA"/>
    <w:rsid w:val="00121AFA"/>
    <w:rsid w:val="00121BB1"/>
    <w:rsid w:val="00121CA2"/>
    <w:rsid w:val="00121CBD"/>
    <w:rsid w:val="00121CD6"/>
    <w:rsid w:val="00121E07"/>
    <w:rsid w:val="00121F03"/>
    <w:rsid w:val="00121F84"/>
    <w:rsid w:val="001221A6"/>
    <w:rsid w:val="0012238C"/>
    <w:rsid w:val="001223A8"/>
    <w:rsid w:val="00122417"/>
    <w:rsid w:val="00122601"/>
    <w:rsid w:val="0012267C"/>
    <w:rsid w:val="00122791"/>
    <w:rsid w:val="00122802"/>
    <w:rsid w:val="00122839"/>
    <w:rsid w:val="00122886"/>
    <w:rsid w:val="00122A64"/>
    <w:rsid w:val="00122A9D"/>
    <w:rsid w:val="00122E84"/>
    <w:rsid w:val="00122FEE"/>
    <w:rsid w:val="0012315D"/>
    <w:rsid w:val="0012318D"/>
    <w:rsid w:val="0012346F"/>
    <w:rsid w:val="001234B9"/>
    <w:rsid w:val="001235C5"/>
    <w:rsid w:val="00123603"/>
    <w:rsid w:val="00123660"/>
    <w:rsid w:val="00123701"/>
    <w:rsid w:val="00123752"/>
    <w:rsid w:val="00123866"/>
    <w:rsid w:val="00123B57"/>
    <w:rsid w:val="00123B6F"/>
    <w:rsid w:val="00123CA1"/>
    <w:rsid w:val="00123E83"/>
    <w:rsid w:val="00123E98"/>
    <w:rsid w:val="001240A0"/>
    <w:rsid w:val="00124192"/>
    <w:rsid w:val="001245C0"/>
    <w:rsid w:val="001246E5"/>
    <w:rsid w:val="00124A08"/>
    <w:rsid w:val="00124B74"/>
    <w:rsid w:val="00124BA0"/>
    <w:rsid w:val="00124D4A"/>
    <w:rsid w:val="00124D8D"/>
    <w:rsid w:val="00124D8F"/>
    <w:rsid w:val="00124DFB"/>
    <w:rsid w:val="00124E25"/>
    <w:rsid w:val="00124F88"/>
    <w:rsid w:val="00124FE1"/>
    <w:rsid w:val="00125191"/>
    <w:rsid w:val="001251FF"/>
    <w:rsid w:val="00125256"/>
    <w:rsid w:val="001252D6"/>
    <w:rsid w:val="00125372"/>
    <w:rsid w:val="0012537A"/>
    <w:rsid w:val="001253C4"/>
    <w:rsid w:val="001253FA"/>
    <w:rsid w:val="001254CA"/>
    <w:rsid w:val="001254EC"/>
    <w:rsid w:val="001258D8"/>
    <w:rsid w:val="00125B61"/>
    <w:rsid w:val="00125D5E"/>
    <w:rsid w:val="00125ED4"/>
    <w:rsid w:val="00125F50"/>
    <w:rsid w:val="00125FF2"/>
    <w:rsid w:val="001261B1"/>
    <w:rsid w:val="00126268"/>
    <w:rsid w:val="0012664D"/>
    <w:rsid w:val="00126968"/>
    <w:rsid w:val="001269DE"/>
    <w:rsid w:val="00126A8C"/>
    <w:rsid w:val="00126C4E"/>
    <w:rsid w:val="00126C53"/>
    <w:rsid w:val="00126E6E"/>
    <w:rsid w:val="001270AF"/>
    <w:rsid w:val="00127136"/>
    <w:rsid w:val="00127211"/>
    <w:rsid w:val="00127315"/>
    <w:rsid w:val="0012748D"/>
    <w:rsid w:val="00127543"/>
    <w:rsid w:val="00127601"/>
    <w:rsid w:val="00127618"/>
    <w:rsid w:val="00127643"/>
    <w:rsid w:val="00127825"/>
    <w:rsid w:val="001278C3"/>
    <w:rsid w:val="0012792B"/>
    <w:rsid w:val="00127ABB"/>
    <w:rsid w:val="00127B7A"/>
    <w:rsid w:val="00127C1F"/>
    <w:rsid w:val="00127EA1"/>
    <w:rsid w:val="00130129"/>
    <w:rsid w:val="001302C3"/>
    <w:rsid w:val="001303A7"/>
    <w:rsid w:val="001304A0"/>
    <w:rsid w:val="00130695"/>
    <w:rsid w:val="001306DC"/>
    <w:rsid w:val="0013074B"/>
    <w:rsid w:val="00130857"/>
    <w:rsid w:val="00130946"/>
    <w:rsid w:val="00130A2E"/>
    <w:rsid w:val="00130A74"/>
    <w:rsid w:val="00130BB9"/>
    <w:rsid w:val="00130E8C"/>
    <w:rsid w:val="001312B7"/>
    <w:rsid w:val="001313E6"/>
    <w:rsid w:val="00131565"/>
    <w:rsid w:val="00131816"/>
    <w:rsid w:val="001319A0"/>
    <w:rsid w:val="00131A6B"/>
    <w:rsid w:val="00131C86"/>
    <w:rsid w:val="0013212A"/>
    <w:rsid w:val="001321D1"/>
    <w:rsid w:val="00132202"/>
    <w:rsid w:val="001322D7"/>
    <w:rsid w:val="0013258E"/>
    <w:rsid w:val="001327D1"/>
    <w:rsid w:val="001328EB"/>
    <w:rsid w:val="00132A69"/>
    <w:rsid w:val="00132D0E"/>
    <w:rsid w:val="00132EC6"/>
    <w:rsid w:val="00132F38"/>
    <w:rsid w:val="0013323A"/>
    <w:rsid w:val="0013327A"/>
    <w:rsid w:val="00133282"/>
    <w:rsid w:val="001332DA"/>
    <w:rsid w:val="001332F9"/>
    <w:rsid w:val="00133364"/>
    <w:rsid w:val="001333FC"/>
    <w:rsid w:val="001334EC"/>
    <w:rsid w:val="0013353C"/>
    <w:rsid w:val="0013364D"/>
    <w:rsid w:val="00133811"/>
    <w:rsid w:val="0013385B"/>
    <w:rsid w:val="001339BC"/>
    <w:rsid w:val="00133F08"/>
    <w:rsid w:val="0013425E"/>
    <w:rsid w:val="0013437D"/>
    <w:rsid w:val="001344D3"/>
    <w:rsid w:val="00134601"/>
    <w:rsid w:val="0013479D"/>
    <w:rsid w:val="001349B9"/>
    <w:rsid w:val="00134BFB"/>
    <w:rsid w:val="00134D0A"/>
    <w:rsid w:val="00134EC1"/>
    <w:rsid w:val="001353CE"/>
    <w:rsid w:val="00135A13"/>
    <w:rsid w:val="00135AB5"/>
    <w:rsid w:val="00135B3F"/>
    <w:rsid w:val="00135B4E"/>
    <w:rsid w:val="00135D6C"/>
    <w:rsid w:val="00135DEC"/>
    <w:rsid w:val="00136056"/>
    <w:rsid w:val="0013610F"/>
    <w:rsid w:val="00136122"/>
    <w:rsid w:val="001361A4"/>
    <w:rsid w:val="001361CA"/>
    <w:rsid w:val="001362DF"/>
    <w:rsid w:val="001364ED"/>
    <w:rsid w:val="00136599"/>
    <w:rsid w:val="00136742"/>
    <w:rsid w:val="00136972"/>
    <w:rsid w:val="00136A0F"/>
    <w:rsid w:val="00136ACE"/>
    <w:rsid w:val="00136B23"/>
    <w:rsid w:val="00136BD6"/>
    <w:rsid w:val="00136BE4"/>
    <w:rsid w:val="00136D8D"/>
    <w:rsid w:val="00136F15"/>
    <w:rsid w:val="00136F52"/>
    <w:rsid w:val="0013717B"/>
    <w:rsid w:val="001372F9"/>
    <w:rsid w:val="001373F2"/>
    <w:rsid w:val="0013743C"/>
    <w:rsid w:val="00137515"/>
    <w:rsid w:val="00137539"/>
    <w:rsid w:val="00137574"/>
    <w:rsid w:val="0013760C"/>
    <w:rsid w:val="0013761F"/>
    <w:rsid w:val="00137669"/>
    <w:rsid w:val="001379E3"/>
    <w:rsid w:val="00137C40"/>
    <w:rsid w:val="00137E4A"/>
    <w:rsid w:val="0014000D"/>
    <w:rsid w:val="001404A3"/>
    <w:rsid w:val="001405A6"/>
    <w:rsid w:val="00140640"/>
    <w:rsid w:val="00140696"/>
    <w:rsid w:val="00140948"/>
    <w:rsid w:val="00140A3C"/>
    <w:rsid w:val="00140C01"/>
    <w:rsid w:val="00140DF2"/>
    <w:rsid w:val="00140EC0"/>
    <w:rsid w:val="00140EC6"/>
    <w:rsid w:val="00140F44"/>
    <w:rsid w:val="00140FED"/>
    <w:rsid w:val="00141255"/>
    <w:rsid w:val="00141369"/>
    <w:rsid w:val="00141606"/>
    <w:rsid w:val="0014170D"/>
    <w:rsid w:val="00141974"/>
    <w:rsid w:val="001419DA"/>
    <w:rsid w:val="00141BAD"/>
    <w:rsid w:val="00141D2C"/>
    <w:rsid w:val="00141D34"/>
    <w:rsid w:val="00141E9D"/>
    <w:rsid w:val="00141F26"/>
    <w:rsid w:val="00142022"/>
    <w:rsid w:val="00142080"/>
    <w:rsid w:val="001421A2"/>
    <w:rsid w:val="001421DB"/>
    <w:rsid w:val="001422D3"/>
    <w:rsid w:val="0014252A"/>
    <w:rsid w:val="001425E3"/>
    <w:rsid w:val="001427F5"/>
    <w:rsid w:val="00142969"/>
    <w:rsid w:val="001429D3"/>
    <w:rsid w:val="001429F4"/>
    <w:rsid w:val="00142C31"/>
    <w:rsid w:val="00142D15"/>
    <w:rsid w:val="00142D35"/>
    <w:rsid w:val="00142E74"/>
    <w:rsid w:val="00142FBB"/>
    <w:rsid w:val="001430D0"/>
    <w:rsid w:val="001432F3"/>
    <w:rsid w:val="0014341A"/>
    <w:rsid w:val="00143837"/>
    <w:rsid w:val="001438CC"/>
    <w:rsid w:val="001439BB"/>
    <w:rsid w:val="00143A66"/>
    <w:rsid w:val="00143A67"/>
    <w:rsid w:val="00143B57"/>
    <w:rsid w:val="00143BAB"/>
    <w:rsid w:val="00143BEE"/>
    <w:rsid w:val="00144001"/>
    <w:rsid w:val="00144084"/>
    <w:rsid w:val="001440CC"/>
    <w:rsid w:val="00144296"/>
    <w:rsid w:val="001443D3"/>
    <w:rsid w:val="0014449B"/>
    <w:rsid w:val="001444D9"/>
    <w:rsid w:val="0014490B"/>
    <w:rsid w:val="00144B5F"/>
    <w:rsid w:val="00144FD5"/>
    <w:rsid w:val="00144FF0"/>
    <w:rsid w:val="0014505E"/>
    <w:rsid w:val="001452FA"/>
    <w:rsid w:val="0014540A"/>
    <w:rsid w:val="001455BF"/>
    <w:rsid w:val="001455FB"/>
    <w:rsid w:val="0014577B"/>
    <w:rsid w:val="001459D9"/>
    <w:rsid w:val="00145A3F"/>
    <w:rsid w:val="00145A85"/>
    <w:rsid w:val="00145AE9"/>
    <w:rsid w:val="00145B8E"/>
    <w:rsid w:val="00145B91"/>
    <w:rsid w:val="00145EEE"/>
    <w:rsid w:val="00145EF4"/>
    <w:rsid w:val="00145F4B"/>
    <w:rsid w:val="00146122"/>
    <w:rsid w:val="00146159"/>
    <w:rsid w:val="001461F9"/>
    <w:rsid w:val="00146205"/>
    <w:rsid w:val="00146448"/>
    <w:rsid w:val="00146518"/>
    <w:rsid w:val="00146534"/>
    <w:rsid w:val="0014654B"/>
    <w:rsid w:val="00146629"/>
    <w:rsid w:val="00146980"/>
    <w:rsid w:val="00146B30"/>
    <w:rsid w:val="00146DD4"/>
    <w:rsid w:val="00146F48"/>
    <w:rsid w:val="00146F7B"/>
    <w:rsid w:val="00147062"/>
    <w:rsid w:val="001470DF"/>
    <w:rsid w:val="00147274"/>
    <w:rsid w:val="00147862"/>
    <w:rsid w:val="0014793C"/>
    <w:rsid w:val="001479B2"/>
    <w:rsid w:val="00147A36"/>
    <w:rsid w:val="00147E6C"/>
    <w:rsid w:val="0015003B"/>
    <w:rsid w:val="0015040C"/>
    <w:rsid w:val="001504E4"/>
    <w:rsid w:val="00150511"/>
    <w:rsid w:val="00150558"/>
    <w:rsid w:val="001506F1"/>
    <w:rsid w:val="00150838"/>
    <w:rsid w:val="00150AC3"/>
    <w:rsid w:val="00150BE7"/>
    <w:rsid w:val="00150CB7"/>
    <w:rsid w:val="00150ECB"/>
    <w:rsid w:val="001511BA"/>
    <w:rsid w:val="00151259"/>
    <w:rsid w:val="0015125B"/>
    <w:rsid w:val="00151284"/>
    <w:rsid w:val="001512A7"/>
    <w:rsid w:val="001512BA"/>
    <w:rsid w:val="001512EF"/>
    <w:rsid w:val="0015157E"/>
    <w:rsid w:val="001515A7"/>
    <w:rsid w:val="001515C0"/>
    <w:rsid w:val="00151744"/>
    <w:rsid w:val="0015181E"/>
    <w:rsid w:val="001519C8"/>
    <w:rsid w:val="00151C36"/>
    <w:rsid w:val="00151D5B"/>
    <w:rsid w:val="00151DF3"/>
    <w:rsid w:val="00151EE5"/>
    <w:rsid w:val="00152174"/>
    <w:rsid w:val="00152277"/>
    <w:rsid w:val="001522E3"/>
    <w:rsid w:val="0015250C"/>
    <w:rsid w:val="00152579"/>
    <w:rsid w:val="00152590"/>
    <w:rsid w:val="00152988"/>
    <w:rsid w:val="00152BAE"/>
    <w:rsid w:val="00152C49"/>
    <w:rsid w:val="00152C53"/>
    <w:rsid w:val="00152C62"/>
    <w:rsid w:val="00152C94"/>
    <w:rsid w:val="00152D4B"/>
    <w:rsid w:val="00152E10"/>
    <w:rsid w:val="00152ED3"/>
    <w:rsid w:val="00152F45"/>
    <w:rsid w:val="0015304B"/>
    <w:rsid w:val="00153118"/>
    <w:rsid w:val="00153372"/>
    <w:rsid w:val="00153539"/>
    <w:rsid w:val="00153799"/>
    <w:rsid w:val="001538D9"/>
    <w:rsid w:val="001539DC"/>
    <w:rsid w:val="00153A3A"/>
    <w:rsid w:val="00153AAC"/>
    <w:rsid w:val="00153B03"/>
    <w:rsid w:val="00153B8C"/>
    <w:rsid w:val="00153F00"/>
    <w:rsid w:val="00153F47"/>
    <w:rsid w:val="00153F6E"/>
    <w:rsid w:val="00154001"/>
    <w:rsid w:val="00154020"/>
    <w:rsid w:val="0015427C"/>
    <w:rsid w:val="00154390"/>
    <w:rsid w:val="00154474"/>
    <w:rsid w:val="001545B5"/>
    <w:rsid w:val="00154675"/>
    <w:rsid w:val="001546CD"/>
    <w:rsid w:val="00154723"/>
    <w:rsid w:val="00154C3F"/>
    <w:rsid w:val="00154C64"/>
    <w:rsid w:val="00154E09"/>
    <w:rsid w:val="00154F66"/>
    <w:rsid w:val="001550B8"/>
    <w:rsid w:val="001551FC"/>
    <w:rsid w:val="001552E2"/>
    <w:rsid w:val="00155364"/>
    <w:rsid w:val="0015541D"/>
    <w:rsid w:val="00155469"/>
    <w:rsid w:val="00155957"/>
    <w:rsid w:val="00155960"/>
    <w:rsid w:val="00155A3A"/>
    <w:rsid w:val="00155AB1"/>
    <w:rsid w:val="001561EF"/>
    <w:rsid w:val="00156296"/>
    <w:rsid w:val="0015632F"/>
    <w:rsid w:val="00156338"/>
    <w:rsid w:val="00156392"/>
    <w:rsid w:val="001563EC"/>
    <w:rsid w:val="00156716"/>
    <w:rsid w:val="001567A5"/>
    <w:rsid w:val="001569F5"/>
    <w:rsid w:val="00156A86"/>
    <w:rsid w:val="00156AD7"/>
    <w:rsid w:val="00156B42"/>
    <w:rsid w:val="00156EA7"/>
    <w:rsid w:val="00156F9C"/>
    <w:rsid w:val="001571A1"/>
    <w:rsid w:val="00157223"/>
    <w:rsid w:val="0015784A"/>
    <w:rsid w:val="001578AD"/>
    <w:rsid w:val="0015798F"/>
    <w:rsid w:val="00157B70"/>
    <w:rsid w:val="00157BE9"/>
    <w:rsid w:val="00157DC7"/>
    <w:rsid w:val="00157EAB"/>
    <w:rsid w:val="00157EE5"/>
    <w:rsid w:val="00157F74"/>
    <w:rsid w:val="001600DB"/>
    <w:rsid w:val="001604D6"/>
    <w:rsid w:val="00160577"/>
    <w:rsid w:val="00160674"/>
    <w:rsid w:val="001609BB"/>
    <w:rsid w:val="00160A21"/>
    <w:rsid w:val="00160BD9"/>
    <w:rsid w:val="00160F73"/>
    <w:rsid w:val="00160FA9"/>
    <w:rsid w:val="00161099"/>
    <w:rsid w:val="00161117"/>
    <w:rsid w:val="00161229"/>
    <w:rsid w:val="001613E4"/>
    <w:rsid w:val="001618D2"/>
    <w:rsid w:val="00161929"/>
    <w:rsid w:val="00161A97"/>
    <w:rsid w:val="00161CAE"/>
    <w:rsid w:val="00161CE6"/>
    <w:rsid w:val="00161E93"/>
    <w:rsid w:val="00161ECB"/>
    <w:rsid w:val="00161FC1"/>
    <w:rsid w:val="00161FE3"/>
    <w:rsid w:val="00162049"/>
    <w:rsid w:val="00162685"/>
    <w:rsid w:val="00162707"/>
    <w:rsid w:val="001627F4"/>
    <w:rsid w:val="0016288E"/>
    <w:rsid w:val="001628A1"/>
    <w:rsid w:val="001628F9"/>
    <w:rsid w:val="00162A4E"/>
    <w:rsid w:val="00162AB5"/>
    <w:rsid w:val="00162BAE"/>
    <w:rsid w:val="00162C0A"/>
    <w:rsid w:val="00162CBD"/>
    <w:rsid w:val="00162F0D"/>
    <w:rsid w:val="001630AF"/>
    <w:rsid w:val="0016322C"/>
    <w:rsid w:val="00163235"/>
    <w:rsid w:val="00163293"/>
    <w:rsid w:val="00163395"/>
    <w:rsid w:val="00163555"/>
    <w:rsid w:val="001636A1"/>
    <w:rsid w:val="001636ED"/>
    <w:rsid w:val="001639B1"/>
    <w:rsid w:val="00163A8D"/>
    <w:rsid w:val="00163BD8"/>
    <w:rsid w:val="00163CDC"/>
    <w:rsid w:val="00163D13"/>
    <w:rsid w:val="00163D77"/>
    <w:rsid w:val="00163E18"/>
    <w:rsid w:val="00163E1D"/>
    <w:rsid w:val="00163E3C"/>
    <w:rsid w:val="001642F2"/>
    <w:rsid w:val="00164303"/>
    <w:rsid w:val="0016436C"/>
    <w:rsid w:val="0016437F"/>
    <w:rsid w:val="001644A9"/>
    <w:rsid w:val="0016465D"/>
    <w:rsid w:val="00164782"/>
    <w:rsid w:val="00164954"/>
    <w:rsid w:val="00164983"/>
    <w:rsid w:val="00164C43"/>
    <w:rsid w:val="00164C4E"/>
    <w:rsid w:val="00164CB7"/>
    <w:rsid w:val="001650D4"/>
    <w:rsid w:val="00165221"/>
    <w:rsid w:val="00165288"/>
    <w:rsid w:val="001654AE"/>
    <w:rsid w:val="001654F2"/>
    <w:rsid w:val="00165533"/>
    <w:rsid w:val="0016572A"/>
    <w:rsid w:val="00165752"/>
    <w:rsid w:val="00165881"/>
    <w:rsid w:val="00165A2F"/>
    <w:rsid w:val="00165DAB"/>
    <w:rsid w:val="00165E93"/>
    <w:rsid w:val="00165F4D"/>
    <w:rsid w:val="001660A7"/>
    <w:rsid w:val="0016617D"/>
    <w:rsid w:val="0016623E"/>
    <w:rsid w:val="00166299"/>
    <w:rsid w:val="0016629F"/>
    <w:rsid w:val="001662AF"/>
    <w:rsid w:val="00166324"/>
    <w:rsid w:val="001663BC"/>
    <w:rsid w:val="001663CD"/>
    <w:rsid w:val="00166512"/>
    <w:rsid w:val="00166569"/>
    <w:rsid w:val="00166764"/>
    <w:rsid w:val="001668B4"/>
    <w:rsid w:val="00166917"/>
    <w:rsid w:val="00166C01"/>
    <w:rsid w:val="00166FB7"/>
    <w:rsid w:val="001670BA"/>
    <w:rsid w:val="00167281"/>
    <w:rsid w:val="001673C8"/>
    <w:rsid w:val="00167602"/>
    <w:rsid w:val="00167687"/>
    <w:rsid w:val="00167841"/>
    <w:rsid w:val="00167851"/>
    <w:rsid w:val="001679CE"/>
    <w:rsid w:val="00167BA9"/>
    <w:rsid w:val="00167BEF"/>
    <w:rsid w:val="00167DA5"/>
    <w:rsid w:val="00167DD6"/>
    <w:rsid w:val="00167E66"/>
    <w:rsid w:val="00167E8E"/>
    <w:rsid w:val="00167EA0"/>
    <w:rsid w:val="001701E1"/>
    <w:rsid w:val="001702E6"/>
    <w:rsid w:val="00170636"/>
    <w:rsid w:val="001707E2"/>
    <w:rsid w:val="00170817"/>
    <w:rsid w:val="00170938"/>
    <w:rsid w:val="00170AA2"/>
    <w:rsid w:val="00170B66"/>
    <w:rsid w:val="00170B8C"/>
    <w:rsid w:val="00170BE1"/>
    <w:rsid w:val="00170C04"/>
    <w:rsid w:val="00170F06"/>
    <w:rsid w:val="001710C1"/>
    <w:rsid w:val="00171126"/>
    <w:rsid w:val="00171314"/>
    <w:rsid w:val="00171360"/>
    <w:rsid w:val="001714E2"/>
    <w:rsid w:val="00171661"/>
    <w:rsid w:val="0017169B"/>
    <w:rsid w:val="00171766"/>
    <w:rsid w:val="001718A5"/>
    <w:rsid w:val="00171B7C"/>
    <w:rsid w:val="00171B8A"/>
    <w:rsid w:val="00171C03"/>
    <w:rsid w:val="001721D6"/>
    <w:rsid w:val="0017260B"/>
    <w:rsid w:val="001726F7"/>
    <w:rsid w:val="00172771"/>
    <w:rsid w:val="0017284A"/>
    <w:rsid w:val="001728A9"/>
    <w:rsid w:val="00172978"/>
    <w:rsid w:val="001729F2"/>
    <w:rsid w:val="00172A8C"/>
    <w:rsid w:val="00172D18"/>
    <w:rsid w:val="00172ED0"/>
    <w:rsid w:val="00172EF7"/>
    <w:rsid w:val="001731B6"/>
    <w:rsid w:val="001731B9"/>
    <w:rsid w:val="0017331C"/>
    <w:rsid w:val="00173396"/>
    <w:rsid w:val="00173459"/>
    <w:rsid w:val="001735F1"/>
    <w:rsid w:val="001736ED"/>
    <w:rsid w:val="00173704"/>
    <w:rsid w:val="0017370B"/>
    <w:rsid w:val="00173AB6"/>
    <w:rsid w:val="00173BC1"/>
    <w:rsid w:val="00173F11"/>
    <w:rsid w:val="00173F35"/>
    <w:rsid w:val="00173F43"/>
    <w:rsid w:val="001740FD"/>
    <w:rsid w:val="0017413A"/>
    <w:rsid w:val="001742CA"/>
    <w:rsid w:val="00174367"/>
    <w:rsid w:val="001743D8"/>
    <w:rsid w:val="001745A2"/>
    <w:rsid w:val="001745A3"/>
    <w:rsid w:val="0017463E"/>
    <w:rsid w:val="00174AF7"/>
    <w:rsid w:val="00174B3D"/>
    <w:rsid w:val="00174C05"/>
    <w:rsid w:val="00174C42"/>
    <w:rsid w:val="00174E44"/>
    <w:rsid w:val="00174E8D"/>
    <w:rsid w:val="00174ECA"/>
    <w:rsid w:val="0017505D"/>
    <w:rsid w:val="00175261"/>
    <w:rsid w:val="001753FF"/>
    <w:rsid w:val="0017543A"/>
    <w:rsid w:val="001756C2"/>
    <w:rsid w:val="0017591E"/>
    <w:rsid w:val="001759C0"/>
    <w:rsid w:val="00175A98"/>
    <w:rsid w:val="00175AF2"/>
    <w:rsid w:val="00175B14"/>
    <w:rsid w:val="00175BAF"/>
    <w:rsid w:val="00175BC0"/>
    <w:rsid w:val="00175BCB"/>
    <w:rsid w:val="00175C31"/>
    <w:rsid w:val="00175CB3"/>
    <w:rsid w:val="00175D3D"/>
    <w:rsid w:val="00175DB0"/>
    <w:rsid w:val="00175E25"/>
    <w:rsid w:val="00175E87"/>
    <w:rsid w:val="001761F2"/>
    <w:rsid w:val="00176232"/>
    <w:rsid w:val="00176269"/>
    <w:rsid w:val="001763B9"/>
    <w:rsid w:val="001764E0"/>
    <w:rsid w:val="00176583"/>
    <w:rsid w:val="001765F5"/>
    <w:rsid w:val="0017673A"/>
    <w:rsid w:val="001769A3"/>
    <w:rsid w:val="00176A15"/>
    <w:rsid w:val="00176A21"/>
    <w:rsid w:val="00176A79"/>
    <w:rsid w:val="00176BB9"/>
    <w:rsid w:val="00176C6B"/>
    <w:rsid w:val="00176DD6"/>
    <w:rsid w:val="00176EEE"/>
    <w:rsid w:val="00177126"/>
    <w:rsid w:val="00177138"/>
    <w:rsid w:val="001774E4"/>
    <w:rsid w:val="0017782F"/>
    <w:rsid w:val="001779ED"/>
    <w:rsid w:val="00177AF6"/>
    <w:rsid w:val="00177B25"/>
    <w:rsid w:val="00177BBA"/>
    <w:rsid w:val="00177CA7"/>
    <w:rsid w:val="00177CAF"/>
    <w:rsid w:val="00177D1F"/>
    <w:rsid w:val="00177D25"/>
    <w:rsid w:val="00177D2F"/>
    <w:rsid w:val="00177D87"/>
    <w:rsid w:val="00177DFF"/>
    <w:rsid w:val="00177E2F"/>
    <w:rsid w:val="00180109"/>
    <w:rsid w:val="0018034C"/>
    <w:rsid w:val="001804AE"/>
    <w:rsid w:val="00180835"/>
    <w:rsid w:val="001808A6"/>
    <w:rsid w:val="001808AA"/>
    <w:rsid w:val="001809D9"/>
    <w:rsid w:val="001809E8"/>
    <w:rsid w:val="00180B09"/>
    <w:rsid w:val="00180C4A"/>
    <w:rsid w:val="00180DAC"/>
    <w:rsid w:val="00180E1B"/>
    <w:rsid w:val="00180F8F"/>
    <w:rsid w:val="001810E1"/>
    <w:rsid w:val="001811D4"/>
    <w:rsid w:val="00181222"/>
    <w:rsid w:val="001815BB"/>
    <w:rsid w:val="0018161E"/>
    <w:rsid w:val="0018189A"/>
    <w:rsid w:val="00181AAB"/>
    <w:rsid w:val="00181C4F"/>
    <w:rsid w:val="00181DE1"/>
    <w:rsid w:val="00181EA1"/>
    <w:rsid w:val="00181EB8"/>
    <w:rsid w:val="00181F62"/>
    <w:rsid w:val="00182181"/>
    <w:rsid w:val="00182290"/>
    <w:rsid w:val="00182339"/>
    <w:rsid w:val="0018239A"/>
    <w:rsid w:val="00182425"/>
    <w:rsid w:val="00182866"/>
    <w:rsid w:val="00182AA3"/>
    <w:rsid w:val="00182B2C"/>
    <w:rsid w:val="00182C40"/>
    <w:rsid w:val="00182E5B"/>
    <w:rsid w:val="00182ECD"/>
    <w:rsid w:val="001830F9"/>
    <w:rsid w:val="00183121"/>
    <w:rsid w:val="00183141"/>
    <w:rsid w:val="0018327B"/>
    <w:rsid w:val="00183365"/>
    <w:rsid w:val="001835E9"/>
    <w:rsid w:val="001835FA"/>
    <w:rsid w:val="00183851"/>
    <w:rsid w:val="00183892"/>
    <w:rsid w:val="00183987"/>
    <w:rsid w:val="00183A8A"/>
    <w:rsid w:val="00183E4E"/>
    <w:rsid w:val="00183EA5"/>
    <w:rsid w:val="001845A8"/>
    <w:rsid w:val="001849EA"/>
    <w:rsid w:val="00184A06"/>
    <w:rsid w:val="00184A0F"/>
    <w:rsid w:val="00184ADA"/>
    <w:rsid w:val="00184C18"/>
    <w:rsid w:val="00184C6A"/>
    <w:rsid w:val="00185157"/>
    <w:rsid w:val="001851A8"/>
    <w:rsid w:val="00185234"/>
    <w:rsid w:val="00185356"/>
    <w:rsid w:val="0018536E"/>
    <w:rsid w:val="00185414"/>
    <w:rsid w:val="0018557F"/>
    <w:rsid w:val="0018561A"/>
    <w:rsid w:val="001856E5"/>
    <w:rsid w:val="001857CA"/>
    <w:rsid w:val="001857CF"/>
    <w:rsid w:val="00185AA7"/>
    <w:rsid w:val="00185AED"/>
    <w:rsid w:val="00185B2C"/>
    <w:rsid w:val="00185B60"/>
    <w:rsid w:val="00185E5E"/>
    <w:rsid w:val="00185F52"/>
    <w:rsid w:val="00186132"/>
    <w:rsid w:val="00186156"/>
    <w:rsid w:val="001864DB"/>
    <w:rsid w:val="00186569"/>
    <w:rsid w:val="001866B7"/>
    <w:rsid w:val="0018675B"/>
    <w:rsid w:val="00186897"/>
    <w:rsid w:val="001868CB"/>
    <w:rsid w:val="0018695C"/>
    <w:rsid w:val="00186AB9"/>
    <w:rsid w:val="00186E49"/>
    <w:rsid w:val="00186EE4"/>
    <w:rsid w:val="00186F76"/>
    <w:rsid w:val="00187026"/>
    <w:rsid w:val="001870BC"/>
    <w:rsid w:val="00187109"/>
    <w:rsid w:val="0018712A"/>
    <w:rsid w:val="00187494"/>
    <w:rsid w:val="00187586"/>
    <w:rsid w:val="0018758F"/>
    <w:rsid w:val="00187709"/>
    <w:rsid w:val="00187822"/>
    <w:rsid w:val="00187911"/>
    <w:rsid w:val="00187990"/>
    <w:rsid w:val="00187A75"/>
    <w:rsid w:val="00187D8E"/>
    <w:rsid w:val="00187DA6"/>
    <w:rsid w:val="00187FA1"/>
    <w:rsid w:val="0019003A"/>
    <w:rsid w:val="001900A8"/>
    <w:rsid w:val="0019012A"/>
    <w:rsid w:val="001903E4"/>
    <w:rsid w:val="0019046E"/>
    <w:rsid w:val="001905E2"/>
    <w:rsid w:val="001907B3"/>
    <w:rsid w:val="00190A08"/>
    <w:rsid w:val="00190BD8"/>
    <w:rsid w:val="00190DA2"/>
    <w:rsid w:val="00190DFC"/>
    <w:rsid w:val="0019109B"/>
    <w:rsid w:val="00191109"/>
    <w:rsid w:val="001911AF"/>
    <w:rsid w:val="0019120D"/>
    <w:rsid w:val="00191403"/>
    <w:rsid w:val="00191748"/>
    <w:rsid w:val="00191870"/>
    <w:rsid w:val="001918B2"/>
    <w:rsid w:val="001919E2"/>
    <w:rsid w:val="00191C25"/>
    <w:rsid w:val="00191C41"/>
    <w:rsid w:val="00191C7F"/>
    <w:rsid w:val="00191CB0"/>
    <w:rsid w:val="001920EB"/>
    <w:rsid w:val="0019227D"/>
    <w:rsid w:val="0019248F"/>
    <w:rsid w:val="0019253C"/>
    <w:rsid w:val="001926FE"/>
    <w:rsid w:val="00192804"/>
    <w:rsid w:val="0019288D"/>
    <w:rsid w:val="00192A7E"/>
    <w:rsid w:val="00192AC0"/>
    <w:rsid w:val="00192C92"/>
    <w:rsid w:val="00192CE1"/>
    <w:rsid w:val="00192F1C"/>
    <w:rsid w:val="00192F75"/>
    <w:rsid w:val="00193194"/>
    <w:rsid w:val="0019365B"/>
    <w:rsid w:val="001937D1"/>
    <w:rsid w:val="001938FA"/>
    <w:rsid w:val="00193AD0"/>
    <w:rsid w:val="00193C86"/>
    <w:rsid w:val="00194074"/>
    <w:rsid w:val="00194207"/>
    <w:rsid w:val="00194237"/>
    <w:rsid w:val="0019433D"/>
    <w:rsid w:val="00194471"/>
    <w:rsid w:val="00194514"/>
    <w:rsid w:val="001945B0"/>
    <w:rsid w:val="00194794"/>
    <w:rsid w:val="00194819"/>
    <w:rsid w:val="00194A66"/>
    <w:rsid w:val="00194AF8"/>
    <w:rsid w:val="00194B8E"/>
    <w:rsid w:val="00194B97"/>
    <w:rsid w:val="00194CBE"/>
    <w:rsid w:val="00194D11"/>
    <w:rsid w:val="00194D5D"/>
    <w:rsid w:val="00194E10"/>
    <w:rsid w:val="00194F54"/>
    <w:rsid w:val="00194F95"/>
    <w:rsid w:val="001950EF"/>
    <w:rsid w:val="0019511D"/>
    <w:rsid w:val="00195360"/>
    <w:rsid w:val="00195719"/>
    <w:rsid w:val="001957D5"/>
    <w:rsid w:val="00195AF8"/>
    <w:rsid w:val="00195C29"/>
    <w:rsid w:val="00195C2A"/>
    <w:rsid w:val="00195D1F"/>
    <w:rsid w:val="00195E2B"/>
    <w:rsid w:val="00195ED7"/>
    <w:rsid w:val="00195FB0"/>
    <w:rsid w:val="00196162"/>
    <w:rsid w:val="001961FF"/>
    <w:rsid w:val="00196309"/>
    <w:rsid w:val="0019633A"/>
    <w:rsid w:val="001964D7"/>
    <w:rsid w:val="0019667E"/>
    <w:rsid w:val="00196919"/>
    <w:rsid w:val="00196B2F"/>
    <w:rsid w:val="00196B7A"/>
    <w:rsid w:val="00196C98"/>
    <w:rsid w:val="00196F72"/>
    <w:rsid w:val="00197021"/>
    <w:rsid w:val="001972D7"/>
    <w:rsid w:val="00197385"/>
    <w:rsid w:val="00197418"/>
    <w:rsid w:val="001974F6"/>
    <w:rsid w:val="001975EF"/>
    <w:rsid w:val="00197949"/>
    <w:rsid w:val="00197B06"/>
    <w:rsid w:val="00197BE6"/>
    <w:rsid w:val="00197C0F"/>
    <w:rsid w:val="00197D1F"/>
    <w:rsid w:val="00197DB9"/>
    <w:rsid w:val="001A0200"/>
    <w:rsid w:val="001A0274"/>
    <w:rsid w:val="001A027D"/>
    <w:rsid w:val="001A0314"/>
    <w:rsid w:val="001A0448"/>
    <w:rsid w:val="001A0479"/>
    <w:rsid w:val="001A0657"/>
    <w:rsid w:val="001A06B9"/>
    <w:rsid w:val="001A06C4"/>
    <w:rsid w:val="001A0813"/>
    <w:rsid w:val="001A087B"/>
    <w:rsid w:val="001A0B92"/>
    <w:rsid w:val="001A0C1A"/>
    <w:rsid w:val="001A0E19"/>
    <w:rsid w:val="001A0EA3"/>
    <w:rsid w:val="001A0F8C"/>
    <w:rsid w:val="001A0FE1"/>
    <w:rsid w:val="001A1015"/>
    <w:rsid w:val="001A1026"/>
    <w:rsid w:val="001A104A"/>
    <w:rsid w:val="001A117A"/>
    <w:rsid w:val="001A12FB"/>
    <w:rsid w:val="001A1378"/>
    <w:rsid w:val="001A1681"/>
    <w:rsid w:val="001A178B"/>
    <w:rsid w:val="001A1857"/>
    <w:rsid w:val="001A192B"/>
    <w:rsid w:val="001A1A4C"/>
    <w:rsid w:val="001A1A6A"/>
    <w:rsid w:val="001A1E50"/>
    <w:rsid w:val="001A1E9B"/>
    <w:rsid w:val="001A2212"/>
    <w:rsid w:val="001A22EB"/>
    <w:rsid w:val="001A2397"/>
    <w:rsid w:val="001A23B7"/>
    <w:rsid w:val="001A23D4"/>
    <w:rsid w:val="001A255F"/>
    <w:rsid w:val="001A25AD"/>
    <w:rsid w:val="001A2907"/>
    <w:rsid w:val="001A2B2B"/>
    <w:rsid w:val="001A2BBF"/>
    <w:rsid w:val="001A2C32"/>
    <w:rsid w:val="001A2CAA"/>
    <w:rsid w:val="001A3038"/>
    <w:rsid w:val="001A35AE"/>
    <w:rsid w:val="001A35CE"/>
    <w:rsid w:val="001A3698"/>
    <w:rsid w:val="001A3849"/>
    <w:rsid w:val="001A3969"/>
    <w:rsid w:val="001A39D0"/>
    <w:rsid w:val="001A3A09"/>
    <w:rsid w:val="001A3B33"/>
    <w:rsid w:val="001A3B8C"/>
    <w:rsid w:val="001A3D72"/>
    <w:rsid w:val="001A3F6E"/>
    <w:rsid w:val="001A3FB9"/>
    <w:rsid w:val="001A40BA"/>
    <w:rsid w:val="001A41DD"/>
    <w:rsid w:val="001A42CB"/>
    <w:rsid w:val="001A4355"/>
    <w:rsid w:val="001A484A"/>
    <w:rsid w:val="001A490C"/>
    <w:rsid w:val="001A4B65"/>
    <w:rsid w:val="001A4CB1"/>
    <w:rsid w:val="001A4E72"/>
    <w:rsid w:val="001A50F9"/>
    <w:rsid w:val="001A517A"/>
    <w:rsid w:val="001A54A2"/>
    <w:rsid w:val="001A558C"/>
    <w:rsid w:val="001A5A10"/>
    <w:rsid w:val="001A5F07"/>
    <w:rsid w:val="001A5F0B"/>
    <w:rsid w:val="001A5F9A"/>
    <w:rsid w:val="001A5FB8"/>
    <w:rsid w:val="001A5FE5"/>
    <w:rsid w:val="001A61D1"/>
    <w:rsid w:val="001A64BF"/>
    <w:rsid w:val="001A663D"/>
    <w:rsid w:val="001A686C"/>
    <w:rsid w:val="001A694E"/>
    <w:rsid w:val="001A6A55"/>
    <w:rsid w:val="001A6B0D"/>
    <w:rsid w:val="001A6C42"/>
    <w:rsid w:val="001A6CA6"/>
    <w:rsid w:val="001A6D3C"/>
    <w:rsid w:val="001A6D78"/>
    <w:rsid w:val="001A703F"/>
    <w:rsid w:val="001A70DB"/>
    <w:rsid w:val="001A73AB"/>
    <w:rsid w:val="001A745F"/>
    <w:rsid w:val="001A788C"/>
    <w:rsid w:val="001A7967"/>
    <w:rsid w:val="001A7C80"/>
    <w:rsid w:val="001A7E34"/>
    <w:rsid w:val="001A7EB0"/>
    <w:rsid w:val="001A7F41"/>
    <w:rsid w:val="001B007F"/>
    <w:rsid w:val="001B00BA"/>
    <w:rsid w:val="001B02B2"/>
    <w:rsid w:val="001B0391"/>
    <w:rsid w:val="001B03A7"/>
    <w:rsid w:val="001B0591"/>
    <w:rsid w:val="001B0629"/>
    <w:rsid w:val="001B0658"/>
    <w:rsid w:val="001B07F4"/>
    <w:rsid w:val="001B081F"/>
    <w:rsid w:val="001B0845"/>
    <w:rsid w:val="001B095C"/>
    <w:rsid w:val="001B0AAB"/>
    <w:rsid w:val="001B0E21"/>
    <w:rsid w:val="001B0E5E"/>
    <w:rsid w:val="001B118A"/>
    <w:rsid w:val="001B134C"/>
    <w:rsid w:val="001B135F"/>
    <w:rsid w:val="001B1608"/>
    <w:rsid w:val="001B1637"/>
    <w:rsid w:val="001B17F1"/>
    <w:rsid w:val="001B1885"/>
    <w:rsid w:val="001B1C55"/>
    <w:rsid w:val="001B1C62"/>
    <w:rsid w:val="001B1FAA"/>
    <w:rsid w:val="001B2062"/>
    <w:rsid w:val="001B20B7"/>
    <w:rsid w:val="001B2221"/>
    <w:rsid w:val="001B22F8"/>
    <w:rsid w:val="001B2501"/>
    <w:rsid w:val="001B25AE"/>
    <w:rsid w:val="001B2711"/>
    <w:rsid w:val="001B2792"/>
    <w:rsid w:val="001B2A2B"/>
    <w:rsid w:val="001B2BF7"/>
    <w:rsid w:val="001B2CBF"/>
    <w:rsid w:val="001B2D40"/>
    <w:rsid w:val="001B2EF0"/>
    <w:rsid w:val="001B2FF3"/>
    <w:rsid w:val="001B321A"/>
    <w:rsid w:val="001B33C4"/>
    <w:rsid w:val="001B3418"/>
    <w:rsid w:val="001B343F"/>
    <w:rsid w:val="001B346D"/>
    <w:rsid w:val="001B34FC"/>
    <w:rsid w:val="001B360A"/>
    <w:rsid w:val="001B36E7"/>
    <w:rsid w:val="001B371A"/>
    <w:rsid w:val="001B38E0"/>
    <w:rsid w:val="001B3944"/>
    <w:rsid w:val="001B39B1"/>
    <w:rsid w:val="001B39FF"/>
    <w:rsid w:val="001B3A13"/>
    <w:rsid w:val="001B3BA4"/>
    <w:rsid w:val="001B3CD5"/>
    <w:rsid w:val="001B4026"/>
    <w:rsid w:val="001B4149"/>
    <w:rsid w:val="001B41CB"/>
    <w:rsid w:val="001B43DD"/>
    <w:rsid w:val="001B440D"/>
    <w:rsid w:val="001B48E7"/>
    <w:rsid w:val="001B4AD6"/>
    <w:rsid w:val="001B4AD8"/>
    <w:rsid w:val="001B4B81"/>
    <w:rsid w:val="001B4BD8"/>
    <w:rsid w:val="001B4C30"/>
    <w:rsid w:val="001B4D2D"/>
    <w:rsid w:val="001B502E"/>
    <w:rsid w:val="001B529A"/>
    <w:rsid w:val="001B52F7"/>
    <w:rsid w:val="001B535E"/>
    <w:rsid w:val="001B5761"/>
    <w:rsid w:val="001B5766"/>
    <w:rsid w:val="001B57B4"/>
    <w:rsid w:val="001B5B9E"/>
    <w:rsid w:val="001B5D2A"/>
    <w:rsid w:val="001B5D83"/>
    <w:rsid w:val="001B6023"/>
    <w:rsid w:val="001B6157"/>
    <w:rsid w:val="001B61C0"/>
    <w:rsid w:val="001B61E1"/>
    <w:rsid w:val="001B6242"/>
    <w:rsid w:val="001B6367"/>
    <w:rsid w:val="001B6389"/>
    <w:rsid w:val="001B63B1"/>
    <w:rsid w:val="001B657F"/>
    <w:rsid w:val="001B65F4"/>
    <w:rsid w:val="001B66B2"/>
    <w:rsid w:val="001B67B9"/>
    <w:rsid w:val="001B6D0E"/>
    <w:rsid w:val="001B6D14"/>
    <w:rsid w:val="001B6DE5"/>
    <w:rsid w:val="001B6F25"/>
    <w:rsid w:val="001B7057"/>
    <w:rsid w:val="001B7130"/>
    <w:rsid w:val="001B71CE"/>
    <w:rsid w:val="001B7267"/>
    <w:rsid w:val="001B728B"/>
    <w:rsid w:val="001B7301"/>
    <w:rsid w:val="001B73EC"/>
    <w:rsid w:val="001B7475"/>
    <w:rsid w:val="001B7486"/>
    <w:rsid w:val="001B75E6"/>
    <w:rsid w:val="001B76B0"/>
    <w:rsid w:val="001B784E"/>
    <w:rsid w:val="001B7B0E"/>
    <w:rsid w:val="001B7D58"/>
    <w:rsid w:val="001B7EE9"/>
    <w:rsid w:val="001C006B"/>
    <w:rsid w:val="001C0112"/>
    <w:rsid w:val="001C0144"/>
    <w:rsid w:val="001C01E5"/>
    <w:rsid w:val="001C0257"/>
    <w:rsid w:val="001C02B9"/>
    <w:rsid w:val="001C0584"/>
    <w:rsid w:val="001C07C6"/>
    <w:rsid w:val="001C0ACE"/>
    <w:rsid w:val="001C0C3C"/>
    <w:rsid w:val="001C0C80"/>
    <w:rsid w:val="001C0CB5"/>
    <w:rsid w:val="001C0CC7"/>
    <w:rsid w:val="001C11FB"/>
    <w:rsid w:val="001C1707"/>
    <w:rsid w:val="001C17B5"/>
    <w:rsid w:val="001C19C7"/>
    <w:rsid w:val="001C1A8E"/>
    <w:rsid w:val="001C1AC4"/>
    <w:rsid w:val="001C1D9B"/>
    <w:rsid w:val="001C2091"/>
    <w:rsid w:val="001C21D8"/>
    <w:rsid w:val="001C2359"/>
    <w:rsid w:val="001C23E1"/>
    <w:rsid w:val="001C25C2"/>
    <w:rsid w:val="001C25F0"/>
    <w:rsid w:val="001C25F7"/>
    <w:rsid w:val="001C2680"/>
    <w:rsid w:val="001C2901"/>
    <w:rsid w:val="001C2A8A"/>
    <w:rsid w:val="001C2AFD"/>
    <w:rsid w:val="001C2BC1"/>
    <w:rsid w:val="001C2C05"/>
    <w:rsid w:val="001C2CDE"/>
    <w:rsid w:val="001C2CEE"/>
    <w:rsid w:val="001C2D3A"/>
    <w:rsid w:val="001C2D68"/>
    <w:rsid w:val="001C2DDC"/>
    <w:rsid w:val="001C2F86"/>
    <w:rsid w:val="001C325A"/>
    <w:rsid w:val="001C3432"/>
    <w:rsid w:val="001C356B"/>
    <w:rsid w:val="001C3616"/>
    <w:rsid w:val="001C36BC"/>
    <w:rsid w:val="001C373D"/>
    <w:rsid w:val="001C38A6"/>
    <w:rsid w:val="001C3A0D"/>
    <w:rsid w:val="001C3D07"/>
    <w:rsid w:val="001C3EC4"/>
    <w:rsid w:val="001C3F8D"/>
    <w:rsid w:val="001C40AA"/>
    <w:rsid w:val="001C40B6"/>
    <w:rsid w:val="001C40D1"/>
    <w:rsid w:val="001C40E6"/>
    <w:rsid w:val="001C4225"/>
    <w:rsid w:val="001C42F7"/>
    <w:rsid w:val="001C43DB"/>
    <w:rsid w:val="001C4425"/>
    <w:rsid w:val="001C442D"/>
    <w:rsid w:val="001C4612"/>
    <w:rsid w:val="001C480E"/>
    <w:rsid w:val="001C4971"/>
    <w:rsid w:val="001C4B98"/>
    <w:rsid w:val="001C4BB1"/>
    <w:rsid w:val="001C4CA1"/>
    <w:rsid w:val="001C4E85"/>
    <w:rsid w:val="001C4F23"/>
    <w:rsid w:val="001C4FD3"/>
    <w:rsid w:val="001C5004"/>
    <w:rsid w:val="001C5064"/>
    <w:rsid w:val="001C521E"/>
    <w:rsid w:val="001C557D"/>
    <w:rsid w:val="001C55F9"/>
    <w:rsid w:val="001C5870"/>
    <w:rsid w:val="001C5936"/>
    <w:rsid w:val="001C598F"/>
    <w:rsid w:val="001C59C4"/>
    <w:rsid w:val="001C5A04"/>
    <w:rsid w:val="001C5A1A"/>
    <w:rsid w:val="001C5AF4"/>
    <w:rsid w:val="001C5B35"/>
    <w:rsid w:val="001C5B3E"/>
    <w:rsid w:val="001C5B44"/>
    <w:rsid w:val="001C5C2C"/>
    <w:rsid w:val="001C5D1F"/>
    <w:rsid w:val="001C60FF"/>
    <w:rsid w:val="001C6143"/>
    <w:rsid w:val="001C61A3"/>
    <w:rsid w:val="001C624B"/>
    <w:rsid w:val="001C640B"/>
    <w:rsid w:val="001C6542"/>
    <w:rsid w:val="001C65B2"/>
    <w:rsid w:val="001C6683"/>
    <w:rsid w:val="001C6689"/>
    <w:rsid w:val="001C67F9"/>
    <w:rsid w:val="001C68F3"/>
    <w:rsid w:val="001C695D"/>
    <w:rsid w:val="001C69D4"/>
    <w:rsid w:val="001C6BD7"/>
    <w:rsid w:val="001C6C14"/>
    <w:rsid w:val="001C6C20"/>
    <w:rsid w:val="001C6CFE"/>
    <w:rsid w:val="001C6D31"/>
    <w:rsid w:val="001C7147"/>
    <w:rsid w:val="001C7226"/>
    <w:rsid w:val="001C72FA"/>
    <w:rsid w:val="001C7436"/>
    <w:rsid w:val="001C758C"/>
    <w:rsid w:val="001C77D2"/>
    <w:rsid w:val="001C7B51"/>
    <w:rsid w:val="001C7DE2"/>
    <w:rsid w:val="001C7E3D"/>
    <w:rsid w:val="001D00D9"/>
    <w:rsid w:val="001D070D"/>
    <w:rsid w:val="001D091E"/>
    <w:rsid w:val="001D0A23"/>
    <w:rsid w:val="001D0A55"/>
    <w:rsid w:val="001D0B7F"/>
    <w:rsid w:val="001D0CB8"/>
    <w:rsid w:val="001D0DBD"/>
    <w:rsid w:val="001D0F7B"/>
    <w:rsid w:val="001D1055"/>
    <w:rsid w:val="001D132A"/>
    <w:rsid w:val="001D138B"/>
    <w:rsid w:val="001D14BB"/>
    <w:rsid w:val="001D14CC"/>
    <w:rsid w:val="001D199A"/>
    <w:rsid w:val="001D19E7"/>
    <w:rsid w:val="001D1AE9"/>
    <w:rsid w:val="001D1B89"/>
    <w:rsid w:val="001D1DEE"/>
    <w:rsid w:val="001D1FAF"/>
    <w:rsid w:val="001D25A3"/>
    <w:rsid w:val="001D2672"/>
    <w:rsid w:val="001D26BB"/>
    <w:rsid w:val="001D2736"/>
    <w:rsid w:val="001D2798"/>
    <w:rsid w:val="001D27E6"/>
    <w:rsid w:val="001D2CF7"/>
    <w:rsid w:val="001D2D54"/>
    <w:rsid w:val="001D2DE0"/>
    <w:rsid w:val="001D2E2E"/>
    <w:rsid w:val="001D2FD1"/>
    <w:rsid w:val="001D3073"/>
    <w:rsid w:val="001D332E"/>
    <w:rsid w:val="001D33CA"/>
    <w:rsid w:val="001D3502"/>
    <w:rsid w:val="001D35CC"/>
    <w:rsid w:val="001D3633"/>
    <w:rsid w:val="001D372D"/>
    <w:rsid w:val="001D3A20"/>
    <w:rsid w:val="001D3BA6"/>
    <w:rsid w:val="001D3CAE"/>
    <w:rsid w:val="001D3D00"/>
    <w:rsid w:val="001D4110"/>
    <w:rsid w:val="001D4122"/>
    <w:rsid w:val="001D428B"/>
    <w:rsid w:val="001D44A1"/>
    <w:rsid w:val="001D45E1"/>
    <w:rsid w:val="001D470D"/>
    <w:rsid w:val="001D4728"/>
    <w:rsid w:val="001D4921"/>
    <w:rsid w:val="001D4B78"/>
    <w:rsid w:val="001D5045"/>
    <w:rsid w:val="001D51D3"/>
    <w:rsid w:val="001D5309"/>
    <w:rsid w:val="001D53D1"/>
    <w:rsid w:val="001D5679"/>
    <w:rsid w:val="001D57F8"/>
    <w:rsid w:val="001D592A"/>
    <w:rsid w:val="001D5B41"/>
    <w:rsid w:val="001D5CED"/>
    <w:rsid w:val="001D5D78"/>
    <w:rsid w:val="001D5DA6"/>
    <w:rsid w:val="001D5DE4"/>
    <w:rsid w:val="001D6283"/>
    <w:rsid w:val="001D6328"/>
    <w:rsid w:val="001D6507"/>
    <w:rsid w:val="001D650C"/>
    <w:rsid w:val="001D65AC"/>
    <w:rsid w:val="001D6816"/>
    <w:rsid w:val="001D6932"/>
    <w:rsid w:val="001D6AD8"/>
    <w:rsid w:val="001D7019"/>
    <w:rsid w:val="001D71FC"/>
    <w:rsid w:val="001D7528"/>
    <w:rsid w:val="001D7643"/>
    <w:rsid w:val="001D7649"/>
    <w:rsid w:val="001D766B"/>
    <w:rsid w:val="001D76A5"/>
    <w:rsid w:val="001D7744"/>
    <w:rsid w:val="001D77D9"/>
    <w:rsid w:val="001D780A"/>
    <w:rsid w:val="001D79FB"/>
    <w:rsid w:val="001D7A71"/>
    <w:rsid w:val="001D7AB1"/>
    <w:rsid w:val="001D7D55"/>
    <w:rsid w:val="001D7E82"/>
    <w:rsid w:val="001D7EF0"/>
    <w:rsid w:val="001E0463"/>
    <w:rsid w:val="001E0662"/>
    <w:rsid w:val="001E0A77"/>
    <w:rsid w:val="001E0AA5"/>
    <w:rsid w:val="001E0AD9"/>
    <w:rsid w:val="001E0B34"/>
    <w:rsid w:val="001E0DA9"/>
    <w:rsid w:val="001E10E3"/>
    <w:rsid w:val="001E1356"/>
    <w:rsid w:val="001E1388"/>
    <w:rsid w:val="001E13C8"/>
    <w:rsid w:val="001E1409"/>
    <w:rsid w:val="001E171D"/>
    <w:rsid w:val="001E18B2"/>
    <w:rsid w:val="001E19C5"/>
    <w:rsid w:val="001E1A1C"/>
    <w:rsid w:val="001E1EAC"/>
    <w:rsid w:val="001E1F50"/>
    <w:rsid w:val="001E2348"/>
    <w:rsid w:val="001E259E"/>
    <w:rsid w:val="001E2777"/>
    <w:rsid w:val="001E2B4E"/>
    <w:rsid w:val="001E2B55"/>
    <w:rsid w:val="001E2C11"/>
    <w:rsid w:val="001E2CFE"/>
    <w:rsid w:val="001E2E96"/>
    <w:rsid w:val="001E2FCC"/>
    <w:rsid w:val="001E30AC"/>
    <w:rsid w:val="001E3162"/>
    <w:rsid w:val="001E328C"/>
    <w:rsid w:val="001E3336"/>
    <w:rsid w:val="001E3359"/>
    <w:rsid w:val="001E33FF"/>
    <w:rsid w:val="001E3456"/>
    <w:rsid w:val="001E36FC"/>
    <w:rsid w:val="001E382A"/>
    <w:rsid w:val="001E39B4"/>
    <w:rsid w:val="001E3BC4"/>
    <w:rsid w:val="001E3F41"/>
    <w:rsid w:val="001E3FCE"/>
    <w:rsid w:val="001E44AD"/>
    <w:rsid w:val="001E4714"/>
    <w:rsid w:val="001E4755"/>
    <w:rsid w:val="001E47B8"/>
    <w:rsid w:val="001E47E3"/>
    <w:rsid w:val="001E48AF"/>
    <w:rsid w:val="001E4BA0"/>
    <w:rsid w:val="001E4C3B"/>
    <w:rsid w:val="001E4CDF"/>
    <w:rsid w:val="001E4F1E"/>
    <w:rsid w:val="001E5001"/>
    <w:rsid w:val="001E51F9"/>
    <w:rsid w:val="001E5213"/>
    <w:rsid w:val="001E526D"/>
    <w:rsid w:val="001E5519"/>
    <w:rsid w:val="001E55FC"/>
    <w:rsid w:val="001E569E"/>
    <w:rsid w:val="001E58EC"/>
    <w:rsid w:val="001E5AB8"/>
    <w:rsid w:val="001E5C4B"/>
    <w:rsid w:val="001E5C75"/>
    <w:rsid w:val="001E5D5D"/>
    <w:rsid w:val="001E5F63"/>
    <w:rsid w:val="001E6061"/>
    <w:rsid w:val="001E6069"/>
    <w:rsid w:val="001E6099"/>
    <w:rsid w:val="001E6116"/>
    <w:rsid w:val="001E615F"/>
    <w:rsid w:val="001E6283"/>
    <w:rsid w:val="001E637F"/>
    <w:rsid w:val="001E65AD"/>
    <w:rsid w:val="001E6637"/>
    <w:rsid w:val="001E668C"/>
    <w:rsid w:val="001E66CD"/>
    <w:rsid w:val="001E6728"/>
    <w:rsid w:val="001E6857"/>
    <w:rsid w:val="001E68D8"/>
    <w:rsid w:val="001E6954"/>
    <w:rsid w:val="001E6988"/>
    <w:rsid w:val="001E69DE"/>
    <w:rsid w:val="001E69DF"/>
    <w:rsid w:val="001E6C98"/>
    <w:rsid w:val="001E73A4"/>
    <w:rsid w:val="001E749D"/>
    <w:rsid w:val="001E74DC"/>
    <w:rsid w:val="001E7567"/>
    <w:rsid w:val="001E762F"/>
    <w:rsid w:val="001E7642"/>
    <w:rsid w:val="001E77BA"/>
    <w:rsid w:val="001E77CE"/>
    <w:rsid w:val="001E7AB2"/>
    <w:rsid w:val="001E7B3D"/>
    <w:rsid w:val="001E7E76"/>
    <w:rsid w:val="001E7F77"/>
    <w:rsid w:val="001E7FE3"/>
    <w:rsid w:val="001F0447"/>
    <w:rsid w:val="001F0563"/>
    <w:rsid w:val="001F0748"/>
    <w:rsid w:val="001F07E7"/>
    <w:rsid w:val="001F092B"/>
    <w:rsid w:val="001F0982"/>
    <w:rsid w:val="001F0A1A"/>
    <w:rsid w:val="001F0AC7"/>
    <w:rsid w:val="001F0C6A"/>
    <w:rsid w:val="001F0D31"/>
    <w:rsid w:val="001F0E5F"/>
    <w:rsid w:val="001F107A"/>
    <w:rsid w:val="001F1649"/>
    <w:rsid w:val="001F16C9"/>
    <w:rsid w:val="001F16D2"/>
    <w:rsid w:val="001F1744"/>
    <w:rsid w:val="001F1835"/>
    <w:rsid w:val="001F1862"/>
    <w:rsid w:val="001F192F"/>
    <w:rsid w:val="001F19B6"/>
    <w:rsid w:val="001F19B7"/>
    <w:rsid w:val="001F1C83"/>
    <w:rsid w:val="001F2187"/>
    <w:rsid w:val="001F2337"/>
    <w:rsid w:val="001F24ED"/>
    <w:rsid w:val="001F2502"/>
    <w:rsid w:val="001F257C"/>
    <w:rsid w:val="001F287A"/>
    <w:rsid w:val="001F2A83"/>
    <w:rsid w:val="001F2ACA"/>
    <w:rsid w:val="001F2AFB"/>
    <w:rsid w:val="001F2B48"/>
    <w:rsid w:val="001F2B79"/>
    <w:rsid w:val="001F2D19"/>
    <w:rsid w:val="001F2DCE"/>
    <w:rsid w:val="001F30C6"/>
    <w:rsid w:val="001F31C8"/>
    <w:rsid w:val="001F31D5"/>
    <w:rsid w:val="001F31F2"/>
    <w:rsid w:val="001F3607"/>
    <w:rsid w:val="001F37AC"/>
    <w:rsid w:val="001F38E7"/>
    <w:rsid w:val="001F393E"/>
    <w:rsid w:val="001F3E10"/>
    <w:rsid w:val="001F4347"/>
    <w:rsid w:val="001F43C3"/>
    <w:rsid w:val="001F44D2"/>
    <w:rsid w:val="001F4523"/>
    <w:rsid w:val="001F4564"/>
    <w:rsid w:val="001F45E8"/>
    <w:rsid w:val="001F4885"/>
    <w:rsid w:val="001F4ABB"/>
    <w:rsid w:val="001F4B2D"/>
    <w:rsid w:val="001F4BDA"/>
    <w:rsid w:val="001F4D92"/>
    <w:rsid w:val="001F53D9"/>
    <w:rsid w:val="001F5514"/>
    <w:rsid w:val="001F563C"/>
    <w:rsid w:val="001F572D"/>
    <w:rsid w:val="001F59BC"/>
    <w:rsid w:val="001F5A8F"/>
    <w:rsid w:val="001F5B61"/>
    <w:rsid w:val="001F5C76"/>
    <w:rsid w:val="001F6373"/>
    <w:rsid w:val="001F64EC"/>
    <w:rsid w:val="001F655E"/>
    <w:rsid w:val="001F668E"/>
    <w:rsid w:val="001F675D"/>
    <w:rsid w:val="001F6AC8"/>
    <w:rsid w:val="001F7040"/>
    <w:rsid w:val="001F72EA"/>
    <w:rsid w:val="001F7316"/>
    <w:rsid w:val="001F734E"/>
    <w:rsid w:val="001F764F"/>
    <w:rsid w:val="001F76EB"/>
    <w:rsid w:val="001F79A2"/>
    <w:rsid w:val="001F7A13"/>
    <w:rsid w:val="001F7A42"/>
    <w:rsid w:val="001F7AE4"/>
    <w:rsid w:val="001F7CAA"/>
    <w:rsid w:val="001F7CBE"/>
    <w:rsid w:val="001F7CDD"/>
    <w:rsid w:val="001F7D39"/>
    <w:rsid w:val="001F7D56"/>
    <w:rsid w:val="001F7E3A"/>
    <w:rsid w:val="001F7E4D"/>
    <w:rsid w:val="002002BB"/>
    <w:rsid w:val="00200374"/>
    <w:rsid w:val="002003BD"/>
    <w:rsid w:val="002003E1"/>
    <w:rsid w:val="002004F7"/>
    <w:rsid w:val="0020057B"/>
    <w:rsid w:val="002006DF"/>
    <w:rsid w:val="0020073A"/>
    <w:rsid w:val="002009A1"/>
    <w:rsid w:val="002009A6"/>
    <w:rsid w:val="00200A4E"/>
    <w:rsid w:val="00200BE9"/>
    <w:rsid w:val="0020103B"/>
    <w:rsid w:val="0020113A"/>
    <w:rsid w:val="00201167"/>
    <w:rsid w:val="00201193"/>
    <w:rsid w:val="0020127E"/>
    <w:rsid w:val="0020127F"/>
    <w:rsid w:val="002013CF"/>
    <w:rsid w:val="00201584"/>
    <w:rsid w:val="002015BB"/>
    <w:rsid w:val="002016DE"/>
    <w:rsid w:val="002017B5"/>
    <w:rsid w:val="00201BA0"/>
    <w:rsid w:val="00201CEC"/>
    <w:rsid w:val="00201E7C"/>
    <w:rsid w:val="0020204C"/>
    <w:rsid w:val="002021BA"/>
    <w:rsid w:val="00202212"/>
    <w:rsid w:val="00202263"/>
    <w:rsid w:val="00202280"/>
    <w:rsid w:val="0020251A"/>
    <w:rsid w:val="002026CD"/>
    <w:rsid w:val="002029E6"/>
    <w:rsid w:val="00202B20"/>
    <w:rsid w:val="00202B2F"/>
    <w:rsid w:val="00202BF9"/>
    <w:rsid w:val="00202C60"/>
    <w:rsid w:val="00202CD9"/>
    <w:rsid w:val="00202DAA"/>
    <w:rsid w:val="00202DEE"/>
    <w:rsid w:val="00203146"/>
    <w:rsid w:val="002031A2"/>
    <w:rsid w:val="002033FE"/>
    <w:rsid w:val="0020357A"/>
    <w:rsid w:val="00203906"/>
    <w:rsid w:val="00203BF1"/>
    <w:rsid w:val="00203C9A"/>
    <w:rsid w:val="00203CB4"/>
    <w:rsid w:val="00203CE3"/>
    <w:rsid w:val="00203E53"/>
    <w:rsid w:val="00203E5D"/>
    <w:rsid w:val="00203F57"/>
    <w:rsid w:val="00204166"/>
    <w:rsid w:val="0020422C"/>
    <w:rsid w:val="00204252"/>
    <w:rsid w:val="00204623"/>
    <w:rsid w:val="00204626"/>
    <w:rsid w:val="002046F8"/>
    <w:rsid w:val="00204834"/>
    <w:rsid w:val="002048DB"/>
    <w:rsid w:val="0020492B"/>
    <w:rsid w:val="0020496A"/>
    <w:rsid w:val="0020499C"/>
    <w:rsid w:val="0020499E"/>
    <w:rsid w:val="00204B5F"/>
    <w:rsid w:val="00204E33"/>
    <w:rsid w:val="0020536B"/>
    <w:rsid w:val="0020539B"/>
    <w:rsid w:val="002054A5"/>
    <w:rsid w:val="00205566"/>
    <w:rsid w:val="00205648"/>
    <w:rsid w:val="002058E9"/>
    <w:rsid w:val="002059E1"/>
    <w:rsid w:val="00205A55"/>
    <w:rsid w:val="00205ADD"/>
    <w:rsid w:val="00205D2A"/>
    <w:rsid w:val="00205F34"/>
    <w:rsid w:val="00205FB0"/>
    <w:rsid w:val="0020604B"/>
    <w:rsid w:val="00206072"/>
    <w:rsid w:val="00206228"/>
    <w:rsid w:val="0020634C"/>
    <w:rsid w:val="002063EC"/>
    <w:rsid w:val="0020644E"/>
    <w:rsid w:val="002065D6"/>
    <w:rsid w:val="00206639"/>
    <w:rsid w:val="00206ABB"/>
    <w:rsid w:val="00206CB5"/>
    <w:rsid w:val="00206F71"/>
    <w:rsid w:val="00206FA8"/>
    <w:rsid w:val="00207241"/>
    <w:rsid w:val="002072B4"/>
    <w:rsid w:val="00207370"/>
    <w:rsid w:val="002074A4"/>
    <w:rsid w:val="002076FC"/>
    <w:rsid w:val="0020798F"/>
    <w:rsid w:val="002079E6"/>
    <w:rsid w:val="00207B9C"/>
    <w:rsid w:val="00207D18"/>
    <w:rsid w:val="00207E81"/>
    <w:rsid w:val="00207ED8"/>
    <w:rsid w:val="00207F0D"/>
    <w:rsid w:val="00207FF5"/>
    <w:rsid w:val="0021011E"/>
    <w:rsid w:val="0021015F"/>
    <w:rsid w:val="0021038D"/>
    <w:rsid w:val="0021053A"/>
    <w:rsid w:val="0021071C"/>
    <w:rsid w:val="0021081E"/>
    <w:rsid w:val="00210A11"/>
    <w:rsid w:val="00210BF2"/>
    <w:rsid w:val="00210C6B"/>
    <w:rsid w:val="002110D8"/>
    <w:rsid w:val="002110E6"/>
    <w:rsid w:val="00211185"/>
    <w:rsid w:val="0021131B"/>
    <w:rsid w:val="002113C4"/>
    <w:rsid w:val="00211524"/>
    <w:rsid w:val="00211615"/>
    <w:rsid w:val="002117CF"/>
    <w:rsid w:val="0021181C"/>
    <w:rsid w:val="0021192B"/>
    <w:rsid w:val="002119DD"/>
    <w:rsid w:val="00211AC6"/>
    <w:rsid w:val="00211B3B"/>
    <w:rsid w:val="00211D48"/>
    <w:rsid w:val="00211E4F"/>
    <w:rsid w:val="00212247"/>
    <w:rsid w:val="00212322"/>
    <w:rsid w:val="002124BA"/>
    <w:rsid w:val="002125BF"/>
    <w:rsid w:val="002127E6"/>
    <w:rsid w:val="002128E7"/>
    <w:rsid w:val="00212A3E"/>
    <w:rsid w:val="00212AC4"/>
    <w:rsid w:val="00212CE1"/>
    <w:rsid w:val="00212D95"/>
    <w:rsid w:val="00212DB9"/>
    <w:rsid w:val="00212DBB"/>
    <w:rsid w:val="00212DEA"/>
    <w:rsid w:val="00212EDA"/>
    <w:rsid w:val="002130D1"/>
    <w:rsid w:val="00213117"/>
    <w:rsid w:val="002132B0"/>
    <w:rsid w:val="0021339A"/>
    <w:rsid w:val="002135EB"/>
    <w:rsid w:val="00213A2B"/>
    <w:rsid w:val="00213A5C"/>
    <w:rsid w:val="00213B2E"/>
    <w:rsid w:val="00213BD3"/>
    <w:rsid w:val="00213D53"/>
    <w:rsid w:val="00213F49"/>
    <w:rsid w:val="00214002"/>
    <w:rsid w:val="0021408D"/>
    <w:rsid w:val="00214341"/>
    <w:rsid w:val="002145D3"/>
    <w:rsid w:val="0021484D"/>
    <w:rsid w:val="002148C6"/>
    <w:rsid w:val="002148E3"/>
    <w:rsid w:val="00214923"/>
    <w:rsid w:val="00214B4B"/>
    <w:rsid w:val="00214CB8"/>
    <w:rsid w:val="00214CD4"/>
    <w:rsid w:val="00214D47"/>
    <w:rsid w:val="00214D4B"/>
    <w:rsid w:val="00214E00"/>
    <w:rsid w:val="00214F09"/>
    <w:rsid w:val="00215074"/>
    <w:rsid w:val="0021513F"/>
    <w:rsid w:val="0021515B"/>
    <w:rsid w:val="002152D6"/>
    <w:rsid w:val="0021538C"/>
    <w:rsid w:val="00215469"/>
    <w:rsid w:val="00215482"/>
    <w:rsid w:val="0021552A"/>
    <w:rsid w:val="00215568"/>
    <w:rsid w:val="002156AA"/>
    <w:rsid w:val="0021573C"/>
    <w:rsid w:val="0021574E"/>
    <w:rsid w:val="002157DF"/>
    <w:rsid w:val="00215A0D"/>
    <w:rsid w:val="00215C97"/>
    <w:rsid w:val="00215D0D"/>
    <w:rsid w:val="00215F27"/>
    <w:rsid w:val="002160B9"/>
    <w:rsid w:val="00216587"/>
    <w:rsid w:val="0021684A"/>
    <w:rsid w:val="00216C74"/>
    <w:rsid w:val="00217178"/>
    <w:rsid w:val="002173B2"/>
    <w:rsid w:val="0021742B"/>
    <w:rsid w:val="002174B1"/>
    <w:rsid w:val="0021750E"/>
    <w:rsid w:val="0021753A"/>
    <w:rsid w:val="002177AB"/>
    <w:rsid w:val="002178B9"/>
    <w:rsid w:val="002179DA"/>
    <w:rsid w:val="00217BF0"/>
    <w:rsid w:val="00217C80"/>
    <w:rsid w:val="00217D2B"/>
    <w:rsid w:val="00217FE4"/>
    <w:rsid w:val="0022005A"/>
    <w:rsid w:val="002200F0"/>
    <w:rsid w:val="00220432"/>
    <w:rsid w:val="002204E5"/>
    <w:rsid w:val="002207C9"/>
    <w:rsid w:val="002207DA"/>
    <w:rsid w:val="00220B07"/>
    <w:rsid w:val="00220CF7"/>
    <w:rsid w:val="00221042"/>
    <w:rsid w:val="00221246"/>
    <w:rsid w:val="00221266"/>
    <w:rsid w:val="00221274"/>
    <w:rsid w:val="0022128D"/>
    <w:rsid w:val="002212FA"/>
    <w:rsid w:val="0022132B"/>
    <w:rsid w:val="00221399"/>
    <w:rsid w:val="0022147A"/>
    <w:rsid w:val="0022198F"/>
    <w:rsid w:val="002219A2"/>
    <w:rsid w:val="00221A51"/>
    <w:rsid w:val="00221C82"/>
    <w:rsid w:val="00221CB1"/>
    <w:rsid w:val="00221CCC"/>
    <w:rsid w:val="00221EC6"/>
    <w:rsid w:val="00221F14"/>
    <w:rsid w:val="00221F73"/>
    <w:rsid w:val="00221F76"/>
    <w:rsid w:val="00222040"/>
    <w:rsid w:val="0022205A"/>
    <w:rsid w:val="0022208B"/>
    <w:rsid w:val="002221E6"/>
    <w:rsid w:val="0022225B"/>
    <w:rsid w:val="0022228E"/>
    <w:rsid w:val="002223C1"/>
    <w:rsid w:val="002223DF"/>
    <w:rsid w:val="0022257E"/>
    <w:rsid w:val="002225F2"/>
    <w:rsid w:val="00222618"/>
    <w:rsid w:val="002227ED"/>
    <w:rsid w:val="002228A7"/>
    <w:rsid w:val="002229BA"/>
    <w:rsid w:val="00222B45"/>
    <w:rsid w:val="00222B72"/>
    <w:rsid w:val="00222BB7"/>
    <w:rsid w:val="00222C19"/>
    <w:rsid w:val="00222FE7"/>
    <w:rsid w:val="002230BF"/>
    <w:rsid w:val="002230E1"/>
    <w:rsid w:val="002231B2"/>
    <w:rsid w:val="002231C0"/>
    <w:rsid w:val="002231EE"/>
    <w:rsid w:val="0022333D"/>
    <w:rsid w:val="002236C9"/>
    <w:rsid w:val="00223750"/>
    <w:rsid w:val="002238EA"/>
    <w:rsid w:val="00223AF4"/>
    <w:rsid w:val="00223B7A"/>
    <w:rsid w:val="00223E0B"/>
    <w:rsid w:val="00223F94"/>
    <w:rsid w:val="00223FF6"/>
    <w:rsid w:val="00224033"/>
    <w:rsid w:val="0022427A"/>
    <w:rsid w:val="002242E0"/>
    <w:rsid w:val="0022436D"/>
    <w:rsid w:val="002243F1"/>
    <w:rsid w:val="0022446B"/>
    <w:rsid w:val="00224510"/>
    <w:rsid w:val="002246BC"/>
    <w:rsid w:val="00224987"/>
    <w:rsid w:val="00224AEC"/>
    <w:rsid w:val="00224B52"/>
    <w:rsid w:val="00224C82"/>
    <w:rsid w:val="00224D8A"/>
    <w:rsid w:val="00224DE8"/>
    <w:rsid w:val="00224F28"/>
    <w:rsid w:val="00224F65"/>
    <w:rsid w:val="00224F9D"/>
    <w:rsid w:val="00224FB1"/>
    <w:rsid w:val="00225170"/>
    <w:rsid w:val="00225428"/>
    <w:rsid w:val="00225553"/>
    <w:rsid w:val="002256BC"/>
    <w:rsid w:val="00225929"/>
    <w:rsid w:val="00225B90"/>
    <w:rsid w:val="00225BB8"/>
    <w:rsid w:val="00225C90"/>
    <w:rsid w:val="00225D54"/>
    <w:rsid w:val="00225E43"/>
    <w:rsid w:val="00225F2F"/>
    <w:rsid w:val="0022628B"/>
    <w:rsid w:val="00226333"/>
    <w:rsid w:val="002263AC"/>
    <w:rsid w:val="002265A4"/>
    <w:rsid w:val="0022660E"/>
    <w:rsid w:val="00226779"/>
    <w:rsid w:val="0022679B"/>
    <w:rsid w:val="002268F2"/>
    <w:rsid w:val="00226AA7"/>
    <w:rsid w:val="00226B8E"/>
    <w:rsid w:val="00226F7A"/>
    <w:rsid w:val="00227612"/>
    <w:rsid w:val="00227806"/>
    <w:rsid w:val="00227957"/>
    <w:rsid w:val="00227F62"/>
    <w:rsid w:val="00227FAA"/>
    <w:rsid w:val="00230308"/>
    <w:rsid w:val="002303D8"/>
    <w:rsid w:val="0023069C"/>
    <w:rsid w:val="00230763"/>
    <w:rsid w:val="00230874"/>
    <w:rsid w:val="002308EF"/>
    <w:rsid w:val="0023092F"/>
    <w:rsid w:val="00230BE3"/>
    <w:rsid w:val="00230C51"/>
    <w:rsid w:val="00230CD1"/>
    <w:rsid w:val="00230E27"/>
    <w:rsid w:val="00230FD4"/>
    <w:rsid w:val="00231042"/>
    <w:rsid w:val="00231243"/>
    <w:rsid w:val="00231517"/>
    <w:rsid w:val="00231703"/>
    <w:rsid w:val="00231708"/>
    <w:rsid w:val="00231862"/>
    <w:rsid w:val="0023188D"/>
    <w:rsid w:val="002318FE"/>
    <w:rsid w:val="00231A62"/>
    <w:rsid w:val="00231A82"/>
    <w:rsid w:val="00231BA9"/>
    <w:rsid w:val="00231C71"/>
    <w:rsid w:val="00231E90"/>
    <w:rsid w:val="00231FE3"/>
    <w:rsid w:val="002320A0"/>
    <w:rsid w:val="002320E2"/>
    <w:rsid w:val="002321E7"/>
    <w:rsid w:val="002325E8"/>
    <w:rsid w:val="0023295E"/>
    <w:rsid w:val="00232BA2"/>
    <w:rsid w:val="00232CB6"/>
    <w:rsid w:val="00232CC6"/>
    <w:rsid w:val="00232E17"/>
    <w:rsid w:val="00232ED7"/>
    <w:rsid w:val="0023310C"/>
    <w:rsid w:val="002332A3"/>
    <w:rsid w:val="002334DA"/>
    <w:rsid w:val="002335D4"/>
    <w:rsid w:val="002338FF"/>
    <w:rsid w:val="00233D24"/>
    <w:rsid w:val="00233DBA"/>
    <w:rsid w:val="00233F7A"/>
    <w:rsid w:val="00234011"/>
    <w:rsid w:val="0023406E"/>
    <w:rsid w:val="002342A9"/>
    <w:rsid w:val="0023435F"/>
    <w:rsid w:val="002343BE"/>
    <w:rsid w:val="00234421"/>
    <w:rsid w:val="00234596"/>
    <w:rsid w:val="00234923"/>
    <w:rsid w:val="0023496B"/>
    <w:rsid w:val="002349EF"/>
    <w:rsid w:val="00234B4B"/>
    <w:rsid w:val="00234BA9"/>
    <w:rsid w:val="00234C5F"/>
    <w:rsid w:val="00234C6B"/>
    <w:rsid w:val="00234DB8"/>
    <w:rsid w:val="00234E74"/>
    <w:rsid w:val="00234EEC"/>
    <w:rsid w:val="002352C4"/>
    <w:rsid w:val="002353FA"/>
    <w:rsid w:val="00235402"/>
    <w:rsid w:val="0023554C"/>
    <w:rsid w:val="00235CAB"/>
    <w:rsid w:val="00235D1B"/>
    <w:rsid w:val="00235F17"/>
    <w:rsid w:val="00235FEE"/>
    <w:rsid w:val="00236262"/>
    <w:rsid w:val="00236382"/>
    <w:rsid w:val="002363E8"/>
    <w:rsid w:val="0023670D"/>
    <w:rsid w:val="0023678F"/>
    <w:rsid w:val="002368B4"/>
    <w:rsid w:val="002368D5"/>
    <w:rsid w:val="00236A4E"/>
    <w:rsid w:val="00236BCA"/>
    <w:rsid w:val="00236D3F"/>
    <w:rsid w:val="00237208"/>
    <w:rsid w:val="002373A5"/>
    <w:rsid w:val="00237491"/>
    <w:rsid w:val="002374CF"/>
    <w:rsid w:val="00237532"/>
    <w:rsid w:val="0023756B"/>
    <w:rsid w:val="002375D5"/>
    <w:rsid w:val="0023762D"/>
    <w:rsid w:val="002376C9"/>
    <w:rsid w:val="002376E6"/>
    <w:rsid w:val="002376F2"/>
    <w:rsid w:val="002379C7"/>
    <w:rsid w:val="00237A18"/>
    <w:rsid w:val="00237B94"/>
    <w:rsid w:val="00237FD0"/>
    <w:rsid w:val="00240010"/>
    <w:rsid w:val="0024016D"/>
    <w:rsid w:val="0024027B"/>
    <w:rsid w:val="00240286"/>
    <w:rsid w:val="00240303"/>
    <w:rsid w:val="00240666"/>
    <w:rsid w:val="002407E6"/>
    <w:rsid w:val="00240A75"/>
    <w:rsid w:val="00240C29"/>
    <w:rsid w:val="00240D7A"/>
    <w:rsid w:val="00240F25"/>
    <w:rsid w:val="0024103D"/>
    <w:rsid w:val="0024117A"/>
    <w:rsid w:val="0024149C"/>
    <w:rsid w:val="002416DA"/>
    <w:rsid w:val="0024172A"/>
    <w:rsid w:val="00241A1E"/>
    <w:rsid w:val="00241A56"/>
    <w:rsid w:val="00241A8D"/>
    <w:rsid w:val="00241C2E"/>
    <w:rsid w:val="00241C37"/>
    <w:rsid w:val="00241DA8"/>
    <w:rsid w:val="00241DD1"/>
    <w:rsid w:val="00241F43"/>
    <w:rsid w:val="002423E9"/>
    <w:rsid w:val="002425BB"/>
    <w:rsid w:val="00242A69"/>
    <w:rsid w:val="00242C76"/>
    <w:rsid w:val="00242D99"/>
    <w:rsid w:val="00242F60"/>
    <w:rsid w:val="00243001"/>
    <w:rsid w:val="00243294"/>
    <w:rsid w:val="00243320"/>
    <w:rsid w:val="0024345D"/>
    <w:rsid w:val="00243718"/>
    <w:rsid w:val="0024378A"/>
    <w:rsid w:val="0024388D"/>
    <w:rsid w:val="0024389F"/>
    <w:rsid w:val="002438A6"/>
    <w:rsid w:val="0024394F"/>
    <w:rsid w:val="00243BE5"/>
    <w:rsid w:val="00243CA7"/>
    <w:rsid w:val="00243EDD"/>
    <w:rsid w:val="00243F37"/>
    <w:rsid w:val="00244183"/>
    <w:rsid w:val="002441CF"/>
    <w:rsid w:val="002442AB"/>
    <w:rsid w:val="0024440D"/>
    <w:rsid w:val="00244D64"/>
    <w:rsid w:val="00244D99"/>
    <w:rsid w:val="00244EBB"/>
    <w:rsid w:val="00244F5F"/>
    <w:rsid w:val="00244FFD"/>
    <w:rsid w:val="00245090"/>
    <w:rsid w:val="002451B7"/>
    <w:rsid w:val="00245275"/>
    <w:rsid w:val="0024530D"/>
    <w:rsid w:val="002454BA"/>
    <w:rsid w:val="00245570"/>
    <w:rsid w:val="002456AA"/>
    <w:rsid w:val="002459C1"/>
    <w:rsid w:val="00245E59"/>
    <w:rsid w:val="00245F98"/>
    <w:rsid w:val="0024618C"/>
    <w:rsid w:val="0024658C"/>
    <w:rsid w:val="00246662"/>
    <w:rsid w:val="00246828"/>
    <w:rsid w:val="0024694B"/>
    <w:rsid w:val="00246A1F"/>
    <w:rsid w:val="00246A64"/>
    <w:rsid w:val="00246EAD"/>
    <w:rsid w:val="00246EE2"/>
    <w:rsid w:val="00247405"/>
    <w:rsid w:val="002476C7"/>
    <w:rsid w:val="00247975"/>
    <w:rsid w:val="00247A4B"/>
    <w:rsid w:val="00247C08"/>
    <w:rsid w:val="00247D22"/>
    <w:rsid w:val="00247DF6"/>
    <w:rsid w:val="00247E1A"/>
    <w:rsid w:val="00247F13"/>
    <w:rsid w:val="00247F80"/>
    <w:rsid w:val="00250079"/>
    <w:rsid w:val="0025009A"/>
    <w:rsid w:val="002500C8"/>
    <w:rsid w:val="002503EE"/>
    <w:rsid w:val="00250405"/>
    <w:rsid w:val="0025044C"/>
    <w:rsid w:val="002504DD"/>
    <w:rsid w:val="002505F8"/>
    <w:rsid w:val="00250852"/>
    <w:rsid w:val="0025091D"/>
    <w:rsid w:val="00250963"/>
    <w:rsid w:val="00250983"/>
    <w:rsid w:val="00250B38"/>
    <w:rsid w:val="00250FC1"/>
    <w:rsid w:val="00251134"/>
    <w:rsid w:val="002512D5"/>
    <w:rsid w:val="00251419"/>
    <w:rsid w:val="002514B0"/>
    <w:rsid w:val="0025176A"/>
    <w:rsid w:val="0025176C"/>
    <w:rsid w:val="00251912"/>
    <w:rsid w:val="00251AF2"/>
    <w:rsid w:val="00251B4F"/>
    <w:rsid w:val="00251B5A"/>
    <w:rsid w:val="002522A6"/>
    <w:rsid w:val="0025240A"/>
    <w:rsid w:val="00252477"/>
    <w:rsid w:val="00252860"/>
    <w:rsid w:val="00252AC4"/>
    <w:rsid w:val="00252B69"/>
    <w:rsid w:val="00252D6D"/>
    <w:rsid w:val="00252DEC"/>
    <w:rsid w:val="00252EAA"/>
    <w:rsid w:val="00253062"/>
    <w:rsid w:val="002531C2"/>
    <w:rsid w:val="002533BC"/>
    <w:rsid w:val="0025353E"/>
    <w:rsid w:val="002535A2"/>
    <w:rsid w:val="002535AA"/>
    <w:rsid w:val="002536A4"/>
    <w:rsid w:val="00253892"/>
    <w:rsid w:val="00253AA6"/>
    <w:rsid w:val="00253D4A"/>
    <w:rsid w:val="00253D6F"/>
    <w:rsid w:val="00253E6F"/>
    <w:rsid w:val="00254253"/>
    <w:rsid w:val="0025436D"/>
    <w:rsid w:val="002543C6"/>
    <w:rsid w:val="00254880"/>
    <w:rsid w:val="00254A81"/>
    <w:rsid w:val="00254B24"/>
    <w:rsid w:val="00254B4C"/>
    <w:rsid w:val="00254CF9"/>
    <w:rsid w:val="00254CFF"/>
    <w:rsid w:val="00254FA9"/>
    <w:rsid w:val="0025512C"/>
    <w:rsid w:val="002555C3"/>
    <w:rsid w:val="00255687"/>
    <w:rsid w:val="0025582D"/>
    <w:rsid w:val="0025585A"/>
    <w:rsid w:val="00255979"/>
    <w:rsid w:val="00255B6D"/>
    <w:rsid w:val="00255D11"/>
    <w:rsid w:val="00255EED"/>
    <w:rsid w:val="00255FA6"/>
    <w:rsid w:val="00255FCF"/>
    <w:rsid w:val="002560C6"/>
    <w:rsid w:val="002562B6"/>
    <w:rsid w:val="00256349"/>
    <w:rsid w:val="00256724"/>
    <w:rsid w:val="00256781"/>
    <w:rsid w:val="002568D3"/>
    <w:rsid w:val="00256962"/>
    <w:rsid w:val="002569B3"/>
    <w:rsid w:val="00256A3F"/>
    <w:rsid w:val="00256AA6"/>
    <w:rsid w:val="00256BE4"/>
    <w:rsid w:val="002571A4"/>
    <w:rsid w:val="002573D8"/>
    <w:rsid w:val="002575E5"/>
    <w:rsid w:val="0025763B"/>
    <w:rsid w:val="002576B5"/>
    <w:rsid w:val="00257802"/>
    <w:rsid w:val="00257823"/>
    <w:rsid w:val="0025796C"/>
    <w:rsid w:val="00257B13"/>
    <w:rsid w:val="00257B4D"/>
    <w:rsid w:val="00257B94"/>
    <w:rsid w:val="00257C2B"/>
    <w:rsid w:val="00257CBF"/>
    <w:rsid w:val="00257CDE"/>
    <w:rsid w:val="002600C5"/>
    <w:rsid w:val="002601B3"/>
    <w:rsid w:val="002601EB"/>
    <w:rsid w:val="00260231"/>
    <w:rsid w:val="002602E0"/>
    <w:rsid w:val="002603FA"/>
    <w:rsid w:val="002606BB"/>
    <w:rsid w:val="00260891"/>
    <w:rsid w:val="00260A08"/>
    <w:rsid w:val="00260A9B"/>
    <w:rsid w:val="00260AB3"/>
    <w:rsid w:val="00260B37"/>
    <w:rsid w:val="00260BE4"/>
    <w:rsid w:val="00260BED"/>
    <w:rsid w:val="00260C03"/>
    <w:rsid w:val="00260C0F"/>
    <w:rsid w:val="00260E0E"/>
    <w:rsid w:val="00260EA1"/>
    <w:rsid w:val="00260EC6"/>
    <w:rsid w:val="00260F14"/>
    <w:rsid w:val="002612E4"/>
    <w:rsid w:val="00261338"/>
    <w:rsid w:val="002613B2"/>
    <w:rsid w:val="002613DA"/>
    <w:rsid w:val="00261417"/>
    <w:rsid w:val="0026141A"/>
    <w:rsid w:val="002614B2"/>
    <w:rsid w:val="0026157C"/>
    <w:rsid w:val="002615F7"/>
    <w:rsid w:val="002617E5"/>
    <w:rsid w:val="002617F6"/>
    <w:rsid w:val="00261AA7"/>
    <w:rsid w:val="00261C5D"/>
    <w:rsid w:val="00261C84"/>
    <w:rsid w:val="00261D44"/>
    <w:rsid w:val="00261D77"/>
    <w:rsid w:val="0026226C"/>
    <w:rsid w:val="002623B4"/>
    <w:rsid w:val="00262442"/>
    <w:rsid w:val="002624CE"/>
    <w:rsid w:val="00262604"/>
    <w:rsid w:val="0026268D"/>
    <w:rsid w:val="0026272B"/>
    <w:rsid w:val="002628EC"/>
    <w:rsid w:val="002629A0"/>
    <w:rsid w:val="002629D8"/>
    <w:rsid w:val="002629F5"/>
    <w:rsid w:val="00262CA2"/>
    <w:rsid w:val="00262CBF"/>
    <w:rsid w:val="00262DB7"/>
    <w:rsid w:val="00262E3D"/>
    <w:rsid w:val="00262F4E"/>
    <w:rsid w:val="00262F62"/>
    <w:rsid w:val="00263059"/>
    <w:rsid w:val="0026325E"/>
    <w:rsid w:val="002633B2"/>
    <w:rsid w:val="002635C1"/>
    <w:rsid w:val="00263663"/>
    <w:rsid w:val="0026379D"/>
    <w:rsid w:val="002637E6"/>
    <w:rsid w:val="00263825"/>
    <w:rsid w:val="00263A6E"/>
    <w:rsid w:val="00263B4C"/>
    <w:rsid w:val="00263D0E"/>
    <w:rsid w:val="00263D1D"/>
    <w:rsid w:val="00263DF5"/>
    <w:rsid w:val="00263FE2"/>
    <w:rsid w:val="00263FF5"/>
    <w:rsid w:val="00263FF7"/>
    <w:rsid w:val="00264451"/>
    <w:rsid w:val="00264453"/>
    <w:rsid w:val="002644E8"/>
    <w:rsid w:val="00264725"/>
    <w:rsid w:val="00264792"/>
    <w:rsid w:val="002647BD"/>
    <w:rsid w:val="002647ED"/>
    <w:rsid w:val="00264D07"/>
    <w:rsid w:val="00264D6D"/>
    <w:rsid w:val="00264DAF"/>
    <w:rsid w:val="00264F0B"/>
    <w:rsid w:val="0026519B"/>
    <w:rsid w:val="00265205"/>
    <w:rsid w:val="00265298"/>
    <w:rsid w:val="002653EB"/>
    <w:rsid w:val="002654B2"/>
    <w:rsid w:val="002654E2"/>
    <w:rsid w:val="002654F1"/>
    <w:rsid w:val="00265810"/>
    <w:rsid w:val="00265851"/>
    <w:rsid w:val="00265C3F"/>
    <w:rsid w:val="00265DE1"/>
    <w:rsid w:val="00265ED3"/>
    <w:rsid w:val="00265F4A"/>
    <w:rsid w:val="00265F8C"/>
    <w:rsid w:val="00265FCB"/>
    <w:rsid w:val="0026601B"/>
    <w:rsid w:val="00266128"/>
    <w:rsid w:val="00266130"/>
    <w:rsid w:val="002662BC"/>
    <w:rsid w:val="00266493"/>
    <w:rsid w:val="00266597"/>
    <w:rsid w:val="00266702"/>
    <w:rsid w:val="00266790"/>
    <w:rsid w:val="002667AE"/>
    <w:rsid w:val="002667C1"/>
    <w:rsid w:val="00266821"/>
    <w:rsid w:val="002668CD"/>
    <w:rsid w:val="00266967"/>
    <w:rsid w:val="00266A23"/>
    <w:rsid w:val="00266D1B"/>
    <w:rsid w:val="00266D68"/>
    <w:rsid w:val="00266E7A"/>
    <w:rsid w:val="00266FDD"/>
    <w:rsid w:val="0026710F"/>
    <w:rsid w:val="0026736F"/>
    <w:rsid w:val="002674CE"/>
    <w:rsid w:val="00267538"/>
    <w:rsid w:val="00267631"/>
    <w:rsid w:val="00267694"/>
    <w:rsid w:val="00267776"/>
    <w:rsid w:val="0026790B"/>
    <w:rsid w:val="00267C66"/>
    <w:rsid w:val="00267E62"/>
    <w:rsid w:val="00267FE2"/>
    <w:rsid w:val="00267FF0"/>
    <w:rsid w:val="00270254"/>
    <w:rsid w:val="00270285"/>
    <w:rsid w:val="002702FA"/>
    <w:rsid w:val="002703A0"/>
    <w:rsid w:val="002703D1"/>
    <w:rsid w:val="00270403"/>
    <w:rsid w:val="002704F1"/>
    <w:rsid w:val="002705DF"/>
    <w:rsid w:val="00270639"/>
    <w:rsid w:val="00270A56"/>
    <w:rsid w:val="00270A77"/>
    <w:rsid w:val="00270CAB"/>
    <w:rsid w:val="00270D56"/>
    <w:rsid w:val="00270DA9"/>
    <w:rsid w:val="00270E72"/>
    <w:rsid w:val="00270ED1"/>
    <w:rsid w:val="00271160"/>
    <w:rsid w:val="00271289"/>
    <w:rsid w:val="002713EF"/>
    <w:rsid w:val="00271647"/>
    <w:rsid w:val="0027177A"/>
    <w:rsid w:val="00271783"/>
    <w:rsid w:val="002717DD"/>
    <w:rsid w:val="00272036"/>
    <w:rsid w:val="002721DC"/>
    <w:rsid w:val="002722A6"/>
    <w:rsid w:val="002725B1"/>
    <w:rsid w:val="00272933"/>
    <w:rsid w:val="00272944"/>
    <w:rsid w:val="00272B87"/>
    <w:rsid w:val="00272D80"/>
    <w:rsid w:val="00272ED7"/>
    <w:rsid w:val="00272FD7"/>
    <w:rsid w:val="002732A1"/>
    <w:rsid w:val="002734C6"/>
    <w:rsid w:val="0027352B"/>
    <w:rsid w:val="00273AE8"/>
    <w:rsid w:val="00273BB7"/>
    <w:rsid w:val="00273C84"/>
    <w:rsid w:val="00273DB4"/>
    <w:rsid w:val="00273FD4"/>
    <w:rsid w:val="00274266"/>
    <w:rsid w:val="002743CD"/>
    <w:rsid w:val="00274513"/>
    <w:rsid w:val="0027484C"/>
    <w:rsid w:val="00274859"/>
    <w:rsid w:val="00274936"/>
    <w:rsid w:val="0027495B"/>
    <w:rsid w:val="00274A29"/>
    <w:rsid w:val="00274BA0"/>
    <w:rsid w:val="00274D87"/>
    <w:rsid w:val="00274D8C"/>
    <w:rsid w:val="00274F7C"/>
    <w:rsid w:val="00275027"/>
    <w:rsid w:val="002750DA"/>
    <w:rsid w:val="00275163"/>
    <w:rsid w:val="00275165"/>
    <w:rsid w:val="00275327"/>
    <w:rsid w:val="0027568C"/>
    <w:rsid w:val="002756B0"/>
    <w:rsid w:val="002756E6"/>
    <w:rsid w:val="00275798"/>
    <w:rsid w:val="00275A34"/>
    <w:rsid w:val="00275C33"/>
    <w:rsid w:val="00275CC7"/>
    <w:rsid w:val="00275EFF"/>
    <w:rsid w:val="0027602B"/>
    <w:rsid w:val="0027615E"/>
    <w:rsid w:val="0027621D"/>
    <w:rsid w:val="00276416"/>
    <w:rsid w:val="002767E8"/>
    <w:rsid w:val="00276988"/>
    <w:rsid w:val="00276A69"/>
    <w:rsid w:val="00276B69"/>
    <w:rsid w:val="00276C6B"/>
    <w:rsid w:val="00276E49"/>
    <w:rsid w:val="00276EC2"/>
    <w:rsid w:val="002770EE"/>
    <w:rsid w:val="00277203"/>
    <w:rsid w:val="00277206"/>
    <w:rsid w:val="0027725A"/>
    <w:rsid w:val="0027728C"/>
    <w:rsid w:val="002772FA"/>
    <w:rsid w:val="0027751A"/>
    <w:rsid w:val="002776D0"/>
    <w:rsid w:val="002779A1"/>
    <w:rsid w:val="002779D8"/>
    <w:rsid w:val="00277BC7"/>
    <w:rsid w:val="00277CAB"/>
    <w:rsid w:val="00277E78"/>
    <w:rsid w:val="00277EBE"/>
    <w:rsid w:val="00277F93"/>
    <w:rsid w:val="0028018B"/>
    <w:rsid w:val="002803F3"/>
    <w:rsid w:val="00280426"/>
    <w:rsid w:val="002804D5"/>
    <w:rsid w:val="002805F9"/>
    <w:rsid w:val="002806B9"/>
    <w:rsid w:val="0028072D"/>
    <w:rsid w:val="00280A2C"/>
    <w:rsid w:val="00280B8B"/>
    <w:rsid w:val="00280C08"/>
    <w:rsid w:val="00280EE4"/>
    <w:rsid w:val="002810C8"/>
    <w:rsid w:val="00281187"/>
    <w:rsid w:val="00281227"/>
    <w:rsid w:val="002812E4"/>
    <w:rsid w:val="00281487"/>
    <w:rsid w:val="00281549"/>
    <w:rsid w:val="00281564"/>
    <w:rsid w:val="002815A3"/>
    <w:rsid w:val="002815F4"/>
    <w:rsid w:val="002815FD"/>
    <w:rsid w:val="00281665"/>
    <w:rsid w:val="002817C0"/>
    <w:rsid w:val="002819D2"/>
    <w:rsid w:val="00281A36"/>
    <w:rsid w:val="00281A46"/>
    <w:rsid w:val="00281A71"/>
    <w:rsid w:val="00281C59"/>
    <w:rsid w:val="00281D86"/>
    <w:rsid w:val="00281F80"/>
    <w:rsid w:val="00281FF6"/>
    <w:rsid w:val="00282044"/>
    <w:rsid w:val="0028221B"/>
    <w:rsid w:val="00282654"/>
    <w:rsid w:val="00282711"/>
    <w:rsid w:val="00282721"/>
    <w:rsid w:val="00282917"/>
    <w:rsid w:val="00282BBC"/>
    <w:rsid w:val="00282BCF"/>
    <w:rsid w:val="00282C03"/>
    <w:rsid w:val="00282F42"/>
    <w:rsid w:val="00282F91"/>
    <w:rsid w:val="00283231"/>
    <w:rsid w:val="0028326A"/>
    <w:rsid w:val="0028339E"/>
    <w:rsid w:val="002833C1"/>
    <w:rsid w:val="0028359F"/>
    <w:rsid w:val="00283680"/>
    <w:rsid w:val="00283739"/>
    <w:rsid w:val="00283924"/>
    <w:rsid w:val="002839A9"/>
    <w:rsid w:val="00283BDA"/>
    <w:rsid w:val="00283C7B"/>
    <w:rsid w:val="00283C97"/>
    <w:rsid w:val="00283CF0"/>
    <w:rsid w:val="00283EEC"/>
    <w:rsid w:val="00283FEB"/>
    <w:rsid w:val="00284074"/>
    <w:rsid w:val="0028422A"/>
    <w:rsid w:val="0028449A"/>
    <w:rsid w:val="002845F7"/>
    <w:rsid w:val="002849A9"/>
    <w:rsid w:val="00284B6A"/>
    <w:rsid w:val="00284C71"/>
    <w:rsid w:val="00284CED"/>
    <w:rsid w:val="00284E00"/>
    <w:rsid w:val="00284E02"/>
    <w:rsid w:val="00284F70"/>
    <w:rsid w:val="002850FF"/>
    <w:rsid w:val="002851DA"/>
    <w:rsid w:val="002853FE"/>
    <w:rsid w:val="00285432"/>
    <w:rsid w:val="002856C3"/>
    <w:rsid w:val="00285912"/>
    <w:rsid w:val="00285941"/>
    <w:rsid w:val="002859FA"/>
    <w:rsid w:val="00285D7D"/>
    <w:rsid w:val="00285E20"/>
    <w:rsid w:val="002860A0"/>
    <w:rsid w:val="002860A9"/>
    <w:rsid w:val="00286124"/>
    <w:rsid w:val="00286138"/>
    <w:rsid w:val="00286169"/>
    <w:rsid w:val="0028657D"/>
    <w:rsid w:val="002867CC"/>
    <w:rsid w:val="00286AA0"/>
    <w:rsid w:val="00286ABF"/>
    <w:rsid w:val="00286B2D"/>
    <w:rsid w:val="00286B6E"/>
    <w:rsid w:val="00286B89"/>
    <w:rsid w:val="00286BC2"/>
    <w:rsid w:val="00286D4D"/>
    <w:rsid w:val="00286DCD"/>
    <w:rsid w:val="00286EC5"/>
    <w:rsid w:val="00287260"/>
    <w:rsid w:val="0028737F"/>
    <w:rsid w:val="002875C7"/>
    <w:rsid w:val="0028760E"/>
    <w:rsid w:val="002876C0"/>
    <w:rsid w:val="0028772D"/>
    <w:rsid w:val="00287826"/>
    <w:rsid w:val="00287837"/>
    <w:rsid w:val="002879CB"/>
    <w:rsid w:val="00287BAE"/>
    <w:rsid w:val="00287CA4"/>
    <w:rsid w:val="00287EF2"/>
    <w:rsid w:val="00290277"/>
    <w:rsid w:val="002902A0"/>
    <w:rsid w:val="00290406"/>
    <w:rsid w:val="002904B0"/>
    <w:rsid w:val="002906FD"/>
    <w:rsid w:val="00290ABA"/>
    <w:rsid w:val="00290AD7"/>
    <w:rsid w:val="00290E25"/>
    <w:rsid w:val="0029100E"/>
    <w:rsid w:val="00291041"/>
    <w:rsid w:val="00291426"/>
    <w:rsid w:val="0029156D"/>
    <w:rsid w:val="00291680"/>
    <w:rsid w:val="00291703"/>
    <w:rsid w:val="00291711"/>
    <w:rsid w:val="002918CC"/>
    <w:rsid w:val="00291939"/>
    <w:rsid w:val="00291CD4"/>
    <w:rsid w:val="00291D7E"/>
    <w:rsid w:val="00291DFF"/>
    <w:rsid w:val="002924B2"/>
    <w:rsid w:val="00292773"/>
    <w:rsid w:val="002927C6"/>
    <w:rsid w:val="002927CF"/>
    <w:rsid w:val="00292A33"/>
    <w:rsid w:val="00292B57"/>
    <w:rsid w:val="00292C8B"/>
    <w:rsid w:val="00292D5D"/>
    <w:rsid w:val="00292ECD"/>
    <w:rsid w:val="00293097"/>
    <w:rsid w:val="00293113"/>
    <w:rsid w:val="00293152"/>
    <w:rsid w:val="0029318A"/>
    <w:rsid w:val="00293372"/>
    <w:rsid w:val="00293388"/>
    <w:rsid w:val="00293533"/>
    <w:rsid w:val="002936A9"/>
    <w:rsid w:val="00293814"/>
    <w:rsid w:val="00293B84"/>
    <w:rsid w:val="00293D95"/>
    <w:rsid w:val="00293DC2"/>
    <w:rsid w:val="00293EF0"/>
    <w:rsid w:val="00293F29"/>
    <w:rsid w:val="00293F56"/>
    <w:rsid w:val="0029436F"/>
    <w:rsid w:val="00294475"/>
    <w:rsid w:val="002946FA"/>
    <w:rsid w:val="00294809"/>
    <w:rsid w:val="00294855"/>
    <w:rsid w:val="00294934"/>
    <w:rsid w:val="00294BC4"/>
    <w:rsid w:val="00295137"/>
    <w:rsid w:val="00295298"/>
    <w:rsid w:val="00295376"/>
    <w:rsid w:val="002953DC"/>
    <w:rsid w:val="0029540E"/>
    <w:rsid w:val="00295506"/>
    <w:rsid w:val="00295573"/>
    <w:rsid w:val="00295C36"/>
    <w:rsid w:val="00295CC2"/>
    <w:rsid w:val="00295E21"/>
    <w:rsid w:val="00295E6F"/>
    <w:rsid w:val="00295EB4"/>
    <w:rsid w:val="00295FF4"/>
    <w:rsid w:val="00296025"/>
    <w:rsid w:val="002968F7"/>
    <w:rsid w:val="00296C05"/>
    <w:rsid w:val="00296DDA"/>
    <w:rsid w:val="00296FFA"/>
    <w:rsid w:val="0029716D"/>
    <w:rsid w:val="002972A9"/>
    <w:rsid w:val="002977E7"/>
    <w:rsid w:val="002979DD"/>
    <w:rsid w:val="00297B8F"/>
    <w:rsid w:val="00297C15"/>
    <w:rsid w:val="00297CAC"/>
    <w:rsid w:val="00297D3C"/>
    <w:rsid w:val="00297D4B"/>
    <w:rsid w:val="00297D75"/>
    <w:rsid w:val="00297ECF"/>
    <w:rsid w:val="00297FBE"/>
    <w:rsid w:val="002A036A"/>
    <w:rsid w:val="002A03A9"/>
    <w:rsid w:val="002A0539"/>
    <w:rsid w:val="002A05E6"/>
    <w:rsid w:val="002A0818"/>
    <w:rsid w:val="002A0845"/>
    <w:rsid w:val="002A0B38"/>
    <w:rsid w:val="002A0D3A"/>
    <w:rsid w:val="002A0DFA"/>
    <w:rsid w:val="002A0EEF"/>
    <w:rsid w:val="002A0FB4"/>
    <w:rsid w:val="002A1371"/>
    <w:rsid w:val="002A13A9"/>
    <w:rsid w:val="002A13B7"/>
    <w:rsid w:val="002A14F5"/>
    <w:rsid w:val="002A15DA"/>
    <w:rsid w:val="002A1612"/>
    <w:rsid w:val="002A1981"/>
    <w:rsid w:val="002A1B6B"/>
    <w:rsid w:val="002A1BAD"/>
    <w:rsid w:val="002A1E42"/>
    <w:rsid w:val="002A1FFB"/>
    <w:rsid w:val="002A2074"/>
    <w:rsid w:val="002A20E3"/>
    <w:rsid w:val="002A217C"/>
    <w:rsid w:val="002A2879"/>
    <w:rsid w:val="002A2950"/>
    <w:rsid w:val="002A2C57"/>
    <w:rsid w:val="002A2D53"/>
    <w:rsid w:val="002A2EB4"/>
    <w:rsid w:val="002A2F18"/>
    <w:rsid w:val="002A2FE3"/>
    <w:rsid w:val="002A3152"/>
    <w:rsid w:val="002A34C1"/>
    <w:rsid w:val="002A3558"/>
    <w:rsid w:val="002A35F6"/>
    <w:rsid w:val="002A3843"/>
    <w:rsid w:val="002A387C"/>
    <w:rsid w:val="002A38CF"/>
    <w:rsid w:val="002A39AF"/>
    <w:rsid w:val="002A39FC"/>
    <w:rsid w:val="002A3C97"/>
    <w:rsid w:val="002A3CB8"/>
    <w:rsid w:val="002A3D9C"/>
    <w:rsid w:val="002A3FE6"/>
    <w:rsid w:val="002A4014"/>
    <w:rsid w:val="002A4287"/>
    <w:rsid w:val="002A4348"/>
    <w:rsid w:val="002A4467"/>
    <w:rsid w:val="002A44CF"/>
    <w:rsid w:val="002A4531"/>
    <w:rsid w:val="002A466F"/>
    <w:rsid w:val="002A4856"/>
    <w:rsid w:val="002A49CB"/>
    <w:rsid w:val="002A4B07"/>
    <w:rsid w:val="002A4D21"/>
    <w:rsid w:val="002A4D5A"/>
    <w:rsid w:val="002A4DEA"/>
    <w:rsid w:val="002A4DFF"/>
    <w:rsid w:val="002A510E"/>
    <w:rsid w:val="002A528A"/>
    <w:rsid w:val="002A5384"/>
    <w:rsid w:val="002A5434"/>
    <w:rsid w:val="002A5620"/>
    <w:rsid w:val="002A5711"/>
    <w:rsid w:val="002A575A"/>
    <w:rsid w:val="002A5791"/>
    <w:rsid w:val="002A58F8"/>
    <w:rsid w:val="002A59BC"/>
    <w:rsid w:val="002A59EC"/>
    <w:rsid w:val="002A5B3D"/>
    <w:rsid w:val="002A5B41"/>
    <w:rsid w:val="002A5E34"/>
    <w:rsid w:val="002A5E65"/>
    <w:rsid w:val="002A5FE8"/>
    <w:rsid w:val="002A6118"/>
    <w:rsid w:val="002A61E4"/>
    <w:rsid w:val="002A6232"/>
    <w:rsid w:val="002A6246"/>
    <w:rsid w:val="002A6374"/>
    <w:rsid w:val="002A670E"/>
    <w:rsid w:val="002A6ACA"/>
    <w:rsid w:val="002A6B5A"/>
    <w:rsid w:val="002A6E64"/>
    <w:rsid w:val="002A6FEB"/>
    <w:rsid w:val="002A7273"/>
    <w:rsid w:val="002A72BE"/>
    <w:rsid w:val="002A72E0"/>
    <w:rsid w:val="002A731B"/>
    <w:rsid w:val="002A7404"/>
    <w:rsid w:val="002A743B"/>
    <w:rsid w:val="002A794B"/>
    <w:rsid w:val="002A79F2"/>
    <w:rsid w:val="002A7A8A"/>
    <w:rsid w:val="002A7ACB"/>
    <w:rsid w:val="002A7BEA"/>
    <w:rsid w:val="002A7CA8"/>
    <w:rsid w:val="002A7CF6"/>
    <w:rsid w:val="002A7F4E"/>
    <w:rsid w:val="002B00AA"/>
    <w:rsid w:val="002B02A9"/>
    <w:rsid w:val="002B04FD"/>
    <w:rsid w:val="002B060E"/>
    <w:rsid w:val="002B06C9"/>
    <w:rsid w:val="002B06F2"/>
    <w:rsid w:val="002B08CA"/>
    <w:rsid w:val="002B0E2D"/>
    <w:rsid w:val="002B0E99"/>
    <w:rsid w:val="002B1129"/>
    <w:rsid w:val="002B1214"/>
    <w:rsid w:val="002B1276"/>
    <w:rsid w:val="002B127E"/>
    <w:rsid w:val="002B12E2"/>
    <w:rsid w:val="002B1583"/>
    <w:rsid w:val="002B166C"/>
    <w:rsid w:val="002B17EF"/>
    <w:rsid w:val="002B1A14"/>
    <w:rsid w:val="002B1D36"/>
    <w:rsid w:val="002B21DB"/>
    <w:rsid w:val="002B228A"/>
    <w:rsid w:val="002B22A9"/>
    <w:rsid w:val="002B2331"/>
    <w:rsid w:val="002B234C"/>
    <w:rsid w:val="002B24C4"/>
    <w:rsid w:val="002B2579"/>
    <w:rsid w:val="002B29D4"/>
    <w:rsid w:val="002B29E6"/>
    <w:rsid w:val="002B2A97"/>
    <w:rsid w:val="002B2B5A"/>
    <w:rsid w:val="002B2CF0"/>
    <w:rsid w:val="002B2E12"/>
    <w:rsid w:val="002B2F41"/>
    <w:rsid w:val="002B30D0"/>
    <w:rsid w:val="002B31DD"/>
    <w:rsid w:val="002B3900"/>
    <w:rsid w:val="002B39FF"/>
    <w:rsid w:val="002B3A23"/>
    <w:rsid w:val="002B3BBC"/>
    <w:rsid w:val="002B3D00"/>
    <w:rsid w:val="002B3E8C"/>
    <w:rsid w:val="002B40DA"/>
    <w:rsid w:val="002B4170"/>
    <w:rsid w:val="002B4413"/>
    <w:rsid w:val="002B4479"/>
    <w:rsid w:val="002B461A"/>
    <w:rsid w:val="002B461B"/>
    <w:rsid w:val="002B4679"/>
    <w:rsid w:val="002B47ED"/>
    <w:rsid w:val="002B4837"/>
    <w:rsid w:val="002B4981"/>
    <w:rsid w:val="002B4A11"/>
    <w:rsid w:val="002B4B27"/>
    <w:rsid w:val="002B4C79"/>
    <w:rsid w:val="002B4CBD"/>
    <w:rsid w:val="002B4DEF"/>
    <w:rsid w:val="002B4E58"/>
    <w:rsid w:val="002B506E"/>
    <w:rsid w:val="002B517F"/>
    <w:rsid w:val="002B51E8"/>
    <w:rsid w:val="002B5233"/>
    <w:rsid w:val="002B54D6"/>
    <w:rsid w:val="002B54DB"/>
    <w:rsid w:val="002B578A"/>
    <w:rsid w:val="002B580E"/>
    <w:rsid w:val="002B5923"/>
    <w:rsid w:val="002B5A32"/>
    <w:rsid w:val="002B5A68"/>
    <w:rsid w:val="002B5AE5"/>
    <w:rsid w:val="002B5B54"/>
    <w:rsid w:val="002B5B5C"/>
    <w:rsid w:val="002B5D39"/>
    <w:rsid w:val="002B5D3F"/>
    <w:rsid w:val="002B5EA2"/>
    <w:rsid w:val="002B5EC4"/>
    <w:rsid w:val="002B5ECD"/>
    <w:rsid w:val="002B5F96"/>
    <w:rsid w:val="002B5FD5"/>
    <w:rsid w:val="002B6023"/>
    <w:rsid w:val="002B62DA"/>
    <w:rsid w:val="002B6389"/>
    <w:rsid w:val="002B6440"/>
    <w:rsid w:val="002B64D2"/>
    <w:rsid w:val="002B65AF"/>
    <w:rsid w:val="002B66F0"/>
    <w:rsid w:val="002B69B7"/>
    <w:rsid w:val="002B69ED"/>
    <w:rsid w:val="002B6B86"/>
    <w:rsid w:val="002B6C94"/>
    <w:rsid w:val="002B6F16"/>
    <w:rsid w:val="002B6F73"/>
    <w:rsid w:val="002B7114"/>
    <w:rsid w:val="002B7174"/>
    <w:rsid w:val="002B71E7"/>
    <w:rsid w:val="002B72A0"/>
    <w:rsid w:val="002B7469"/>
    <w:rsid w:val="002B7474"/>
    <w:rsid w:val="002B7551"/>
    <w:rsid w:val="002B756D"/>
    <w:rsid w:val="002B7580"/>
    <w:rsid w:val="002B766F"/>
    <w:rsid w:val="002B7683"/>
    <w:rsid w:val="002B7853"/>
    <w:rsid w:val="002B7877"/>
    <w:rsid w:val="002B78F3"/>
    <w:rsid w:val="002B79E3"/>
    <w:rsid w:val="002B7A70"/>
    <w:rsid w:val="002B7DCD"/>
    <w:rsid w:val="002C00BC"/>
    <w:rsid w:val="002C0134"/>
    <w:rsid w:val="002C0149"/>
    <w:rsid w:val="002C0172"/>
    <w:rsid w:val="002C01B9"/>
    <w:rsid w:val="002C04EF"/>
    <w:rsid w:val="002C0697"/>
    <w:rsid w:val="002C07E0"/>
    <w:rsid w:val="002C0968"/>
    <w:rsid w:val="002C0A9D"/>
    <w:rsid w:val="002C0B83"/>
    <w:rsid w:val="002C0C61"/>
    <w:rsid w:val="002C0CCA"/>
    <w:rsid w:val="002C1035"/>
    <w:rsid w:val="002C110D"/>
    <w:rsid w:val="002C11BD"/>
    <w:rsid w:val="002C1224"/>
    <w:rsid w:val="002C13F5"/>
    <w:rsid w:val="002C17A8"/>
    <w:rsid w:val="002C193B"/>
    <w:rsid w:val="002C198A"/>
    <w:rsid w:val="002C19FA"/>
    <w:rsid w:val="002C1A39"/>
    <w:rsid w:val="002C1BAF"/>
    <w:rsid w:val="002C1C9E"/>
    <w:rsid w:val="002C1D69"/>
    <w:rsid w:val="002C1DB2"/>
    <w:rsid w:val="002C2009"/>
    <w:rsid w:val="002C2122"/>
    <w:rsid w:val="002C2137"/>
    <w:rsid w:val="002C21C2"/>
    <w:rsid w:val="002C2374"/>
    <w:rsid w:val="002C2405"/>
    <w:rsid w:val="002C2438"/>
    <w:rsid w:val="002C25E6"/>
    <w:rsid w:val="002C2707"/>
    <w:rsid w:val="002C2859"/>
    <w:rsid w:val="002C2B29"/>
    <w:rsid w:val="002C2B43"/>
    <w:rsid w:val="002C2EF5"/>
    <w:rsid w:val="002C2FCE"/>
    <w:rsid w:val="002C30B4"/>
    <w:rsid w:val="002C314B"/>
    <w:rsid w:val="002C3180"/>
    <w:rsid w:val="002C318C"/>
    <w:rsid w:val="002C32B6"/>
    <w:rsid w:val="002C333C"/>
    <w:rsid w:val="002C3423"/>
    <w:rsid w:val="002C3457"/>
    <w:rsid w:val="002C34AA"/>
    <w:rsid w:val="002C34B7"/>
    <w:rsid w:val="002C364E"/>
    <w:rsid w:val="002C36A9"/>
    <w:rsid w:val="002C38B8"/>
    <w:rsid w:val="002C3A17"/>
    <w:rsid w:val="002C3A22"/>
    <w:rsid w:val="002C3A84"/>
    <w:rsid w:val="002C3AEE"/>
    <w:rsid w:val="002C3D17"/>
    <w:rsid w:val="002C3EEC"/>
    <w:rsid w:val="002C409C"/>
    <w:rsid w:val="002C41B1"/>
    <w:rsid w:val="002C426D"/>
    <w:rsid w:val="002C42C5"/>
    <w:rsid w:val="002C4529"/>
    <w:rsid w:val="002C45C1"/>
    <w:rsid w:val="002C4727"/>
    <w:rsid w:val="002C4801"/>
    <w:rsid w:val="002C4941"/>
    <w:rsid w:val="002C4A2C"/>
    <w:rsid w:val="002C4BFD"/>
    <w:rsid w:val="002C4D5B"/>
    <w:rsid w:val="002C4D60"/>
    <w:rsid w:val="002C4DB5"/>
    <w:rsid w:val="002C4E5D"/>
    <w:rsid w:val="002C502C"/>
    <w:rsid w:val="002C503E"/>
    <w:rsid w:val="002C5042"/>
    <w:rsid w:val="002C51B6"/>
    <w:rsid w:val="002C5216"/>
    <w:rsid w:val="002C5252"/>
    <w:rsid w:val="002C5294"/>
    <w:rsid w:val="002C52E5"/>
    <w:rsid w:val="002C53A9"/>
    <w:rsid w:val="002C55BB"/>
    <w:rsid w:val="002C5648"/>
    <w:rsid w:val="002C5701"/>
    <w:rsid w:val="002C5747"/>
    <w:rsid w:val="002C5AE5"/>
    <w:rsid w:val="002C5E55"/>
    <w:rsid w:val="002C5EBF"/>
    <w:rsid w:val="002C630C"/>
    <w:rsid w:val="002C6327"/>
    <w:rsid w:val="002C650D"/>
    <w:rsid w:val="002C6789"/>
    <w:rsid w:val="002C67FE"/>
    <w:rsid w:val="002C685F"/>
    <w:rsid w:val="002C68A1"/>
    <w:rsid w:val="002C68E6"/>
    <w:rsid w:val="002C6924"/>
    <w:rsid w:val="002C69A8"/>
    <w:rsid w:val="002C6A4B"/>
    <w:rsid w:val="002C6B47"/>
    <w:rsid w:val="002C6B4E"/>
    <w:rsid w:val="002C6CC1"/>
    <w:rsid w:val="002C6CC8"/>
    <w:rsid w:val="002C6D45"/>
    <w:rsid w:val="002C6E83"/>
    <w:rsid w:val="002C6F5E"/>
    <w:rsid w:val="002C6FE0"/>
    <w:rsid w:val="002C711D"/>
    <w:rsid w:val="002C73A6"/>
    <w:rsid w:val="002C742D"/>
    <w:rsid w:val="002C75A8"/>
    <w:rsid w:val="002C7674"/>
    <w:rsid w:val="002C7692"/>
    <w:rsid w:val="002C7797"/>
    <w:rsid w:val="002C79E4"/>
    <w:rsid w:val="002C7B88"/>
    <w:rsid w:val="002C7BFE"/>
    <w:rsid w:val="002C7D45"/>
    <w:rsid w:val="002C7E82"/>
    <w:rsid w:val="002C7FF1"/>
    <w:rsid w:val="002D0118"/>
    <w:rsid w:val="002D022F"/>
    <w:rsid w:val="002D023D"/>
    <w:rsid w:val="002D0292"/>
    <w:rsid w:val="002D02C4"/>
    <w:rsid w:val="002D0754"/>
    <w:rsid w:val="002D075A"/>
    <w:rsid w:val="002D07E5"/>
    <w:rsid w:val="002D095A"/>
    <w:rsid w:val="002D0AC4"/>
    <w:rsid w:val="002D0FA0"/>
    <w:rsid w:val="002D100C"/>
    <w:rsid w:val="002D10F4"/>
    <w:rsid w:val="002D121B"/>
    <w:rsid w:val="002D1283"/>
    <w:rsid w:val="002D15FE"/>
    <w:rsid w:val="002D1607"/>
    <w:rsid w:val="002D1630"/>
    <w:rsid w:val="002D1716"/>
    <w:rsid w:val="002D1811"/>
    <w:rsid w:val="002D1822"/>
    <w:rsid w:val="002D19F3"/>
    <w:rsid w:val="002D1C59"/>
    <w:rsid w:val="002D1DE9"/>
    <w:rsid w:val="002D205E"/>
    <w:rsid w:val="002D21A2"/>
    <w:rsid w:val="002D231B"/>
    <w:rsid w:val="002D277D"/>
    <w:rsid w:val="002D2D18"/>
    <w:rsid w:val="002D2E97"/>
    <w:rsid w:val="002D2F97"/>
    <w:rsid w:val="002D30B0"/>
    <w:rsid w:val="002D31B5"/>
    <w:rsid w:val="002D31E2"/>
    <w:rsid w:val="002D32BA"/>
    <w:rsid w:val="002D33E3"/>
    <w:rsid w:val="002D35A6"/>
    <w:rsid w:val="002D37A8"/>
    <w:rsid w:val="002D37F2"/>
    <w:rsid w:val="002D3814"/>
    <w:rsid w:val="002D3A4C"/>
    <w:rsid w:val="002D3A78"/>
    <w:rsid w:val="002D3ADE"/>
    <w:rsid w:val="002D3BFE"/>
    <w:rsid w:val="002D3D15"/>
    <w:rsid w:val="002D3DA9"/>
    <w:rsid w:val="002D3E32"/>
    <w:rsid w:val="002D3ED8"/>
    <w:rsid w:val="002D3EF4"/>
    <w:rsid w:val="002D4129"/>
    <w:rsid w:val="002D454F"/>
    <w:rsid w:val="002D475B"/>
    <w:rsid w:val="002D4781"/>
    <w:rsid w:val="002D48E5"/>
    <w:rsid w:val="002D497B"/>
    <w:rsid w:val="002D4ADA"/>
    <w:rsid w:val="002D4E3C"/>
    <w:rsid w:val="002D4FA9"/>
    <w:rsid w:val="002D52D2"/>
    <w:rsid w:val="002D5307"/>
    <w:rsid w:val="002D557D"/>
    <w:rsid w:val="002D5624"/>
    <w:rsid w:val="002D56F3"/>
    <w:rsid w:val="002D5754"/>
    <w:rsid w:val="002D5822"/>
    <w:rsid w:val="002D586F"/>
    <w:rsid w:val="002D5B20"/>
    <w:rsid w:val="002D5B3D"/>
    <w:rsid w:val="002D5B9F"/>
    <w:rsid w:val="002D5E94"/>
    <w:rsid w:val="002D5EB1"/>
    <w:rsid w:val="002D5F10"/>
    <w:rsid w:val="002D607D"/>
    <w:rsid w:val="002D61F2"/>
    <w:rsid w:val="002D61F3"/>
    <w:rsid w:val="002D6211"/>
    <w:rsid w:val="002D633B"/>
    <w:rsid w:val="002D6509"/>
    <w:rsid w:val="002D6608"/>
    <w:rsid w:val="002D660E"/>
    <w:rsid w:val="002D67AD"/>
    <w:rsid w:val="002D696D"/>
    <w:rsid w:val="002D6B70"/>
    <w:rsid w:val="002D6D8B"/>
    <w:rsid w:val="002D6DBA"/>
    <w:rsid w:val="002D709A"/>
    <w:rsid w:val="002D70BB"/>
    <w:rsid w:val="002D7105"/>
    <w:rsid w:val="002D7108"/>
    <w:rsid w:val="002D7119"/>
    <w:rsid w:val="002D718B"/>
    <w:rsid w:val="002D7266"/>
    <w:rsid w:val="002D745C"/>
    <w:rsid w:val="002D7475"/>
    <w:rsid w:val="002D74CD"/>
    <w:rsid w:val="002D754A"/>
    <w:rsid w:val="002D756A"/>
    <w:rsid w:val="002D7684"/>
    <w:rsid w:val="002D7854"/>
    <w:rsid w:val="002D7937"/>
    <w:rsid w:val="002D7945"/>
    <w:rsid w:val="002D7960"/>
    <w:rsid w:val="002D7974"/>
    <w:rsid w:val="002D7A8B"/>
    <w:rsid w:val="002D7AA2"/>
    <w:rsid w:val="002D7B12"/>
    <w:rsid w:val="002D7C08"/>
    <w:rsid w:val="002D7D0E"/>
    <w:rsid w:val="002D7D12"/>
    <w:rsid w:val="002D7EAB"/>
    <w:rsid w:val="002D7F3A"/>
    <w:rsid w:val="002D7F3D"/>
    <w:rsid w:val="002D7F3E"/>
    <w:rsid w:val="002E002B"/>
    <w:rsid w:val="002E008D"/>
    <w:rsid w:val="002E012A"/>
    <w:rsid w:val="002E02C3"/>
    <w:rsid w:val="002E0341"/>
    <w:rsid w:val="002E04D8"/>
    <w:rsid w:val="002E096A"/>
    <w:rsid w:val="002E09EB"/>
    <w:rsid w:val="002E0A95"/>
    <w:rsid w:val="002E0AC6"/>
    <w:rsid w:val="002E0AEB"/>
    <w:rsid w:val="002E0CCB"/>
    <w:rsid w:val="002E0D79"/>
    <w:rsid w:val="002E0D87"/>
    <w:rsid w:val="002E0DD4"/>
    <w:rsid w:val="002E0DF0"/>
    <w:rsid w:val="002E1027"/>
    <w:rsid w:val="002E104F"/>
    <w:rsid w:val="002E1113"/>
    <w:rsid w:val="002E115A"/>
    <w:rsid w:val="002E12B1"/>
    <w:rsid w:val="002E131C"/>
    <w:rsid w:val="002E1334"/>
    <w:rsid w:val="002E147E"/>
    <w:rsid w:val="002E1481"/>
    <w:rsid w:val="002E1596"/>
    <w:rsid w:val="002E16F5"/>
    <w:rsid w:val="002E1793"/>
    <w:rsid w:val="002E18FF"/>
    <w:rsid w:val="002E1A35"/>
    <w:rsid w:val="002E1AB5"/>
    <w:rsid w:val="002E1B10"/>
    <w:rsid w:val="002E1C9E"/>
    <w:rsid w:val="002E1E30"/>
    <w:rsid w:val="002E1ED9"/>
    <w:rsid w:val="002E218B"/>
    <w:rsid w:val="002E21B6"/>
    <w:rsid w:val="002E21D6"/>
    <w:rsid w:val="002E22ED"/>
    <w:rsid w:val="002E23F2"/>
    <w:rsid w:val="002E2497"/>
    <w:rsid w:val="002E2548"/>
    <w:rsid w:val="002E259A"/>
    <w:rsid w:val="002E2698"/>
    <w:rsid w:val="002E270E"/>
    <w:rsid w:val="002E27C3"/>
    <w:rsid w:val="002E27C5"/>
    <w:rsid w:val="002E281D"/>
    <w:rsid w:val="002E2876"/>
    <w:rsid w:val="002E2891"/>
    <w:rsid w:val="002E2917"/>
    <w:rsid w:val="002E2A2E"/>
    <w:rsid w:val="002E2A9A"/>
    <w:rsid w:val="002E2B51"/>
    <w:rsid w:val="002E2B55"/>
    <w:rsid w:val="002E2B58"/>
    <w:rsid w:val="002E2C2F"/>
    <w:rsid w:val="002E2C7E"/>
    <w:rsid w:val="002E2CEE"/>
    <w:rsid w:val="002E2D25"/>
    <w:rsid w:val="002E2EA4"/>
    <w:rsid w:val="002E2F7A"/>
    <w:rsid w:val="002E333D"/>
    <w:rsid w:val="002E342A"/>
    <w:rsid w:val="002E3640"/>
    <w:rsid w:val="002E369F"/>
    <w:rsid w:val="002E36C1"/>
    <w:rsid w:val="002E370D"/>
    <w:rsid w:val="002E37A6"/>
    <w:rsid w:val="002E3866"/>
    <w:rsid w:val="002E3970"/>
    <w:rsid w:val="002E399C"/>
    <w:rsid w:val="002E3A59"/>
    <w:rsid w:val="002E3A7A"/>
    <w:rsid w:val="002E3BAC"/>
    <w:rsid w:val="002E3BDE"/>
    <w:rsid w:val="002E3C51"/>
    <w:rsid w:val="002E3D39"/>
    <w:rsid w:val="002E3DEB"/>
    <w:rsid w:val="002E3E3C"/>
    <w:rsid w:val="002E3EC6"/>
    <w:rsid w:val="002E3F07"/>
    <w:rsid w:val="002E4103"/>
    <w:rsid w:val="002E4246"/>
    <w:rsid w:val="002E4328"/>
    <w:rsid w:val="002E4336"/>
    <w:rsid w:val="002E4469"/>
    <w:rsid w:val="002E4752"/>
    <w:rsid w:val="002E48ED"/>
    <w:rsid w:val="002E4AA6"/>
    <w:rsid w:val="002E4AA9"/>
    <w:rsid w:val="002E4B27"/>
    <w:rsid w:val="002E4BF6"/>
    <w:rsid w:val="002E4DD5"/>
    <w:rsid w:val="002E4E05"/>
    <w:rsid w:val="002E4F22"/>
    <w:rsid w:val="002E4FC2"/>
    <w:rsid w:val="002E5048"/>
    <w:rsid w:val="002E50E5"/>
    <w:rsid w:val="002E51ED"/>
    <w:rsid w:val="002E5533"/>
    <w:rsid w:val="002E55C9"/>
    <w:rsid w:val="002E5615"/>
    <w:rsid w:val="002E56F7"/>
    <w:rsid w:val="002E5885"/>
    <w:rsid w:val="002E58AF"/>
    <w:rsid w:val="002E5A05"/>
    <w:rsid w:val="002E5B93"/>
    <w:rsid w:val="002E5C11"/>
    <w:rsid w:val="002E5CC3"/>
    <w:rsid w:val="002E5E44"/>
    <w:rsid w:val="002E600E"/>
    <w:rsid w:val="002E60C4"/>
    <w:rsid w:val="002E618E"/>
    <w:rsid w:val="002E6301"/>
    <w:rsid w:val="002E6428"/>
    <w:rsid w:val="002E65E6"/>
    <w:rsid w:val="002E678A"/>
    <w:rsid w:val="002E6856"/>
    <w:rsid w:val="002E68A5"/>
    <w:rsid w:val="002E6961"/>
    <w:rsid w:val="002E6A4E"/>
    <w:rsid w:val="002E6ADC"/>
    <w:rsid w:val="002E6C7D"/>
    <w:rsid w:val="002E6E32"/>
    <w:rsid w:val="002E70FD"/>
    <w:rsid w:val="002E7152"/>
    <w:rsid w:val="002E71E8"/>
    <w:rsid w:val="002E724A"/>
    <w:rsid w:val="002E72DF"/>
    <w:rsid w:val="002E7421"/>
    <w:rsid w:val="002E7474"/>
    <w:rsid w:val="002E7744"/>
    <w:rsid w:val="002E78A2"/>
    <w:rsid w:val="002E7998"/>
    <w:rsid w:val="002E7B35"/>
    <w:rsid w:val="002E7C45"/>
    <w:rsid w:val="002E7CF4"/>
    <w:rsid w:val="002E7DEE"/>
    <w:rsid w:val="002E7ECE"/>
    <w:rsid w:val="002E7F1D"/>
    <w:rsid w:val="002F00F5"/>
    <w:rsid w:val="002F02CD"/>
    <w:rsid w:val="002F0546"/>
    <w:rsid w:val="002F0790"/>
    <w:rsid w:val="002F0996"/>
    <w:rsid w:val="002F0B2A"/>
    <w:rsid w:val="002F0C77"/>
    <w:rsid w:val="002F0EA2"/>
    <w:rsid w:val="002F132A"/>
    <w:rsid w:val="002F132E"/>
    <w:rsid w:val="002F141F"/>
    <w:rsid w:val="002F14BA"/>
    <w:rsid w:val="002F1779"/>
    <w:rsid w:val="002F1780"/>
    <w:rsid w:val="002F1990"/>
    <w:rsid w:val="002F1996"/>
    <w:rsid w:val="002F1B05"/>
    <w:rsid w:val="002F1BC5"/>
    <w:rsid w:val="002F1D5D"/>
    <w:rsid w:val="002F1DA6"/>
    <w:rsid w:val="002F1DCE"/>
    <w:rsid w:val="002F1E89"/>
    <w:rsid w:val="002F1F6C"/>
    <w:rsid w:val="002F20DD"/>
    <w:rsid w:val="002F2270"/>
    <w:rsid w:val="002F228E"/>
    <w:rsid w:val="002F2396"/>
    <w:rsid w:val="002F23BC"/>
    <w:rsid w:val="002F26A5"/>
    <w:rsid w:val="002F2908"/>
    <w:rsid w:val="002F290A"/>
    <w:rsid w:val="002F2954"/>
    <w:rsid w:val="002F2983"/>
    <w:rsid w:val="002F2A87"/>
    <w:rsid w:val="002F2AD2"/>
    <w:rsid w:val="002F2C56"/>
    <w:rsid w:val="002F2DB6"/>
    <w:rsid w:val="002F2DC1"/>
    <w:rsid w:val="002F2DC5"/>
    <w:rsid w:val="002F2F2A"/>
    <w:rsid w:val="002F2F7C"/>
    <w:rsid w:val="002F300D"/>
    <w:rsid w:val="002F30B8"/>
    <w:rsid w:val="002F3264"/>
    <w:rsid w:val="002F341B"/>
    <w:rsid w:val="002F3446"/>
    <w:rsid w:val="002F3553"/>
    <w:rsid w:val="002F35B6"/>
    <w:rsid w:val="002F35CC"/>
    <w:rsid w:val="002F368A"/>
    <w:rsid w:val="002F3736"/>
    <w:rsid w:val="002F3917"/>
    <w:rsid w:val="002F39AF"/>
    <w:rsid w:val="002F3B0D"/>
    <w:rsid w:val="002F3C63"/>
    <w:rsid w:val="002F3C65"/>
    <w:rsid w:val="002F3E07"/>
    <w:rsid w:val="002F3E26"/>
    <w:rsid w:val="002F4256"/>
    <w:rsid w:val="002F4388"/>
    <w:rsid w:val="002F442A"/>
    <w:rsid w:val="002F461C"/>
    <w:rsid w:val="002F4691"/>
    <w:rsid w:val="002F47FD"/>
    <w:rsid w:val="002F4A4D"/>
    <w:rsid w:val="002F4C37"/>
    <w:rsid w:val="002F4CCB"/>
    <w:rsid w:val="002F4F67"/>
    <w:rsid w:val="002F5074"/>
    <w:rsid w:val="002F5090"/>
    <w:rsid w:val="002F5215"/>
    <w:rsid w:val="002F523E"/>
    <w:rsid w:val="002F52CF"/>
    <w:rsid w:val="002F5410"/>
    <w:rsid w:val="002F56EC"/>
    <w:rsid w:val="002F5834"/>
    <w:rsid w:val="002F593C"/>
    <w:rsid w:val="002F59FA"/>
    <w:rsid w:val="002F5BEC"/>
    <w:rsid w:val="002F5D19"/>
    <w:rsid w:val="002F5E5C"/>
    <w:rsid w:val="002F5F96"/>
    <w:rsid w:val="002F6354"/>
    <w:rsid w:val="002F6483"/>
    <w:rsid w:val="002F65D4"/>
    <w:rsid w:val="002F6746"/>
    <w:rsid w:val="002F6803"/>
    <w:rsid w:val="002F6EC4"/>
    <w:rsid w:val="002F6F3A"/>
    <w:rsid w:val="002F7026"/>
    <w:rsid w:val="002F7192"/>
    <w:rsid w:val="002F73BC"/>
    <w:rsid w:val="002F751C"/>
    <w:rsid w:val="002F7738"/>
    <w:rsid w:val="002F77B9"/>
    <w:rsid w:val="002F78E4"/>
    <w:rsid w:val="002F7AB1"/>
    <w:rsid w:val="002F7E88"/>
    <w:rsid w:val="002F7E95"/>
    <w:rsid w:val="003002B9"/>
    <w:rsid w:val="00300569"/>
    <w:rsid w:val="003007AF"/>
    <w:rsid w:val="003007E3"/>
    <w:rsid w:val="003009A7"/>
    <w:rsid w:val="00300A85"/>
    <w:rsid w:val="00300B30"/>
    <w:rsid w:val="00300D4D"/>
    <w:rsid w:val="00300D86"/>
    <w:rsid w:val="00300F3E"/>
    <w:rsid w:val="00300F7A"/>
    <w:rsid w:val="00301017"/>
    <w:rsid w:val="003012DD"/>
    <w:rsid w:val="00301769"/>
    <w:rsid w:val="003017DB"/>
    <w:rsid w:val="00301B28"/>
    <w:rsid w:val="00301CEB"/>
    <w:rsid w:val="00301D86"/>
    <w:rsid w:val="00301FBA"/>
    <w:rsid w:val="00301FDD"/>
    <w:rsid w:val="00302082"/>
    <w:rsid w:val="00302212"/>
    <w:rsid w:val="0030229D"/>
    <w:rsid w:val="0030260C"/>
    <w:rsid w:val="003026C1"/>
    <w:rsid w:val="00302734"/>
    <w:rsid w:val="003027FC"/>
    <w:rsid w:val="003028BC"/>
    <w:rsid w:val="0030294C"/>
    <w:rsid w:val="00302CB6"/>
    <w:rsid w:val="00302CEE"/>
    <w:rsid w:val="00302DE6"/>
    <w:rsid w:val="00303059"/>
    <w:rsid w:val="00303063"/>
    <w:rsid w:val="00303070"/>
    <w:rsid w:val="00303168"/>
    <w:rsid w:val="00303237"/>
    <w:rsid w:val="003032A8"/>
    <w:rsid w:val="00303485"/>
    <w:rsid w:val="003037F6"/>
    <w:rsid w:val="00303854"/>
    <w:rsid w:val="00303888"/>
    <w:rsid w:val="00303BCA"/>
    <w:rsid w:val="00303C36"/>
    <w:rsid w:val="00303D77"/>
    <w:rsid w:val="00303E2E"/>
    <w:rsid w:val="00303F83"/>
    <w:rsid w:val="00303F93"/>
    <w:rsid w:val="0030410C"/>
    <w:rsid w:val="00304157"/>
    <w:rsid w:val="003041A2"/>
    <w:rsid w:val="00304319"/>
    <w:rsid w:val="0030432D"/>
    <w:rsid w:val="0030440F"/>
    <w:rsid w:val="00304441"/>
    <w:rsid w:val="0030449C"/>
    <w:rsid w:val="00304517"/>
    <w:rsid w:val="003047E0"/>
    <w:rsid w:val="003048DF"/>
    <w:rsid w:val="003048E3"/>
    <w:rsid w:val="003049D1"/>
    <w:rsid w:val="00304C74"/>
    <w:rsid w:val="00304D19"/>
    <w:rsid w:val="0030503C"/>
    <w:rsid w:val="00305189"/>
    <w:rsid w:val="0030522E"/>
    <w:rsid w:val="0030523D"/>
    <w:rsid w:val="00305561"/>
    <w:rsid w:val="003055C6"/>
    <w:rsid w:val="003055D2"/>
    <w:rsid w:val="003056A5"/>
    <w:rsid w:val="00305709"/>
    <w:rsid w:val="0030574D"/>
    <w:rsid w:val="003059ED"/>
    <w:rsid w:val="00305BB0"/>
    <w:rsid w:val="00305C45"/>
    <w:rsid w:val="00305D1A"/>
    <w:rsid w:val="00305ED0"/>
    <w:rsid w:val="00305F32"/>
    <w:rsid w:val="0030601B"/>
    <w:rsid w:val="00306060"/>
    <w:rsid w:val="00306133"/>
    <w:rsid w:val="00306262"/>
    <w:rsid w:val="00306336"/>
    <w:rsid w:val="00306457"/>
    <w:rsid w:val="003064E9"/>
    <w:rsid w:val="003066FF"/>
    <w:rsid w:val="00306ACA"/>
    <w:rsid w:val="00306D1D"/>
    <w:rsid w:val="00306EAB"/>
    <w:rsid w:val="00306EBC"/>
    <w:rsid w:val="003070D1"/>
    <w:rsid w:val="00307115"/>
    <w:rsid w:val="0030716A"/>
    <w:rsid w:val="003071C1"/>
    <w:rsid w:val="00307387"/>
    <w:rsid w:val="00307427"/>
    <w:rsid w:val="003074B1"/>
    <w:rsid w:val="00307729"/>
    <w:rsid w:val="00307928"/>
    <w:rsid w:val="00307C4B"/>
    <w:rsid w:val="00307D9F"/>
    <w:rsid w:val="00307DE1"/>
    <w:rsid w:val="00307ED7"/>
    <w:rsid w:val="003101D9"/>
    <w:rsid w:val="003102C2"/>
    <w:rsid w:val="00310370"/>
    <w:rsid w:val="0031041F"/>
    <w:rsid w:val="00310563"/>
    <w:rsid w:val="00310785"/>
    <w:rsid w:val="00310788"/>
    <w:rsid w:val="003107EE"/>
    <w:rsid w:val="00310A62"/>
    <w:rsid w:val="00310BF0"/>
    <w:rsid w:val="00310C43"/>
    <w:rsid w:val="00310C58"/>
    <w:rsid w:val="00310D2D"/>
    <w:rsid w:val="00310EE3"/>
    <w:rsid w:val="00310F22"/>
    <w:rsid w:val="00310FC7"/>
    <w:rsid w:val="003110C7"/>
    <w:rsid w:val="00311163"/>
    <w:rsid w:val="003111F8"/>
    <w:rsid w:val="0031149F"/>
    <w:rsid w:val="00311586"/>
    <w:rsid w:val="003119FD"/>
    <w:rsid w:val="00311A74"/>
    <w:rsid w:val="00311D8C"/>
    <w:rsid w:val="00311DAB"/>
    <w:rsid w:val="00311E12"/>
    <w:rsid w:val="00311FE1"/>
    <w:rsid w:val="00312038"/>
    <w:rsid w:val="0031218A"/>
    <w:rsid w:val="003123BD"/>
    <w:rsid w:val="003124E3"/>
    <w:rsid w:val="003124F9"/>
    <w:rsid w:val="0031259C"/>
    <w:rsid w:val="00312894"/>
    <w:rsid w:val="003128A5"/>
    <w:rsid w:val="003129C4"/>
    <w:rsid w:val="00312B3A"/>
    <w:rsid w:val="00312C80"/>
    <w:rsid w:val="00312D19"/>
    <w:rsid w:val="00313400"/>
    <w:rsid w:val="0031351C"/>
    <w:rsid w:val="0031371F"/>
    <w:rsid w:val="00313801"/>
    <w:rsid w:val="00313B2C"/>
    <w:rsid w:val="00313BB0"/>
    <w:rsid w:val="00313CA4"/>
    <w:rsid w:val="00313D04"/>
    <w:rsid w:val="00313DD7"/>
    <w:rsid w:val="00314041"/>
    <w:rsid w:val="00314138"/>
    <w:rsid w:val="00314250"/>
    <w:rsid w:val="00314408"/>
    <w:rsid w:val="00314427"/>
    <w:rsid w:val="003144E1"/>
    <w:rsid w:val="003144F8"/>
    <w:rsid w:val="00314522"/>
    <w:rsid w:val="003146B6"/>
    <w:rsid w:val="003147C9"/>
    <w:rsid w:val="0031480D"/>
    <w:rsid w:val="0031483F"/>
    <w:rsid w:val="0031488D"/>
    <w:rsid w:val="003148E0"/>
    <w:rsid w:val="00314911"/>
    <w:rsid w:val="00314A8E"/>
    <w:rsid w:val="00314AEB"/>
    <w:rsid w:val="00314CFE"/>
    <w:rsid w:val="00314DD3"/>
    <w:rsid w:val="00314FC1"/>
    <w:rsid w:val="00314FF6"/>
    <w:rsid w:val="0031500D"/>
    <w:rsid w:val="00315011"/>
    <w:rsid w:val="0031509F"/>
    <w:rsid w:val="003152AB"/>
    <w:rsid w:val="003152F0"/>
    <w:rsid w:val="00315396"/>
    <w:rsid w:val="003153F2"/>
    <w:rsid w:val="003156CD"/>
    <w:rsid w:val="003157C4"/>
    <w:rsid w:val="003157C5"/>
    <w:rsid w:val="00315A60"/>
    <w:rsid w:val="00315E99"/>
    <w:rsid w:val="00316029"/>
    <w:rsid w:val="0031615D"/>
    <w:rsid w:val="0031624C"/>
    <w:rsid w:val="003162BE"/>
    <w:rsid w:val="0031630D"/>
    <w:rsid w:val="00316337"/>
    <w:rsid w:val="0031639B"/>
    <w:rsid w:val="003163A5"/>
    <w:rsid w:val="00316466"/>
    <w:rsid w:val="003164A7"/>
    <w:rsid w:val="003165EF"/>
    <w:rsid w:val="00316665"/>
    <w:rsid w:val="00316A73"/>
    <w:rsid w:val="00316ACD"/>
    <w:rsid w:val="00316B4F"/>
    <w:rsid w:val="00316B55"/>
    <w:rsid w:val="00316CF6"/>
    <w:rsid w:val="003171B5"/>
    <w:rsid w:val="00317253"/>
    <w:rsid w:val="003174B2"/>
    <w:rsid w:val="003177A2"/>
    <w:rsid w:val="003178BD"/>
    <w:rsid w:val="00317916"/>
    <w:rsid w:val="00317932"/>
    <w:rsid w:val="003179A6"/>
    <w:rsid w:val="00317A8F"/>
    <w:rsid w:val="00317B53"/>
    <w:rsid w:val="00317BC7"/>
    <w:rsid w:val="00317C8B"/>
    <w:rsid w:val="00317EAF"/>
    <w:rsid w:val="00317F35"/>
    <w:rsid w:val="0032012B"/>
    <w:rsid w:val="00320171"/>
    <w:rsid w:val="003203BF"/>
    <w:rsid w:val="00320443"/>
    <w:rsid w:val="003205BD"/>
    <w:rsid w:val="00320758"/>
    <w:rsid w:val="00320795"/>
    <w:rsid w:val="003209D1"/>
    <w:rsid w:val="00320B9B"/>
    <w:rsid w:val="00320C08"/>
    <w:rsid w:val="00320D00"/>
    <w:rsid w:val="00321082"/>
    <w:rsid w:val="003210A2"/>
    <w:rsid w:val="003211DC"/>
    <w:rsid w:val="00321345"/>
    <w:rsid w:val="0032146F"/>
    <w:rsid w:val="003214B6"/>
    <w:rsid w:val="0032151F"/>
    <w:rsid w:val="00321680"/>
    <w:rsid w:val="00321685"/>
    <w:rsid w:val="00321EF0"/>
    <w:rsid w:val="00321FD3"/>
    <w:rsid w:val="00322090"/>
    <w:rsid w:val="003224D4"/>
    <w:rsid w:val="00322713"/>
    <w:rsid w:val="00322904"/>
    <w:rsid w:val="00322930"/>
    <w:rsid w:val="00322961"/>
    <w:rsid w:val="00322AA4"/>
    <w:rsid w:val="00322D5D"/>
    <w:rsid w:val="00323083"/>
    <w:rsid w:val="003231D4"/>
    <w:rsid w:val="003231F4"/>
    <w:rsid w:val="0032327C"/>
    <w:rsid w:val="00323326"/>
    <w:rsid w:val="0032363F"/>
    <w:rsid w:val="003238BC"/>
    <w:rsid w:val="0032394C"/>
    <w:rsid w:val="003239C3"/>
    <w:rsid w:val="00323A34"/>
    <w:rsid w:val="0032404D"/>
    <w:rsid w:val="00324105"/>
    <w:rsid w:val="003242EB"/>
    <w:rsid w:val="003243D2"/>
    <w:rsid w:val="003243F0"/>
    <w:rsid w:val="00324677"/>
    <w:rsid w:val="0032486D"/>
    <w:rsid w:val="00324894"/>
    <w:rsid w:val="0032495B"/>
    <w:rsid w:val="00324995"/>
    <w:rsid w:val="00324A3F"/>
    <w:rsid w:val="00324CB8"/>
    <w:rsid w:val="00324D9C"/>
    <w:rsid w:val="00324EF6"/>
    <w:rsid w:val="00324F29"/>
    <w:rsid w:val="003255A5"/>
    <w:rsid w:val="0032561F"/>
    <w:rsid w:val="003256B6"/>
    <w:rsid w:val="00325724"/>
    <w:rsid w:val="003257EA"/>
    <w:rsid w:val="00325809"/>
    <w:rsid w:val="00325883"/>
    <w:rsid w:val="00325C50"/>
    <w:rsid w:val="00325C66"/>
    <w:rsid w:val="00325E76"/>
    <w:rsid w:val="00325F81"/>
    <w:rsid w:val="00326150"/>
    <w:rsid w:val="0032624E"/>
    <w:rsid w:val="00326373"/>
    <w:rsid w:val="003265C8"/>
    <w:rsid w:val="00326A10"/>
    <w:rsid w:val="00326B55"/>
    <w:rsid w:val="00326D39"/>
    <w:rsid w:val="00326F0B"/>
    <w:rsid w:val="00326F4D"/>
    <w:rsid w:val="00326FC0"/>
    <w:rsid w:val="0032701B"/>
    <w:rsid w:val="0032759B"/>
    <w:rsid w:val="003275D8"/>
    <w:rsid w:val="0032774E"/>
    <w:rsid w:val="00327A4A"/>
    <w:rsid w:val="00327A4C"/>
    <w:rsid w:val="00327B81"/>
    <w:rsid w:val="00327DAB"/>
    <w:rsid w:val="00327E2E"/>
    <w:rsid w:val="003300B0"/>
    <w:rsid w:val="003300EE"/>
    <w:rsid w:val="003301DC"/>
    <w:rsid w:val="003302B2"/>
    <w:rsid w:val="00330612"/>
    <w:rsid w:val="00330933"/>
    <w:rsid w:val="0033099E"/>
    <w:rsid w:val="00330A20"/>
    <w:rsid w:val="00330A23"/>
    <w:rsid w:val="00330D74"/>
    <w:rsid w:val="00330DAC"/>
    <w:rsid w:val="003311FC"/>
    <w:rsid w:val="0033126F"/>
    <w:rsid w:val="0033163C"/>
    <w:rsid w:val="00331673"/>
    <w:rsid w:val="0033173F"/>
    <w:rsid w:val="00331772"/>
    <w:rsid w:val="00331D1A"/>
    <w:rsid w:val="003320EA"/>
    <w:rsid w:val="00332261"/>
    <w:rsid w:val="00332386"/>
    <w:rsid w:val="003323F4"/>
    <w:rsid w:val="003327E0"/>
    <w:rsid w:val="00332BC0"/>
    <w:rsid w:val="00332D38"/>
    <w:rsid w:val="00332D74"/>
    <w:rsid w:val="00332E78"/>
    <w:rsid w:val="00333318"/>
    <w:rsid w:val="00333474"/>
    <w:rsid w:val="003334A3"/>
    <w:rsid w:val="00333610"/>
    <w:rsid w:val="0033364C"/>
    <w:rsid w:val="00333955"/>
    <w:rsid w:val="00333A88"/>
    <w:rsid w:val="00333ADC"/>
    <w:rsid w:val="00333B64"/>
    <w:rsid w:val="00333CFB"/>
    <w:rsid w:val="00333EB7"/>
    <w:rsid w:val="00333FEF"/>
    <w:rsid w:val="00334241"/>
    <w:rsid w:val="003343E5"/>
    <w:rsid w:val="003343F0"/>
    <w:rsid w:val="0033447A"/>
    <w:rsid w:val="00334575"/>
    <w:rsid w:val="003345B1"/>
    <w:rsid w:val="0033465C"/>
    <w:rsid w:val="003346A8"/>
    <w:rsid w:val="00334786"/>
    <w:rsid w:val="00334819"/>
    <w:rsid w:val="003348C6"/>
    <w:rsid w:val="00334A19"/>
    <w:rsid w:val="00334B36"/>
    <w:rsid w:val="00334B79"/>
    <w:rsid w:val="00334E03"/>
    <w:rsid w:val="00334E64"/>
    <w:rsid w:val="00335038"/>
    <w:rsid w:val="00335056"/>
    <w:rsid w:val="00335099"/>
    <w:rsid w:val="0033533D"/>
    <w:rsid w:val="0033554E"/>
    <w:rsid w:val="00335975"/>
    <w:rsid w:val="00335B76"/>
    <w:rsid w:val="00335BFD"/>
    <w:rsid w:val="00335C8C"/>
    <w:rsid w:val="0033616D"/>
    <w:rsid w:val="0033617F"/>
    <w:rsid w:val="00336407"/>
    <w:rsid w:val="0033641A"/>
    <w:rsid w:val="00336460"/>
    <w:rsid w:val="0033678D"/>
    <w:rsid w:val="003368BF"/>
    <w:rsid w:val="00336925"/>
    <w:rsid w:val="00336961"/>
    <w:rsid w:val="00336DE8"/>
    <w:rsid w:val="003370D5"/>
    <w:rsid w:val="0033718D"/>
    <w:rsid w:val="00337320"/>
    <w:rsid w:val="003373B7"/>
    <w:rsid w:val="00337434"/>
    <w:rsid w:val="0033772C"/>
    <w:rsid w:val="003379FE"/>
    <w:rsid w:val="00337A16"/>
    <w:rsid w:val="00337C14"/>
    <w:rsid w:val="00337DCF"/>
    <w:rsid w:val="00337DFF"/>
    <w:rsid w:val="00337E38"/>
    <w:rsid w:val="00340149"/>
    <w:rsid w:val="0034041C"/>
    <w:rsid w:val="00340519"/>
    <w:rsid w:val="003407B1"/>
    <w:rsid w:val="0034082C"/>
    <w:rsid w:val="003408F7"/>
    <w:rsid w:val="00340A29"/>
    <w:rsid w:val="00340BA0"/>
    <w:rsid w:val="00340D50"/>
    <w:rsid w:val="00340F3E"/>
    <w:rsid w:val="00340F56"/>
    <w:rsid w:val="00341112"/>
    <w:rsid w:val="003413C0"/>
    <w:rsid w:val="00341425"/>
    <w:rsid w:val="003414C2"/>
    <w:rsid w:val="003414D9"/>
    <w:rsid w:val="0034152C"/>
    <w:rsid w:val="0034153F"/>
    <w:rsid w:val="003416A0"/>
    <w:rsid w:val="00341826"/>
    <w:rsid w:val="003419D5"/>
    <w:rsid w:val="00341A85"/>
    <w:rsid w:val="00341B21"/>
    <w:rsid w:val="00342011"/>
    <w:rsid w:val="0034213D"/>
    <w:rsid w:val="00342277"/>
    <w:rsid w:val="003423FF"/>
    <w:rsid w:val="0034249F"/>
    <w:rsid w:val="003424B8"/>
    <w:rsid w:val="003424EA"/>
    <w:rsid w:val="003425E6"/>
    <w:rsid w:val="003426E1"/>
    <w:rsid w:val="003426F4"/>
    <w:rsid w:val="0034272C"/>
    <w:rsid w:val="003427A6"/>
    <w:rsid w:val="003427D3"/>
    <w:rsid w:val="003427E5"/>
    <w:rsid w:val="0034288B"/>
    <w:rsid w:val="003429DA"/>
    <w:rsid w:val="00342A39"/>
    <w:rsid w:val="00342D34"/>
    <w:rsid w:val="00342E38"/>
    <w:rsid w:val="00342F44"/>
    <w:rsid w:val="00342FA1"/>
    <w:rsid w:val="00343031"/>
    <w:rsid w:val="00343098"/>
    <w:rsid w:val="003430E2"/>
    <w:rsid w:val="0034318B"/>
    <w:rsid w:val="0034334D"/>
    <w:rsid w:val="0034360C"/>
    <w:rsid w:val="0034374A"/>
    <w:rsid w:val="003437CB"/>
    <w:rsid w:val="0034388A"/>
    <w:rsid w:val="003438CD"/>
    <w:rsid w:val="00343935"/>
    <w:rsid w:val="003439FB"/>
    <w:rsid w:val="00343B1F"/>
    <w:rsid w:val="00343D82"/>
    <w:rsid w:val="00343EAA"/>
    <w:rsid w:val="00344137"/>
    <w:rsid w:val="003441EC"/>
    <w:rsid w:val="003442B5"/>
    <w:rsid w:val="003442F6"/>
    <w:rsid w:val="00344401"/>
    <w:rsid w:val="00344459"/>
    <w:rsid w:val="003444EC"/>
    <w:rsid w:val="00344840"/>
    <w:rsid w:val="003448CF"/>
    <w:rsid w:val="00344915"/>
    <w:rsid w:val="0034491B"/>
    <w:rsid w:val="003449E8"/>
    <w:rsid w:val="00344A0A"/>
    <w:rsid w:val="00344AA4"/>
    <w:rsid w:val="00344DD6"/>
    <w:rsid w:val="00344E10"/>
    <w:rsid w:val="00344E3A"/>
    <w:rsid w:val="00344E89"/>
    <w:rsid w:val="00344F55"/>
    <w:rsid w:val="00345089"/>
    <w:rsid w:val="00345480"/>
    <w:rsid w:val="00345715"/>
    <w:rsid w:val="003457E9"/>
    <w:rsid w:val="00345855"/>
    <w:rsid w:val="0034594D"/>
    <w:rsid w:val="00345BD1"/>
    <w:rsid w:val="00345BEB"/>
    <w:rsid w:val="00345C8E"/>
    <w:rsid w:val="00345CD9"/>
    <w:rsid w:val="00345D57"/>
    <w:rsid w:val="00345E9A"/>
    <w:rsid w:val="00346125"/>
    <w:rsid w:val="0034622D"/>
    <w:rsid w:val="003463AA"/>
    <w:rsid w:val="003463B1"/>
    <w:rsid w:val="003463BF"/>
    <w:rsid w:val="003463E8"/>
    <w:rsid w:val="00346419"/>
    <w:rsid w:val="003464CE"/>
    <w:rsid w:val="00346634"/>
    <w:rsid w:val="003469BF"/>
    <w:rsid w:val="00346A02"/>
    <w:rsid w:val="00346A54"/>
    <w:rsid w:val="00346B2B"/>
    <w:rsid w:val="00346B85"/>
    <w:rsid w:val="00346CF2"/>
    <w:rsid w:val="00346E37"/>
    <w:rsid w:val="00346F5B"/>
    <w:rsid w:val="003471E2"/>
    <w:rsid w:val="003473E7"/>
    <w:rsid w:val="003475EC"/>
    <w:rsid w:val="00347674"/>
    <w:rsid w:val="003476F7"/>
    <w:rsid w:val="00347A28"/>
    <w:rsid w:val="00347B82"/>
    <w:rsid w:val="00347F72"/>
    <w:rsid w:val="0035028F"/>
    <w:rsid w:val="00350323"/>
    <w:rsid w:val="003504EC"/>
    <w:rsid w:val="003507A9"/>
    <w:rsid w:val="0035082E"/>
    <w:rsid w:val="003508F0"/>
    <w:rsid w:val="00350AEF"/>
    <w:rsid w:val="00350B4A"/>
    <w:rsid w:val="00350DC2"/>
    <w:rsid w:val="00350DF8"/>
    <w:rsid w:val="00350E9D"/>
    <w:rsid w:val="00350F76"/>
    <w:rsid w:val="003510D9"/>
    <w:rsid w:val="00351110"/>
    <w:rsid w:val="00351316"/>
    <w:rsid w:val="00351848"/>
    <w:rsid w:val="003518A4"/>
    <w:rsid w:val="003518D7"/>
    <w:rsid w:val="00351916"/>
    <w:rsid w:val="00351A4E"/>
    <w:rsid w:val="00351B4E"/>
    <w:rsid w:val="00351B65"/>
    <w:rsid w:val="00351C44"/>
    <w:rsid w:val="00351E15"/>
    <w:rsid w:val="00351E82"/>
    <w:rsid w:val="00351F10"/>
    <w:rsid w:val="0035208C"/>
    <w:rsid w:val="0035213A"/>
    <w:rsid w:val="0035231D"/>
    <w:rsid w:val="00352425"/>
    <w:rsid w:val="00352489"/>
    <w:rsid w:val="003524B5"/>
    <w:rsid w:val="003524DB"/>
    <w:rsid w:val="00352601"/>
    <w:rsid w:val="0035271E"/>
    <w:rsid w:val="00352764"/>
    <w:rsid w:val="0035281D"/>
    <w:rsid w:val="0035290D"/>
    <w:rsid w:val="003529DA"/>
    <w:rsid w:val="00352A95"/>
    <w:rsid w:val="00352B9B"/>
    <w:rsid w:val="00352C1A"/>
    <w:rsid w:val="00352EAA"/>
    <w:rsid w:val="00352F40"/>
    <w:rsid w:val="00352F5A"/>
    <w:rsid w:val="00352F97"/>
    <w:rsid w:val="00352FF6"/>
    <w:rsid w:val="00353131"/>
    <w:rsid w:val="0035329F"/>
    <w:rsid w:val="0035334C"/>
    <w:rsid w:val="003536B2"/>
    <w:rsid w:val="00353737"/>
    <w:rsid w:val="0035374F"/>
    <w:rsid w:val="0035387B"/>
    <w:rsid w:val="00353887"/>
    <w:rsid w:val="00353A64"/>
    <w:rsid w:val="00353EBF"/>
    <w:rsid w:val="00353F0B"/>
    <w:rsid w:val="00354169"/>
    <w:rsid w:val="0035445A"/>
    <w:rsid w:val="003547BD"/>
    <w:rsid w:val="003549B9"/>
    <w:rsid w:val="00354B74"/>
    <w:rsid w:val="00354E4C"/>
    <w:rsid w:val="00354EE6"/>
    <w:rsid w:val="00355308"/>
    <w:rsid w:val="00355391"/>
    <w:rsid w:val="003554BA"/>
    <w:rsid w:val="0035552B"/>
    <w:rsid w:val="0035558A"/>
    <w:rsid w:val="00355777"/>
    <w:rsid w:val="003557EA"/>
    <w:rsid w:val="003559D8"/>
    <w:rsid w:val="00355A4D"/>
    <w:rsid w:val="00355B3E"/>
    <w:rsid w:val="00355D13"/>
    <w:rsid w:val="00355EF3"/>
    <w:rsid w:val="00355EFD"/>
    <w:rsid w:val="003560C2"/>
    <w:rsid w:val="003560FE"/>
    <w:rsid w:val="00356143"/>
    <w:rsid w:val="003561D4"/>
    <w:rsid w:val="003562BC"/>
    <w:rsid w:val="0035630E"/>
    <w:rsid w:val="003563F2"/>
    <w:rsid w:val="00356790"/>
    <w:rsid w:val="00356803"/>
    <w:rsid w:val="00356852"/>
    <w:rsid w:val="0035699B"/>
    <w:rsid w:val="00356A07"/>
    <w:rsid w:val="00356A49"/>
    <w:rsid w:val="00356A8A"/>
    <w:rsid w:val="00356B01"/>
    <w:rsid w:val="00356B24"/>
    <w:rsid w:val="00356CC1"/>
    <w:rsid w:val="00356EF9"/>
    <w:rsid w:val="00357112"/>
    <w:rsid w:val="0035717E"/>
    <w:rsid w:val="003572C2"/>
    <w:rsid w:val="00357422"/>
    <w:rsid w:val="00357429"/>
    <w:rsid w:val="00357589"/>
    <w:rsid w:val="0035771E"/>
    <w:rsid w:val="003577B9"/>
    <w:rsid w:val="00357882"/>
    <w:rsid w:val="00357969"/>
    <w:rsid w:val="00357A58"/>
    <w:rsid w:val="00357B40"/>
    <w:rsid w:val="00357E44"/>
    <w:rsid w:val="00360083"/>
    <w:rsid w:val="003602E0"/>
    <w:rsid w:val="00360320"/>
    <w:rsid w:val="0036058E"/>
    <w:rsid w:val="00360663"/>
    <w:rsid w:val="00360686"/>
    <w:rsid w:val="003606B7"/>
    <w:rsid w:val="00360723"/>
    <w:rsid w:val="00360C1D"/>
    <w:rsid w:val="00360E3C"/>
    <w:rsid w:val="003611F0"/>
    <w:rsid w:val="003613C9"/>
    <w:rsid w:val="003616CF"/>
    <w:rsid w:val="00361775"/>
    <w:rsid w:val="003619C2"/>
    <w:rsid w:val="00361A06"/>
    <w:rsid w:val="00361A0D"/>
    <w:rsid w:val="00361A5A"/>
    <w:rsid w:val="00361A7F"/>
    <w:rsid w:val="00361B1E"/>
    <w:rsid w:val="00361D4B"/>
    <w:rsid w:val="00361D78"/>
    <w:rsid w:val="00361DDC"/>
    <w:rsid w:val="00361DEC"/>
    <w:rsid w:val="00361E0D"/>
    <w:rsid w:val="00361EDB"/>
    <w:rsid w:val="0036207F"/>
    <w:rsid w:val="00362316"/>
    <w:rsid w:val="0036251B"/>
    <w:rsid w:val="003625F8"/>
    <w:rsid w:val="003626E7"/>
    <w:rsid w:val="00362805"/>
    <w:rsid w:val="003628A4"/>
    <w:rsid w:val="003629A5"/>
    <w:rsid w:val="00362A15"/>
    <w:rsid w:val="00362A88"/>
    <w:rsid w:val="00362AD4"/>
    <w:rsid w:val="00362B33"/>
    <w:rsid w:val="00362BB0"/>
    <w:rsid w:val="00362DDE"/>
    <w:rsid w:val="00362E2F"/>
    <w:rsid w:val="003630AC"/>
    <w:rsid w:val="00363162"/>
    <w:rsid w:val="003631A1"/>
    <w:rsid w:val="00363528"/>
    <w:rsid w:val="003637A6"/>
    <w:rsid w:val="00363B07"/>
    <w:rsid w:val="00363B19"/>
    <w:rsid w:val="00363D17"/>
    <w:rsid w:val="00364110"/>
    <w:rsid w:val="00364191"/>
    <w:rsid w:val="003641D0"/>
    <w:rsid w:val="003643FC"/>
    <w:rsid w:val="003648C5"/>
    <w:rsid w:val="00364944"/>
    <w:rsid w:val="003649C2"/>
    <w:rsid w:val="00364B06"/>
    <w:rsid w:val="00364BC2"/>
    <w:rsid w:val="00364CA0"/>
    <w:rsid w:val="00364DC1"/>
    <w:rsid w:val="00364DEC"/>
    <w:rsid w:val="00364DED"/>
    <w:rsid w:val="00364E82"/>
    <w:rsid w:val="00364EDB"/>
    <w:rsid w:val="003650D6"/>
    <w:rsid w:val="00365289"/>
    <w:rsid w:val="00365B14"/>
    <w:rsid w:val="00365C3E"/>
    <w:rsid w:val="00365C53"/>
    <w:rsid w:val="00365D3A"/>
    <w:rsid w:val="00365D68"/>
    <w:rsid w:val="00365E1B"/>
    <w:rsid w:val="003660D5"/>
    <w:rsid w:val="0036616E"/>
    <w:rsid w:val="00366297"/>
    <w:rsid w:val="0036652A"/>
    <w:rsid w:val="0036671F"/>
    <w:rsid w:val="0036673C"/>
    <w:rsid w:val="0036678F"/>
    <w:rsid w:val="003667E5"/>
    <w:rsid w:val="0036686C"/>
    <w:rsid w:val="00366A2D"/>
    <w:rsid w:val="00366B56"/>
    <w:rsid w:val="00366E28"/>
    <w:rsid w:val="00367161"/>
    <w:rsid w:val="003673BD"/>
    <w:rsid w:val="0036740B"/>
    <w:rsid w:val="003674D6"/>
    <w:rsid w:val="00367507"/>
    <w:rsid w:val="00367735"/>
    <w:rsid w:val="00367809"/>
    <w:rsid w:val="00367A0A"/>
    <w:rsid w:val="00367C06"/>
    <w:rsid w:val="00367D0B"/>
    <w:rsid w:val="00367DB2"/>
    <w:rsid w:val="00367F0C"/>
    <w:rsid w:val="00370750"/>
    <w:rsid w:val="00370794"/>
    <w:rsid w:val="00370A18"/>
    <w:rsid w:val="00370ABE"/>
    <w:rsid w:val="00370AC6"/>
    <w:rsid w:val="00370B8C"/>
    <w:rsid w:val="00370B9D"/>
    <w:rsid w:val="00370C1A"/>
    <w:rsid w:val="00370DB1"/>
    <w:rsid w:val="00370EB5"/>
    <w:rsid w:val="00370EBA"/>
    <w:rsid w:val="00371048"/>
    <w:rsid w:val="0037109A"/>
    <w:rsid w:val="003710B2"/>
    <w:rsid w:val="00371182"/>
    <w:rsid w:val="0037118A"/>
    <w:rsid w:val="00371228"/>
    <w:rsid w:val="00371251"/>
    <w:rsid w:val="003713A0"/>
    <w:rsid w:val="003713E2"/>
    <w:rsid w:val="003713ED"/>
    <w:rsid w:val="00371420"/>
    <w:rsid w:val="00371480"/>
    <w:rsid w:val="003715F0"/>
    <w:rsid w:val="00371709"/>
    <w:rsid w:val="0037179A"/>
    <w:rsid w:val="00371927"/>
    <w:rsid w:val="00371C36"/>
    <w:rsid w:val="00371DA9"/>
    <w:rsid w:val="00372020"/>
    <w:rsid w:val="003720D1"/>
    <w:rsid w:val="00372385"/>
    <w:rsid w:val="0037242C"/>
    <w:rsid w:val="0037244A"/>
    <w:rsid w:val="00372869"/>
    <w:rsid w:val="00372898"/>
    <w:rsid w:val="003728F9"/>
    <w:rsid w:val="00372C19"/>
    <w:rsid w:val="00372CBD"/>
    <w:rsid w:val="0037319A"/>
    <w:rsid w:val="00373203"/>
    <w:rsid w:val="00373216"/>
    <w:rsid w:val="00373266"/>
    <w:rsid w:val="0037338B"/>
    <w:rsid w:val="003735E9"/>
    <w:rsid w:val="0037389F"/>
    <w:rsid w:val="003738D1"/>
    <w:rsid w:val="003738F2"/>
    <w:rsid w:val="00373996"/>
    <w:rsid w:val="00373C3C"/>
    <w:rsid w:val="00373DD0"/>
    <w:rsid w:val="00373EE0"/>
    <w:rsid w:val="00373F83"/>
    <w:rsid w:val="003740A7"/>
    <w:rsid w:val="003741CE"/>
    <w:rsid w:val="003745F7"/>
    <w:rsid w:val="003746DF"/>
    <w:rsid w:val="003746E5"/>
    <w:rsid w:val="00374763"/>
    <w:rsid w:val="00374A72"/>
    <w:rsid w:val="00374A87"/>
    <w:rsid w:val="00374BB8"/>
    <w:rsid w:val="00374BF2"/>
    <w:rsid w:val="00374CF3"/>
    <w:rsid w:val="00374E74"/>
    <w:rsid w:val="0037518C"/>
    <w:rsid w:val="00375340"/>
    <w:rsid w:val="00375361"/>
    <w:rsid w:val="00375450"/>
    <w:rsid w:val="0037563E"/>
    <w:rsid w:val="00375766"/>
    <w:rsid w:val="00375961"/>
    <w:rsid w:val="00375AFF"/>
    <w:rsid w:val="00375C8C"/>
    <w:rsid w:val="00375C93"/>
    <w:rsid w:val="00375DFB"/>
    <w:rsid w:val="0037600B"/>
    <w:rsid w:val="003760D2"/>
    <w:rsid w:val="00376226"/>
    <w:rsid w:val="003762A1"/>
    <w:rsid w:val="0037644B"/>
    <w:rsid w:val="00376596"/>
    <w:rsid w:val="0037659C"/>
    <w:rsid w:val="003765D8"/>
    <w:rsid w:val="00376606"/>
    <w:rsid w:val="003766C0"/>
    <w:rsid w:val="00376719"/>
    <w:rsid w:val="0037681F"/>
    <w:rsid w:val="003769EF"/>
    <w:rsid w:val="00376A2B"/>
    <w:rsid w:val="00376D87"/>
    <w:rsid w:val="00376DF7"/>
    <w:rsid w:val="00376E9C"/>
    <w:rsid w:val="0037707D"/>
    <w:rsid w:val="0037733A"/>
    <w:rsid w:val="00377464"/>
    <w:rsid w:val="0037752B"/>
    <w:rsid w:val="00377579"/>
    <w:rsid w:val="00377655"/>
    <w:rsid w:val="003777B0"/>
    <w:rsid w:val="003777EB"/>
    <w:rsid w:val="0037783B"/>
    <w:rsid w:val="003778AE"/>
    <w:rsid w:val="0037790A"/>
    <w:rsid w:val="00377AB6"/>
    <w:rsid w:val="00377ACE"/>
    <w:rsid w:val="00377AE5"/>
    <w:rsid w:val="00377B0A"/>
    <w:rsid w:val="00377B66"/>
    <w:rsid w:val="00377C2A"/>
    <w:rsid w:val="00377CEE"/>
    <w:rsid w:val="00377E9C"/>
    <w:rsid w:val="00377EB1"/>
    <w:rsid w:val="00380069"/>
    <w:rsid w:val="003800BC"/>
    <w:rsid w:val="003800FA"/>
    <w:rsid w:val="003801B9"/>
    <w:rsid w:val="003802DB"/>
    <w:rsid w:val="0038068F"/>
    <w:rsid w:val="0038074C"/>
    <w:rsid w:val="003809B6"/>
    <w:rsid w:val="00380D82"/>
    <w:rsid w:val="00380E85"/>
    <w:rsid w:val="00381056"/>
    <w:rsid w:val="0038116C"/>
    <w:rsid w:val="003811B2"/>
    <w:rsid w:val="003815E8"/>
    <w:rsid w:val="003817FA"/>
    <w:rsid w:val="0038182D"/>
    <w:rsid w:val="00381846"/>
    <w:rsid w:val="0038199F"/>
    <w:rsid w:val="00381A9B"/>
    <w:rsid w:val="00381ACD"/>
    <w:rsid w:val="00381B88"/>
    <w:rsid w:val="00381BFD"/>
    <w:rsid w:val="00381D7B"/>
    <w:rsid w:val="00382037"/>
    <w:rsid w:val="0038208D"/>
    <w:rsid w:val="00382146"/>
    <w:rsid w:val="00382164"/>
    <w:rsid w:val="00382169"/>
    <w:rsid w:val="003822C3"/>
    <w:rsid w:val="0038235A"/>
    <w:rsid w:val="003823FB"/>
    <w:rsid w:val="00382401"/>
    <w:rsid w:val="00382814"/>
    <w:rsid w:val="00382B92"/>
    <w:rsid w:val="00382BF3"/>
    <w:rsid w:val="00382C2A"/>
    <w:rsid w:val="00382C3C"/>
    <w:rsid w:val="00382EAA"/>
    <w:rsid w:val="00382F58"/>
    <w:rsid w:val="003831B6"/>
    <w:rsid w:val="0038325F"/>
    <w:rsid w:val="00383292"/>
    <w:rsid w:val="0038333E"/>
    <w:rsid w:val="003833D1"/>
    <w:rsid w:val="0038348E"/>
    <w:rsid w:val="0038374B"/>
    <w:rsid w:val="0038377B"/>
    <w:rsid w:val="003837DF"/>
    <w:rsid w:val="00383865"/>
    <w:rsid w:val="00383874"/>
    <w:rsid w:val="00383933"/>
    <w:rsid w:val="00383BB6"/>
    <w:rsid w:val="00383CFC"/>
    <w:rsid w:val="00383D9A"/>
    <w:rsid w:val="00383DB9"/>
    <w:rsid w:val="00383F7B"/>
    <w:rsid w:val="00383F8E"/>
    <w:rsid w:val="00384196"/>
    <w:rsid w:val="00384B90"/>
    <w:rsid w:val="00384CE3"/>
    <w:rsid w:val="00384F0E"/>
    <w:rsid w:val="00384FF3"/>
    <w:rsid w:val="00385064"/>
    <w:rsid w:val="003850AC"/>
    <w:rsid w:val="0038519A"/>
    <w:rsid w:val="00385245"/>
    <w:rsid w:val="0038531D"/>
    <w:rsid w:val="0038535D"/>
    <w:rsid w:val="003854D1"/>
    <w:rsid w:val="003854DB"/>
    <w:rsid w:val="00385962"/>
    <w:rsid w:val="00385A75"/>
    <w:rsid w:val="00385DB4"/>
    <w:rsid w:val="00385EC5"/>
    <w:rsid w:val="0038603E"/>
    <w:rsid w:val="003863DB"/>
    <w:rsid w:val="003864C8"/>
    <w:rsid w:val="003864CF"/>
    <w:rsid w:val="00386599"/>
    <w:rsid w:val="003869C5"/>
    <w:rsid w:val="00386A00"/>
    <w:rsid w:val="00386A4B"/>
    <w:rsid w:val="00386AAA"/>
    <w:rsid w:val="00386E1E"/>
    <w:rsid w:val="00386FE7"/>
    <w:rsid w:val="00387255"/>
    <w:rsid w:val="0038736A"/>
    <w:rsid w:val="003873CC"/>
    <w:rsid w:val="00387669"/>
    <w:rsid w:val="00387B4D"/>
    <w:rsid w:val="00387D40"/>
    <w:rsid w:val="00387EB3"/>
    <w:rsid w:val="00387F97"/>
    <w:rsid w:val="00390276"/>
    <w:rsid w:val="0039061D"/>
    <w:rsid w:val="003907F7"/>
    <w:rsid w:val="003909AD"/>
    <w:rsid w:val="00390D15"/>
    <w:rsid w:val="00391010"/>
    <w:rsid w:val="00391078"/>
    <w:rsid w:val="0039124C"/>
    <w:rsid w:val="00391298"/>
    <w:rsid w:val="00391368"/>
    <w:rsid w:val="00391377"/>
    <w:rsid w:val="00391729"/>
    <w:rsid w:val="00391886"/>
    <w:rsid w:val="00391A37"/>
    <w:rsid w:val="00391C79"/>
    <w:rsid w:val="00391CD2"/>
    <w:rsid w:val="00391CE3"/>
    <w:rsid w:val="00391DA8"/>
    <w:rsid w:val="003921C1"/>
    <w:rsid w:val="003923CC"/>
    <w:rsid w:val="00392462"/>
    <w:rsid w:val="003925ED"/>
    <w:rsid w:val="00392715"/>
    <w:rsid w:val="003928B4"/>
    <w:rsid w:val="003929A6"/>
    <w:rsid w:val="003929B7"/>
    <w:rsid w:val="003929D6"/>
    <w:rsid w:val="00392A2D"/>
    <w:rsid w:val="00392AF1"/>
    <w:rsid w:val="00392B0F"/>
    <w:rsid w:val="00393003"/>
    <w:rsid w:val="0039323C"/>
    <w:rsid w:val="00393401"/>
    <w:rsid w:val="003934C8"/>
    <w:rsid w:val="0039353D"/>
    <w:rsid w:val="00393555"/>
    <w:rsid w:val="00393AB1"/>
    <w:rsid w:val="00393D4C"/>
    <w:rsid w:val="00393E17"/>
    <w:rsid w:val="00393E7C"/>
    <w:rsid w:val="00393EFF"/>
    <w:rsid w:val="00393F5A"/>
    <w:rsid w:val="00394109"/>
    <w:rsid w:val="0039411D"/>
    <w:rsid w:val="00394176"/>
    <w:rsid w:val="003941F3"/>
    <w:rsid w:val="003942C3"/>
    <w:rsid w:val="003944DA"/>
    <w:rsid w:val="003944E8"/>
    <w:rsid w:val="0039457E"/>
    <w:rsid w:val="00394583"/>
    <w:rsid w:val="003945E4"/>
    <w:rsid w:val="00394855"/>
    <w:rsid w:val="00394920"/>
    <w:rsid w:val="00394BB2"/>
    <w:rsid w:val="00394D56"/>
    <w:rsid w:val="00394E6D"/>
    <w:rsid w:val="00394F4D"/>
    <w:rsid w:val="003952BC"/>
    <w:rsid w:val="0039536F"/>
    <w:rsid w:val="0039545D"/>
    <w:rsid w:val="003958F1"/>
    <w:rsid w:val="003958F7"/>
    <w:rsid w:val="0039591B"/>
    <w:rsid w:val="003959BB"/>
    <w:rsid w:val="00395AF7"/>
    <w:rsid w:val="00395EE6"/>
    <w:rsid w:val="0039608E"/>
    <w:rsid w:val="003961A1"/>
    <w:rsid w:val="003962DF"/>
    <w:rsid w:val="00396598"/>
    <w:rsid w:val="0039659F"/>
    <w:rsid w:val="003966B0"/>
    <w:rsid w:val="003966E5"/>
    <w:rsid w:val="00396933"/>
    <w:rsid w:val="00396B46"/>
    <w:rsid w:val="00396C00"/>
    <w:rsid w:val="00396C2C"/>
    <w:rsid w:val="00396D19"/>
    <w:rsid w:val="00396D54"/>
    <w:rsid w:val="00396DDA"/>
    <w:rsid w:val="00396F0A"/>
    <w:rsid w:val="00397053"/>
    <w:rsid w:val="00397123"/>
    <w:rsid w:val="003971C1"/>
    <w:rsid w:val="003972FD"/>
    <w:rsid w:val="003973AA"/>
    <w:rsid w:val="00397BE4"/>
    <w:rsid w:val="00397D36"/>
    <w:rsid w:val="00397EAE"/>
    <w:rsid w:val="00397F65"/>
    <w:rsid w:val="003A00D5"/>
    <w:rsid w:val="003A0276"/>
    <w:rsid w:val="003A02C6"/>
    <w:rsid w:val="003A045A"/>
    <w:rsid w:val="003A04C8"/>
    <w:rsid w:val="003A0934"/>
    <w:rsid w:val="003A09AF"/>
    <w:rsid w:val="003A0A91"/>
    <w:rsid w:val="003A0B30"/>
    <w:rsid w:val="003A0D5E"/>
    <w:rsid w:val="003A0E7C"/>
    <w:rsid w:val="003A11F7"/>
    <w:rsid w:val="003A123A"/>
    <w:rsid w:val="003A1545"/>
    <w:rsid w:val="003A16A6"/>
    <w:rsid w:val="003A172A"/>
    <w:rsid w:val="003A1808"/>
    <w:rsid w:val="003A1A2E"/>
    <w:rsid w:val="003A1AD0"/>
    <w:rsid w:val="003A1DB4"/>
    <w:rsid w:val="003A1EB8"/>
    <w:rsid w:val="003A1ED7"/>
    <w:rsid w:val="003A1F47"/>
    <w:rsid w:val="003A1F68"/>
    <w:rsid w:val="003A20A9"/>
    <w:rsid w:val="003A2168"/>
    <w:rsid w:val="003A224B"/>
    <w:rsid w:val="003A2295"/>
    <w:rsid w:val="003A22B7"/>
    <w:rsid w:val="003A24FD"/>
    <w:rsid w:val="003A260E"/>
    <w:rsid w:val="003A261E"/>
    <w:rsid w:val="003A29C3"/>
    <w:rsid w:val="003A2AB2"/>
    <w:rsid w:val="003A2B1C"/>
    <w:rsid w:val="003A2B5D"/>
    <w:rsid w:val="003A2B77"/>
    <w:rsid w:val="003A2B7C"/>
    <w:rsid w:val="003A2EFF"/>
    <w:rsid w:val="003A2F0F"/>
    <w:rsid w:val="003A2F2D"/>
    <w:rsid w:val="003A307A"/>
    <w:rsid w:val="003A3435"/>
    <w:rsid w:val="003A354E"/>
    <w:rsid w:val="003A362B"/>
    <w:rsid w:val="003A3829"/>
    <w:rsid w:val="003A39F6"/>
    <w:rsid w:val="003A3B86"/>
    <w:rsid w:val="003A3C49"/>
    <w:rsid w:val="003A3C73"/>
    <w:rsid w:val="003A3CA3"/>
    <w:rsid w:val="003A3DB6"/>
    <w:rsid w:val="003A3E42"/>
    <w:rsid w:val="003A3F74"/>
    <w:rsid w:val="003A43C1"/>
    <w:rsid w:val="003A44D3"/>
    <w:rsid w:val="003A4575"/>
    <w:rsid w:val="003A4863"/>
    <w:rsid w:val="003A4AA9"/>
    <w:rsid w:val="003A4CBF"/>
    <w:rsid w:val="003A4DE9"/>
    <w:rsid w:val="003A4F8B"/>
    <w:rsid w:val="003A508C"/>
    <w:rsid w:val="003A51B9"/>
    <w:rsid w:val="003A521D"/>
    <w:rsid w:val="003A54F7"/>
    <w:rsid w:val="003A5599"/>
    <w:rsid w:val="003A55B1"/>
    <w:rsid w:val="003A5687"/>
    <w:rsid w:val="003A56DB"/>
    <w:rsid w:val="003A5708"/>
    <w:rsid w:val="003A5786"/>
    <w:rsid w:val="003A5985"/>
    <w:rsid w:val="003A5A3B"/>
    <w:rsid w:val="003A5ACC"/>
    <w:rsid w:val="003A5B85"/>
    <w:rsid w:val="003A5CFC"/>
    <w:rsid w:val="003A5D0D"/>
    <w:rsid w:val="003A5E75"/>
    <w:rsid w:val="003A5F7C"/>
    <w:rsid w:val="003A604C"/>
    <w:rsid w:val="003A6245"/>
    <w:rsid w:val="003A63B7"/>
    <w:rsid w:val="003A63D2"/>
    <w:rsid w:val="003A6558"/>
    <w:rsid w:val="003A655F"/>
    <w:rsid w:val="003A6645"/>
    <w:rsid w:val="003A67A6"/>
    <w:rsid w:val="003A67C9"/>
    <w:rsid w:val="003A684A"/>
    <w:rsid w:val="003A696C"/>
    <w:rsid w:val="003A69F4"/>
    <w:rsid w:val="003A6F00"/>
    <w:rsid w:val="003A6F8F"/>
    <w:rsid w:val="003A7085"/>
    <w:rsid w:val="003A70F6"/>
    <w:rsid w:val="003A71D0"/>
    <w:rsid w:val="003A72DE"/>
    <w:rsid w:val="003A737E"/>
    <w:rsid w:val="003A74F0"/>
    <w:rsid w:val="003A7791"/>
    <w:rsid w:val="003A7983"/>
    <w:rsid w:val="003B0099"/>
    <w:rsid w:val="003B0210"/>
    <w:rsid w:val="003B0275"/>
    <w:rsid w:val="003B0279"/>
    <w:rsid w:val="003B042A"/>
    <w:rsid w:val="003B04B8"/>
    <w:rsid w:val="003B057D"/>
    <w:rsid w:val="003B0641"/>
    <w:rsid w:val="003B065A"/>
    <w:rsid w:val="003B0660"/>
    <w:rsid w:val="003B0669"/>
    <w:rsid w:val="003B0671"/>
    <w:rsid w:val="003B0675"/>
    <w:rsid w:val="003B06AE"/>
    <w:rsid w:val="003B0782"/>
    <w:rsid w:val="003B0856"/>
    <w:rsid w:val="003B0858"/>
    <w:rsid w:val="003B098C"/>
    <w:rsid w:val="003B0BF6"/>
    <w:rsid w:val="003B0DBF"/>
    <w:rsid w:val="003B0F20"/>
    <w:rsid w:val="003B0FFA"/>
    <w:rsid w:val="003B103C"/>
    <w:rsid w:val="003B1095"/>
    <w:rsid w:val="003B123D"/>
    <w:rsid w:val="003B129F"/>
    <w:rsid w:val="003B13E9"/>
    <w:rsid w:val="003B1433"/>
    <w:rsid w:val="003B146C"/>
    <w:rsid w:val="003B15CF"/>
    <w:rsid w:val="003B16E0"/>
    <w:rsid w:val="003B1771"/>
    <w:rsid w:val="003B1AAD"/>
    <w:rsid w:val="003B1AD6"/>
    <w:rsid w:val="003B1B01"/>
    <w:rsid w:val="003B1B13"/>
    <w:rsid w:val="003B1DA8"/>
    <w:rsid w:val="003B1E78"/>
    <w:rsid w:val="003B2010"/>
    <w:rsid w:val="003B2195"/>
    <w:rsid w:val="003B22D6"/>
    <w:rsid w:val="003B22D9"/>
    <w:rsid w:val="003B22E3"/>
    <w:rsid w:val="003B23F4"/>
    <w:rsid w:val="003B2408"/>
    <w:rsid w:val="003B249A"/>
    <w:rsid w:val="003B2654"/>
    <w:rsid w:val="003B266F"/>
    <w:rsid w:val="003B2769"/>
    <w:rsid w:val="003B297B"/>
    <w:rsid w:val="003B2ABA"/>
    <w:rsid w:val="003B2AE6"/>
    <w:rsid w:val="003B2E5A"/>
    <w:rsid w:val="003B3030"/>
    <w:rsid w:val="003B30AE"/>
    <w:rsid w:val="003B30D5"/>
    <w:rsid w:val="003B3317"/>
    <w:rsid w:val="003B336D"/>
    <w:rsid w:val="003B33A4"/>
    <w:rsid w:val="003B34D6"/>
    <w:rsid w:val="003B3577"/>
    <w:rsid w:val="003B358E"/>
    <w:rsid w:val="003B359A"/>
    <w:rsid w:val="003B3727"/>
    <w:rsid w:val="003B37F0"/>
    <w:rsid w:val="003B37F8"/>
    <w:rsid w:val="003B391D"/>
    <w:rsid w:val="003B3A2E"/>
    <w:rsid w:val="003B3BDD"/>
    <w:rsid w:val="003B3F31"/>
    <w:rsid w:val="003B3F7C"/>
    <w:rsid w:val="003B3FC0"/>
    <w:rsid w:val="003B40C3"/>
    <w:rsid w:val="003B42D0"/>
    <w:rsid w:val="003B4333"/>
    <w:rsid w:val="003B43C9"/>
    <w:rsid w:val="003B45C8"/>
    <w:rsid w:val="003B46C5"/>
    <w:rsid w:val="003B4D28"/>
    <w:rsid w:val="003B4D58"/>
    <w:rsid w:val="003B4E1E"/>
    <w:rsid w:val="003B4E7B"/>
    <w:rsid w:val="003B4FEC"/>
    <w:rsid w:val="003B5033"/>
    <w:rsid w:val="003B508B"/>
    <w:rsid w:val="003B50E7"/>
    <w:rsid w:val="003B5273"/>
    <w:rsid w:val="003B5307"/>
    <w:rsid w:val="003B54DF"/>
    <w:rsid w:val="003B559C"/>
    <w:rsid w:val="003B574E"/>
    <w:rsid w:val="003B5884"/>
    <w:rsid w:val="003B59DD"/>
    <w:rsid w:val="003B5B47"/>
    <w:rsid w:val="003B5D2A"/>
    <w:rsid w:val="003B5D44"/>
    <w:rsid w:val="003B62D9"/>
    <w:rsid w:val="003B63D1"/>
    <w:rsid w:val="003B64A7"/>
    <w:rsid w:val="003B65F1"/>
    <w:rsid w:val="003B6679"/>
    <w:rsid w:val="003B6726"/>
    <w:rsid w:val="003B673B"/>
    <w:rsid w:val="003B67AF"/>
    <w:rsid w:val="003B6861"/>
    <w:rsid w:val="003B690D"/>
    <w:rsid w:val="003B6AE8"/>
    <w:rsid w:val="003B6CC3"/>
    <w:rsid w:val="003B6CC4"/>
    <w:rsid w:val="003B6CDF"/>
    <w:rsid w:val="003B6E6C"/>
    <w:rsid w:val="003B6F6D"/>
    <w:rsid w:val="003B7114"/>
    <w:rsid w:val="003B718A"/>
    <w:rsid w:val="003B71C1"/>
    <w:rsid w:val="003B7315"/>
    <w:rsid w:val="003B73A2"/>
    <w:rsid w:val="003B74DC"/>
    <w:rsid w:val="003B7593"/>
    <w:rsid w:val="003B7648"/>
    <w:rsid w:val="003B765E"/>
    <w:rsid w:val="003B79C8"/>
    <w:rsid w:val="003B79CC"/>
    <w:rsid w:val="003B7B8D"/>
    <w:rsid w:val="003B7BE8"/>
    <w:rsid w:val="003B7E30"/>
    <w:rsid w:val="003C0070"/>
    <w:rsid w:val="003C0212"/>
    <w:rsid w:val="003C03FA"/>
    <w:rsid w:val="003C040E"/>
    <w:rsid w:val="003C0490"/>
    <w:rsid w:val="003C052F"/>
    <w:rsid w:val="003C0567"/>
    <w:rsid w:val="003C0762"/>
    <w:rsid w:val="003C07F2"/>
    <w:rsid w:val="003C0A42"/>
    <w:rsid w:val="003C0C37"/>
    <w:rsid w:val="003C0C5C"/>
    <w:rsid w:val="003C0E45"/>
    <w:rsid w:val="003C0F0C"/>
    <w:rsid w:val="003C0FEF"/>
    <w:rsid w:val="003C10A9"/>
    <w:rsid w:val="003C1171"/>
    <w:rsid w:val="003C1205"/>
    <w:rsid w:val="003C1376"/>
    <w:rsid w:val="003C13B9"/>
    <w:rsid w:val="003C14D1"/>
    <w:rsid w:val="003C1598"/>
    <w:rsid w:val="003C17E5"/>
    <w:rsid w:val="003C1933"/>
    <w:rsid w:val="003C1A89"/>
    <w:rsid w:val="003C1AEF"/>
    <w:rsid w:val="003C1C19"/>
    <w:rsid w:val="003C1D69"/>
    <w:rsid w:val="003C1E0B"/>
    <w:rsid w:val="003C1EC5"/>
    <w:rsid w:val="003C2263"/>
    <w:rsid w:val="003C2386"/>
    <w:rsid w:val="003C2392"/>
    <w:rsid w:val="003C2489"/>
    <w:rsid w:val="003C2535"/>
    <w:rsid w:val="003C2553"/>
    <w:rsid w:val="003C26B2"/>
    <w:rsid w:val="003C26BB"/>
    <w:rsid w:val="003C2710"/>
    <w:rsid w:val="003C2848"/>
    <w:rsid w:val="003C2993"/>
    <w:rsid w:val="003C2B40"/>
    <w:rsid w:val="003C2C1C"/>
    <w:rsid w:val="003C2C66"/>
    <w:rsid w:val="003C2D25"/>
    <w:rsid w:val="003C2DBC"/>
    <w:rsid w:val="003C2FB4"/>
    <w:rsid w:val="003C30F9"/>
    <w:rsid w:val="003C31BB"/>
    <w:rsid w:val="003C3272"/>
    <w:rsid w:val="003C34C9"/>
    <w:rsid w:val="003C3797"/>
    <w:rsid w:val="003C3A3A"/>
    <w:rsid w:val="003C3A4C"/>
    <w:rsid w:val="003C3B80"/>
    <w:rsid w:val="003C3E3E"/>
    <w:rsid w:val="003C3E80"/>
    <w:rsid w:val="003C3F9C"/>
    <w:rsid w:val="003C40B8"/>
    <w:rsid w:val="003C40EF"/>
    <w:rsid w:val="003C41D2"/>
    <w:rsid w:val="003C43E4"/>
    <w:rsid w:val="003C4515"/>
    <w:rsid w:val="003C4659"/>
    <w:rsid w:val="003C4B2F"/>
    <w:rsid w:val="003C4D08"/>
    <w:rsid w:val="003C4D38"/>
    <w:rsid w:val="003C4FF9"/>
    <w:rsid w:val="003C51A3"/>
    <w:rsid w:val="003C5390"/>
    <w:rsid w:val="003C53C4"/>
    <w:rsid w:val="003C5467"/>
    <w:rsid w:val="003C54CA"/>
    <w:rsid w:val="003C56B2"/>
    <w:rsid w:val="003C5730"/>
    <w:rsid w:val="003C57A4"/>
    <w:rsid w:val="003C5975"/>
    <w:rsid w:val="003C5985"/>
    <w:rsid w:val="003C5B81"/>
    <w:rsid w:val="003C5CB4"/>
    <w:rsid w:val="003C5D7B"/>
    <w:rsid w:val="003C5D8F"/>
    <w:rsid w:val="003C5F89"/>
    <w:rsid w:val="003C5FBA"/>
    <w:rsid w:val="003C5FD7"/>
    <w:rsid w:val="003C6158"/>
    <w:rsid w:val="003C62A6"/>
    <w:rsid w:val="003C637C"/>
    <w:rsid w:val="003C63C4"/>
    <w:rsid w:val="003C6434"/>
    <w:rsid w:val="003C6456"/>
    <w:rsid w:val="003C6502"/>
    <w:rsid w:val="003C6528"/>
    <w:rsid w:val="003C66B6"/>
    <w:rsid w:val="003C66FE"/>
    <w:rsid w:val="003C6704"/>
    <w:rsid w:val="003C6744"/>
    <w:rsid w:val="003C6980"/>
    <w:rsid w:val="003C6B16"/>
    <w:rsid w:val="003C6B25"/>
    <w:rsid w:val="003C6D5E"/>
    <w:rsid w:val="003C6E0D"/>
    <w:rsid w:val="003C6E4C"/>
    <w:rsid w:val="003C6F26"/>
    <w:rsid w:val="003C6F4D"/>
    <w:rsid w:val="003C6F4E"/>
    <w:rsid w:val="003C70B6"/>
    <w:rsid w:val="003C7475"/>
    <w:rsid w:val="003C7639"/>
    <w:rsid w:val="003C777C"/>
    <w:rsid w:val="003C77D6"/>
    <w:rsid w:val="003C7928"/>
    <w:rsid w:val="003C7D7F"/>
    <w:rsid w:val="003C7E1A"/>
    <w:rsid w:val="003D027B"/>
    <w:rsid w:val="003D03FB"/>
    <w:rsid w:val="003D04C2"/>
    <w:rsid w:val="003D0A1B"/>
    <w:rsid w:val="003D0B54"/>
    <w:rsid w:val="003D0D93"/>
    <w:rsid w:val="003D0F9D"/>
    <w:rsid w:val="003D11B4"/>
    <w:rsid w:val="003D120E"/>
    <w:rsid w:val="003D136A"/>
    <w:rsid w:val="003D1441"/>
    <w:rsid w:val="003D14A7"/>
    <w:rsid w:val="003D14B8"/>
    <w:rsid w:val="003D1549"/>
    <w:rsid w:val="003D1693"/>
    <w:rsid w:val="003D1813"/>
    <w:rsid w:val="003D183A"/>
    <w:rsid w:val="003D191A"/>
    <w:rsid w:val="003D1938"/>
    <w:rsid w:val="003D1F32"/>
    <w:rsid w:val="003D1FFF"/>
    <w:rsid w:val="003D20A1"/>
    <w:rsid w:val="003D2477"/>
    <w:rsid w:val="003D24D0"/>
    <w:rsid w:val="003D2593"/>
    <w:rsid w:val="003D25B0"/>
    <w:rsid w:val="003D266A"/>
    <w:rsid w:val="003D2908"/>
    <w:rsid w:val="003D29A3"/>
    <w:rsid w:val="003D2A39"/>
    <w:rsid w:val="003D2B85"/>
    <w:rsid w:val="003D2D87"/>
    <w:rsid w:val="003D2E42"/>
    <w:rsid w:val="003D2F21"/>
    <w:rsid w:val="003D2FF0"/>
    <w:rsid w:val="003D3024"/>
    <w:rsid w:val="003D310A"/>
    <w:rsid w:val="003D318A"/>
    <w:rsid w:val="003D3324"/>
    <w:rsid w:val="003D3381"/>
    <w:rsid w:val="003D3481"/>
    <w:rsid w:val="003D35A1"/>
    <w:rsid w:val="003D36C6"/>
    <w:rsid w:val="003D36DA"/>
    <w:rsid w:val="003D375F"/>
    <w:rsid w:val="003D38AD"/>
    <w:rsid w:val="003D391E"/>
    <w:rsid w:val="003D3B4D"/>
    <w:rsid w:val="003D3C1E"/>
    <w:rsid w:val="003D3E30"/>
    <w:rsid w:val="003D42A6"/>
    <w:rsid w:val="003D4753"/>
    <w:rsid w:val="003D480E"/>
    <w:rsid w:val="003D4926"/>
    <w:rsid w:val="003D492B"/>
    <w:rsid w:val="003D4983"/>
    <w:rsid w:val="003D4A15"/>
    <w:rsid w:val="003D4C1F"/>
    <w:rsid w:val="003D4C35"/>
    <w:rsid w:val="003D4D76"/>
    <w:rsid w:val="003D4F4C"/>
    <w:rsid w:val="003D51B3"/>
    <w:rsid w:val="003D51DE"/>
    <w:rsid w:val="003D53F5"/>
    <w:rsid w:val="003D5695"/>
    <w:rsid w:val="003D5708"/>
    <w:rsid w:val="003D57DD"/>
    <w:rsid w:val="003D58BA"/>
    <w:rsid w:val="003D5AA9"/>
    <w:rsid w:val="003D5C11"/>
    <w:rsid w:val="003D5FBD"/>
    <w:rsid w:val="003D6045"/>
    <w:rsid w:val="003D60C6"/>
    <w:rsid w:val="003D6104"/>
    <w:rsid w:val="003D613B"/>
    <w:rsid w:val="003D61E7"/>
    <w:rsid w:val="003D637A"/>
    <w:rsid w:val="003D6385"/>
    <w:rsid w:val="003D64C9"/>
    <w:rsid w:val="003D651C"/>
    <w:rsid w:val="003D6637"/>
    <w:rsid w:val="003D66AB"/>
    <w:rsid w:val="003D67C4"/>
    <w:rsid w:val="003D6800"/>
    <w:rsid w:val="003D6BE4"/>
    <w:rsid w:val="003D6BE8"/>
    <w:rsid w:val="003D6CEB"/>
    <w:rsid w:val="003D72BE"/>
    <w:rsid w:val="003D72BF"/>
    <w:rsid w:val="003D747B"/>
    <w:rsid w:val="003D759C"/>
    <w:rsid w:val="003D77F1"/>
    <w:rsid w:val="003D7810"/>
    <w:rsid w:val="003D7870"/>
    <w:rsid w:val="003D7A00"/>
    <w:rsid w:val="003D7B14"/>
    <w:rsid w:val="003D7B1E"/>
    <w:rsid w:val="003D7BF1"/>
    <w:rsid w:val="003D7DC5"/>
    <w:rsid w:val="003D7E16"/>
    <w:rsid w:val="003D7E22"/>
    <w:rsid w:val="003E004E"/>
    <w:rsid w:val="003E0056"/>
    <w:rsid w:val="003E005D"/>
    <w:rsid w:val="003E01E2"/>
    <w:rsid w:val="003E02CC"/>
    <w:rsid w:val="003E0420"/>
    <w:rsid w:val="003E044D"/>
    <w:rsid w:val="003E05E7"/>
    <w:rsid w:val="003E091C"/>
    <w:rsid w:val="003E0ADF"/>
    <w:rsid w:val="003E0B05"/>
    <w:rsid w:val="003E0B67"/>
    <w:rsid w:val="003E0BF6"/>
    <w:rsid w:val="003E0C33"/>
    <w:rsid w:val="003E0CB2"/>
    <w:rsid w:val="003E0E4F"/>
    <w:rsid w:val="003E0E70"/>
    <w:rsid w:val="003E0FB7"/>
    <w:rsid w:val="003E0FC9"/>
    <w:rsid w:val="003E120A"/>
    <w:rsid w:val="003E14CF"/>
    <w:rsid w:val="003E1629"/>
    <w:rsid w:val="003E1664"/>
    <w:rsid w:val="003E16DF"/>
    <w:rsid w:val="003E176A"/>
    <w:rsid w:val="003E1AC9"/>
    <w:rsid w:val="003E1B02"/>
    <w:rsid w:val="003E1B2A"/>
    <w:rsid w:val="003E1B99"/>
    <w:rsid w:val="003E1C34"/>
    <w:rsid w:val="003E1F57"/>
    <w:rsid w:val="003E214C"/>
    <w:rsid w:val="003E2427"/>
    <w:rsid w:val="003E26C3"/>
    <w:rsid w:val="003E26CA"/>
    <w:rsid w:val="003E28E8"/>
    <w:rsid w:val="003E2B54"/>
    <w:rsid w:val="003E2B95"/>
    <w:rsid w:val="003E2D66"/>
    <w:rsid w:val="003E2D69"/>
    <w:rsid w:val="003E2FA3"/>
    <w:rsid w:val="003E2FE2"/>
    <w:rsid w:val="003E3168"/>
    <w:rsid w:val="003E339C"/>
    <w:rsid w:val="003E33A0"/>
    <w:rsid w:val="003E34B6"/>
    <w:rsid w:val="003E36B6"/>
    <w:rsid w:val="003E394C"/>
    <w:rsid w:val="003E3A24"/>
    <w:rsid w:val="003E3A76"/>
    <w:rsid w:val="003E3E6D"/>
    <w:rsid w:val="003E3ED9"/>
    <w:rsid w:val="003E4247"/>
    <w:rsid w:val="003E43C5"/>
    <w:rsid w:val="003E4693"/>
    <w:rsid w:val="003E469D"/>
    <w:rsid w:val="003E4D11"/>
    <w:rsid w:val="003E4D87"/>
    <w:rsid w:val="003E5092"/>
    <w:rsid w:val="003E5256"/>
    <w:rsid w:val="003E538E"/>
    <w:rsid w:val="003E53FB"/>
    <w:rsid w:val="003E5567"/>
    <w:rsid w:val="003E5577"/>
    <w:rsid w:val="003E5645"/>
    <w:rsid w:val="003E56E6"/>
    <w:rsid w:val="003E577F"/>
    <w:rsid w:val="003E59C9"/>
    <w:rsid w:val="003E5BE9"/>
    <w:rsid w:val="003E5C43"/>
    <w:rsid w:val="003E6161"/>
    <w:rsid w:val="003E6185"/>
    <w:rsid w:val="003E6199"/>
    <w:rsid w:val="003E62CB"/>
    <w:rsid w:val="003E63EE"/>
    <w:rsid w:val="003E6541"/>
    <w:rsid w:val="003E655E"/>
    <w:rsid w:val="003E6635"/>
    <w:rsid w:val="003E679C"/>
    <w:rsid w:val="003E67B6"/>
    <w:rsid w:val="003E6A69"/>
    <w:rsid w:val="003E6AAE"/>
    <w:rsid w:val="003E6C42"/>
    <w:rsid w:val="003E6C6B"/>
    <w:rsid w:val="003E6D11"/>
    <w:rsid w:val="003E6ECE"/>
    <w:rsid w:val="003E6F2A"/>
    <w:rsid w:val="003E719B"/>
    <w:rsid w:val="003E721A"/>
    <w:rsid w:val="003E729A"/>
    <w:rsid w:val="003E74B7"/>
    <w:rsid w:val="003E7592"/>
    <w:rsid w:val="003E76A8"/>
    <w:rsid w:val="003E7957"/>
    <w:rsid w:val="003E79E3"/>
    <w:rsid w:val="003E7B44"/>
    <w:rsid w:val="003E7CA7"/>
    <w:rsid w:val="003E7D4F"/>
    <w:rsid w:val="003E7E15"/>
    <w:rsid w:val="003F031D"/>
    <w:rsid w:val="003F036A"/>
    <w:rsid w:val="003F0576"/>
    <w:rsid w:val="003F06D4"/>
    <w:rsid w:val="003F0991"/>
    <w:rsid w:val="003F0A3B"/>
    <w:rsid w:val="003F0B50"/>
    <w:rsid w:val="003F0DE2"/>
    <w:rsid w:val="003F109F"/>
    <w:rsid w:val="003F11C4"/>
    <w:rsid w:val="003F13D6"/>
    <w:rsid w:val="003F14C3"/>
    <w:rsid w:val="003F14DD"/>
    <w:rsid w:val="003F1573"/>
    <w:rsid w:val="003F17EE"/>
    <w:rsid w:val="003F18B5"/>
    <w:rsid w:val="003F19E6"/>
    <w:rsid w:val="003F1F9F"/>
    <w:rsid w:val="003F2034"/>
    <w:rsid w:val="003F22BD"/>
    <w:rsid w:val="003F2371"/>
    <w:rsid w:val="003F2683"/>
    <w:rsid w:val="003F2871"/>
    <w:rsid w:val="003F295C"/>
    <w:rsid w:val="003F29A6"/>
    <w:rsid w:val="003F2AB8"/>
    <w:rsid w:val="003F2FA5"/>
    <w:rsid w:val="003F3083"/>
    <w:rsid w:val="003F30F7"/>
    <w:rsid w:val="003F3180"/>
    <w:rsid w:val="003F3270"/>
    <w:rsid w:val="003F3434"/>
    <w:rsid w:val="003F34CC"/>
    <w:rsid w:val="003F3590"/>
    <w:rsid w:val="003F35B2"/>
    <w:rsid w:val="003F3783"/>
    <w:rsid w:val="003F383F"/>
    <w:rsid w:val="003F38B6"/>
    <w:rsid w:val="003F3963"/>
    <w:rsid w:val="003F3D29"/>
    <w:rsid w:val="003F4055"/>
    <w:rsid w:val="003F41A8"/>
    <w:rsid w:val="003F4384"/>
    <w:rsid w:val="003F48BD"/>
    <w:rsid w:val="003F48D9"/>
    <w:rsid w:val="003F4B48"/>
    <w:rsid w:val="003F4DA7"/>
    <w:rsid w:val="003F4F7B"/>
    <w:rsid w:val="003F5173"/>
    <w:rsid w:val="003F519B"/>
    <w:rsid w:val="003F540F"/>
    <w:rsid w:val="003F54C7"/>
    <w:rsid w:val="003F568C"/>
    <w:rsid w:val="003F5760"/>
    <w:rsid w:val="003F582C"/>
    <w:rsid w:val="003F5A4F"/>
    <w:rsid w:val="003F5A97"/>
    <w:rsid w:val="003F5C26"/>
    <w:rsid w:val="003F5CDA"/>
    <w:rsid w:val="003F5FF5"/>
    <w:rsid w:val="003F644C"/>
    <w:rsid w:val="003F6511"/>
    <w:rsid w:val="003F6778"/>
    <w:rsid w:val="003F67D6"/>
    <w:rsid w:val="003F687C"/>
    <w:rsid w:val="003F69F7"/>
    <w:rsid w:val="003F6B95"/>
    <w:rsid w:val="003F6ED1"/>
    <w:rsid w:val="003F6F39"/>
    <w:rsid w:val="003F6FFB"/>
    <w:rsid w:val="003F701B"/>
    <w:rsid w:val="003F70DF"/>
    <w:rsid w:val="003F72BD"/>
    <w:rsid w:val="003F755F"/>
    <w:rsid w:val="003F7597"/>
    <w:rsid w:val="003F7749"/>
    <w:rsid w:val="003F77BA"/>
    <w:rsid w:val="003F77E3"/>
    <w:rsid w:val="003F7940"/>
    <w:rsid w:val="003F7B23"/>
    <w:rsid w:val="003F7CDD"/>
    <w:rsid w:val="003F7D69"/>
    <w:rsid w:val="003F7D74"/>
    <w:rsid w:val="003F7DFC"/>
    <w:rsid w:val="003F7EB6"/>
    <w:rsid w:val="003F7F7E"/>
    <w:rsid w:val="003F7F82"/>
    <w:rsid w:val="003F7F9B"/>
    <w:rsid w:val="003F7FCA"/>
    <w:rsid w:val="004001D7"/>
    <w:rsid w:val="00400314"/>
    <w:rsid w:val="0040036B"/>
    <w:rsid w:val="004008EC"/>
    <w:rsid w:val="00400D85"/>
    <w:rsid w:val="00400F26"/>
    <w:rsid w:val="00400F41"/>
    <w:rsid w:val="00401224"/>
    <w:rsid w:val="004013E0"/>
    <w:rsid w:val="0040153D"/>
    <w:rsid w:val="00401724"/>
    <w:rsid w:val="004017B2"/>
    <w:rsid w:val="004018DC"/>
    <w:rsid w:val="0040194C"/>
    <w:rsid w:val="0040199A"/>
    <w:rsid w:val="00401A7C"/>
    <w:rsid w:val="00401AAC"/>
    <w:rsid w:val="00401B4E"/>
    <w:rsid w:val="00401C5E"/>
    <w:rsid w:val="00401C75"/>
    <w:rsid w:val="00401C7A"/>
    <w:rsid w:val="00401D25"/>
    <w:rsid w:val="00401D91"/>
    <w:rsid w:val="00401DB2"/>
    <w:rsid w:val="004020E5"/>
    <w:rsid w:val="004022D6"/>
    <w:rsid w:val="004022F1"/>
    <w:rsid w:val="0040238E"/>
    <w:rsid w:val="0040268F"/>
    <w:rsid w:val="004026B8"/>
    <w:rsid w:val="00402747"/>
    <w:rsid w:val="0040282A"/>
    <w:rsid w:val="0040282C"/>
    <w:rsid w:val="00402861"/>
    <w:rsid w:val="00402A94"/>
    <w:rsid w:val="00402AC8"/>
    <w:rsid w:val="00402B28"/>
    <w:rsid w:val="00402BE2"/>
    <w:rsid w:val="00402C8D"/>
    <w:rsid w:val="00402D51"/>
    <w:rsid w:val="00402E96"/>
    <w:rsid w:val="0040308C"/>
    <w:rsid w:val="004030C1"/>
    <w:rsid w:val="004035DB"/>
    <w:rsid w:val="004035ED"/>
    <w:rsid w:val="00403678"/>
    <w:rsid w:val="00403682"/>
    <w:rsid w:val="004038F9"/>
    <w:rsid w:val="00403A54"/>
    <w:rsid w:val="00403B19"/>
    <w:rsid w:val="00403BBD"/>
    <w:rsid w:val="00403C43"/>
    <w:rsid w:val="00403CB3"/>
    <w:rsid w:val="00403D2B"/>
    <w:rsid w:val="00403E18"/>
    <w:rsid w:val="00403E8D"/>
    <w:rsid w:val="00403EAA"/>
    <w:rsid w:val="00403F6D"/>
    <w:rsid w:val="00403F84"/>
    <w:rsid w:val="00404087"/>
    <w:rsid w:val="004043D1"/>
    <w:rsid w:val="00404523"/>
    <w:rsid w:val="004045F3"/>
    <w:rsid w:val="00404662"/>
    <w:rsid w:val="0040468C"/>
    <w:rsid w:val="00404882"/>
    <w:rsid w:val="00404892"/>
    <w:rsid w:val="00404BFC"/>
    <w:rsid w:val="00404C13"/>
    <w:rsid w:val="00404C26"/>
    <w:rsid w:val="00404E2C"/>
    <w:rsid w:val="00405146"/>
    <w:rsid w:val="0040529D"/>
    <w:rsid w:val="00405427"/>
    <w:rsid w:val="00405474"/>
    <w:rsid w:val="0040555B"/>
    <w:rsid w:val="0040559D"/>
    <w:rsid w:val="0040571D"/>
    <w:rsid w:val="004059A5"/>
    <w:rsid w:val="004059BF"/>
    <w:rsid w:val="00405D1E"/>
    <w:rsid w:val="00405EA9"/>
    <w:rsid w:val="00406086"/>
    <w:rsid w:val="004061D8"/>
    <w:rsid w:val="0040655C"/>
    <w:rsid w:val="00406760"/>
    <w:rsid w:val="0040677A"/>
    <w:rsid w:val="004069A8"/>
    <w:rsid w:val="00406A4B"/>
    <w:rsid w:val="00406C61"/>
    <w:rsid w:val="00406DD7"/>
    <w:rsid w:val="00406DE7"/>
    <w:rsid w:val="00406E60"/>
    <w:rsid w:val="00406E96"/>
    <w:rsid w:val="00406EFE"/>
    <w:rsid w:val="00406FA5"/>
    <w:rsid w:val="00406FEF"/>
    <w:rsid w:val="00407088"/>
    <w:rsid w:val="0040715C"/>
    <w:rsid w:val="004076F5"/>
    <w:rsid w:val="0040781E"/>
    <w:rsid w:val="0040787C"/>
    <w:rsid w:val="004079F1"/>
    <w:rsid w:val="00407C68"/>
    <w:rsid w:val="00407C81"/>
    <w:rsid w:val="00407DB0"/>
    <w:rsid w:val="00407ED0"/>
    <w:rsid w:val="004100C8"/>
    <w:rsid w:val="0041019C"/>
    <w:rsid w:val="004101DD"/>
    <w:rsid w:val="004104B6"/>
    <w:rsid w:val="004106A1"/>
    <w:rsid w:val="00410729"/>
    <w:rsid w:val="00410830"/>
    <w:rsid w:val="0041092B"/>
    <w:rsid w:val="004109A0"/>
    <w:rsid w:val="00410C94"/>
    <w:rsid w:val="00410DB0"/>
    <w:rsid w:val="00410DBE"/>
    <w:rsid w:val="00411089"/>
    <w:rsid w:val="004111F7"/>
    <w:rsid w:val="0041120A"/>
    <w:rsid w:val="00411215"/>
    <w:rsid w:val="00411393"/>
    <w:rsid w:val="0041140F"/>
    <w:rsid w:val="004114B4"/>
    <w:rsid w:val="0041151F"/>
    <w:rsid w:val="004115C2"/>
    <w:rsid w:val="004115C7"/>
    <w:rsid w:val="0041163E"/>
    <w:rsid w:val="00411652"/>
    <w:rsid w:val="004116C4"/>
    <w:rsid w:val="004116EA"/>
    <w:rsid w:val="004117E9"/>
    <w:rsid w:val="00411AA9"/>
    <w:rsid w:val="00411B81"/>
    <w:rsid w:val="00411CD6"/>
    <w:rsid w:val="0041218C"/>
    <w:rsid w:val="0041228B"/>
    <w:rsid w:val="00412390"/>
    <w:rsid w:val="004123E6"/>
    <w:rsid w:val="0041262C"/>
    <w:rsid w:val="0041267F"/>
    <w:rsid w:val="00412BE8"/>
    <w:rsid w:val="00412CBD"/>
    <w:rsid w:val="00412D84"/>
    <w:rsid w:val="00412DC5"/>
    <w:rsid w:val="00412E24"/>
    <w:rsid w:val="00412FFB"/>
    <w:rsid w:val="0041308F"/>
    <w:rsid w:val="004131A0"/>
    <w:rsid w:val="004132BD"/>
    <w:rsid w:val="00413440"/>
    <w:rsid w:val="0041361E"/>
    <w:rsid w:val="004136AF"/>
    <w:rsid w:val="00413922"/>
    <w:rsid w:val="00413A11"/>
    <w:rsid w:val="00413A93"/>
    <w:rsid w:val="00413B6C"/>
    <w:rsid w:val="00413E60"/>
    <w:rsid w:val="00413EE6"/>
    <w:rsid w:val="00413F46"/>
    <w:rsid w:val="00413FC9"/>
    <w:rsid w:val="00414061"/>
    <w:rsid w:val="00414177"/>
    <w:rsid w:val="0041426B"/>
    <w:rsid w:val="00414354"/>
    <w:rsid w:val="004145D8"/>
    <w:rsid w:val="00414802"/>
    <w:rsid w:val="0041490C"/>
    <w:rsid w:val="00414AE1"/>
    <w:rsid w:val="00414AE5"/>
    <w:rsid w:val="00414CE1"/>
    <w:rsid w:val="00414D33"/>
    <w:rsid w:val="00414DD2"/>
    <w:rsid w:val="00414E60"/>
    <w:rsid w:val="004150BC"/>
    <w:rsid w:val="0041528D"/>
    <w:rsid w:val="00415682"/>
    <w:rsid w:val="00415A70"/>
    <w:rsid w:val="00415A8D"/>
    <w:rsid w:val="00415BB9"/>
    <w:rsid w:val="00415BBE"/>
    <w:rsid w:val="00415E49"/>
    <w:rsid w:val="004160E6"/>
    <w:rsid w:val="00416209"/>
    <w:rsid w:val="0041635B"/>
    <w:rsid w:val="004163A8"/>
    <w:rsid w:val="004163B3"/>
    <w:rsid w:val="004168A3"/>
    <w:rsid w:val="004169B5"/>
    <w:rsid w:val="004169BA"/>
    <w:rsid w:val="004169C6"/>
    <w:rsid w:val="00416BD7"/>
    <w:rsid w:val="00416BDF"/>
    <w:rsid w:val="00416C08"/>
    <w:rsid w:val="00416D49"/>
    <w:rsid w:val="00416D4C"/>
    <w:rsid w:val="00416D7A"/>
    <w:rsid w:val="00416E77"/>
    <w:rsid w:val="004171D8"/>
    <w:rsid w:val="004172B8"/>
    <w:rsid w:val="00417449"/>
    <w:rsid w:val="004174B3"/>
    <w:rsid w:val="004175BF"/>
    <w:rsid w:val="00417641"/>
    <w:rsid w:val="0041776E"/>
    <w:rsid w:val="00417778"/>
    <w:rsid w:val="004177BF"/>
    <w:rsid w:val="0041781C"/>
    <w:rsid w:val="00417821"/>
    <w:rsid w:val="00417843"/>
    <w:rsid w:val="00417885"/>
    <w:rsid w:val="004179AF"/>
    <w:rsid w:val="00417ACA"/>
    <w:rsid w:val="00417C38"/>
    <w:rsid w:val="00417C7E"/>
    <w:rsid w:val="00417D9F"/>
    <w:rsid w:val="00417E01"/>
    <w:rsid w:val="00420460"/>
    <w:rsid w:val="004204D5"/>
    <w:rsid w:val="004204DA"/>
    <w:rsid w:val="00420546"/>
    <w:rsid w:val="004207AD"/>
    <w:rsid w:val="0042081F"/>
    <w:rsid w:val="00420886"/>
    <w:rsid w:val="004208E7"/>
    <w:rsid w:val="00420B75"/>
    <w:rsid w:val="00420CB6"/>
    <w:rsid w:val="00420D6B"/>
    <w:rsid w:val="004211B5"/>
    <w:rsid w:val="004211BA"/>
    <w:rsid w:val="0042179B"/>
    <w:rsid w:val="0042186D"/>
    <w:rsid w:val="0042193F"/>
    <w:rsid w:val="00421A98"/>
    <w:rsid w:val="00421AC9"/>
    <w:rsid w:val="00421B1B"/>
    <w:rsid w:val="00421D2D"/>
    <w:rsid w:val="004220A9"/>
    <w:rsid w:val="004220B5"/>
    <w:rsid w:val="00422104"/>
    <w:rsid w:val="00422112"/>
    <w:rsid w:val="0042213E"/>
    <w:rsid w:val="00422283"/>
    <w:rsid w:val="00422358"/>
    <w:rsid w:val="00422643"/>
    <w:rsid w:val="004226D5"/>
    <w:rsid w:val="00422BD6"/>
    <w:rsid w:val="00422C67"/>
    <w:rsid w:val="00422EB9"/>
    <w:rsid w:val="0042303F"/>
    <w:rsid w:val="0042305C"/>
    <w:rsid w:val="00423066"/>
    <w:rsid w:val="0042311A"/>
    <w:rsid w:val="004232C2"/>
    <w:rsid w:val="004232E6"/>
    <w:rsid w:val="0042334B"/>
    <w:rsid w:val="00423776"/>
    <w:rsid w:val="00423782"/>
    <w:rsid w:val="004237C4"/>
    <w:rsid w:val="004239B0"/>
    <w:rsid w:val="00423E53"/>
    <w:rsid w:val="00423E71"/>
    <w:rsid w:val="00423E87"/>
    <w:rsid w:val="00423F3E"/>
    <w:rsid w:val="00423F54"/>
    <w:rsid w:val="00423FBA"/>
    <w:rsid w:val="00424136"/>
    <w:rsid w:val="0042428D"/>
    <w:rsid w:val="004242C4"/>
    <w:rsid w:val="0042448F"/>
    <w:rsid w:val="00424682"/>
    <w:rsid w:val="00424685"/>
    <w:rsid w:val="0042470F"/>
    <w:rsid w:val="004247E7"/>
    <w:rsid w:val="00424894"/>
    <w:rsid w:val="004248F3"/>
    <w:rsid w:val="004249A8"/>
    <w:rsid w:val="004249EA"/>
    <w:rsid w:val="00424AE5"/>
    <w:rsid w:val="00424BEC"/>
    <w:rsid w:val="0042527C"/>
    <w:rsid w:val="00425322"/>
    <w:rsid w:val="00425342"/>
    <w:rsid w:val="004255E3"/>
    <w:rsid w:val="00425616"/>
    <w:rsid w:val="00425822"/>
    <w:rsid w:val="0042588C"/>
    <w:rsid w:val="004258F4"/>
    <w:rsid w:val="00425A5A"/>
    <w:rsid w:val="00425E5D"/>
    <w:rsid w:val="00425ECD"/>
    <w:rsid w:val="00425F9F"/>
    <w:rsid w:val="00426158"/>
    <w:rsid w:val="00426284"/>
    <w:rsid w:val="00426324"/>
    <w:rsid w:val="00426382"/>
    <w:rsid w:val="00426A7D"/>
    <w:rsid w:val="00426B47"/>
    <w:rsid w:val="00426D15"/>
    <w:rsid w:val="00426E27"/>
    <w:rsid w:val="00427362"/>
    <w:rsid w:val="004275C7"/>
    <w:rsid w:val="004276EC"/>
    <w:rsid w:val="00427901"/>
    <w:rsid w:val="004279C6"/>
    <w:rsid w:val="00427AAE"/>
    <w:rsid w:val="00427D21"/>
    <w:rsid w:val="00427F0B"/>
    <w:rsid w:val="00427F4C"/>
    <w:rsid w:val="0043004A"/>
    <w:rsid w:val="004300A3"/>
    <w:rsid w:val="004301B0"/>
    <w:rsid w:val="00430340"/>
    <w:rsid w:val="004303CA"/>
    <w:rsid w:val="004303E3"/>
    <w:rsid w:val="00430524"/>
    <w:rsid w:val="00430554"/>
    <w:rsid w:val="0043059F"/>
    <w:rsid w:val="00430698"/>
    <w:rsid w:val="004306C9"/>
    <w:rsid w:val="00430827"/>
    <w:rsid w:val="004308C7"/>
    <w:rsid w:val="00430A2C"/>
    <w:rsid w:val="00430AB2"/>
    <w:rsid w:val="00430B40"/>
    <w:rsid w:val="00430D68"/>
    <w:rsid w:val="00430DAF"/>
    <w:rsid w:val="00431001"/>
    <w:rsid w:val="004310F4"/>
    <w:rsid w:val="0043112B"/>
    <w:rsid w:val="00431178"/>
    <w:rsid w:val="004312F3"/>
    <w:rsid w:val="0043137E"/>
    <w:rsid w:val="0043158F"/>
    <w:rsid w:val="0043160F"/>
    <w:rsid w:val="00431767"/>
    <w:rsid w:val="004317FF"/>
    <w:rsid w:val="00431959"/>
    <w:rsid w:val="004319A4"/>
    <w:rsid w:val="00431A01"/>
    <w:rsid w:val="00431B31"/>
    <w:rsid w:val="00431B4B"/>
    <w:rsid w:val="00431B9B"/>
    <w:rsid w:val="00431BAC"/>
    <w:rsid w:val="00431CF5"/>
    <w:rsid w:val="00431DA4"/>
    <w:rsid w:val="0043204C"/>
    <w:rsid w:val="00432154"/>
    <w:rsid w:val="0043228B"/>
    <w:rsid w:val="00432327"/>
    <w:rsid w:val="00432463"/>
    <w:rsid w:val="004324F9"/>
    <w:rsid w:val="004327A2"/>
    <w:rsid w:val="00432814"/>
    <w:rsid w:val="00432A93"/>
    <w:rsid w:val="00432C45"/>
    <w:rsid w:val="00432C5B"/>
    <w:rsid w:val="00432D16"/>
    <w:rsid w:val="00432D3B"/>
    <w:rsid w:val="00432EE3"/>
    <w:rsid w:val="00432F30"/>
    <w:rsid w:val="004330B6"/>
    <w:rsid w:val="004332F2"/>
    <w:rsid w:val="00433390"/>
    <w:rsid w:val="004333BE"/>
    <w:rsid w:val="0043357D"/>
    <w:rsid w:val="0043363A"/>
    <w:rsid w:val="0043367A"/>
    <w:rsid w:val="0043375A"/>
    <w:rsid w:val="0043377C"/>
    <w:rsid w:val="0043389A"/>
    <w:rsid w:val="00433AF6"/>
    <w:rsid w:val="00433B4F"/>
    <w:rsid w:val="00433C9A"/>
    <w:rsid w:val="00433FD3"/>
    <w:rsid w:val="00434008"/>
    <w:rsid w:val="00434350"/>
    <w:rsid w:val="00434424"/>
    <w:rsid w:val="00434680"/>
    <w:rsid w:val="004346B2"/>
    <w:rsid w:val="0043482F"/>
    <w:rsid w:val="004348C2"/>
    <w:rsid w:val="00434B78"/>
    <w:rsid w:val="00434B98"/>
    <w:rsid w:val="00434C83"/>
    <w:rsid w:val="00434D0F"/>
    <w:rsid w:val="00434D5A"/>
    <w:rsid w:val="00434F8E"/>
    <w:rsid w:val="00435069"/>
    <w:rsid w:val="00435718"/>
    <w:rsid w:val="0043574D"/>
    <w:rsid w:val="004358B1"/>
    <w:rsid w:val="00435BC7"/>
    <w:rsid w:val="00435CBA"/>
    <w:rsid w:val="00435DCC"/>
    <w:rsid w:val="00435F41"/>
    <w:rsid w:val="00435FCD"/>
    <w:rsid w:val="0043600C"/>
    <w:rsid w:val="00436075"/>
    <w:rsid w:val="004360E6"/>
    <w:rsid w:val="00436213"/>
    <w:rsid w:val="004364B8"/>
    <w:rsid w:val="004364BD"/>
    <w:rsid w:val="004364EB"/>
    <w:rsid w:val="004367E3"/>
    <w:rsid w:val="0043696F"/>
    <w:rsid w:val="004369B4"/>
    <w:rsid w:val="004369ED"/>
    <w:rsid w:val="00436AA9"/>
    <w:rsid w:val="00436ABD"/>
    <w:rsid w:val="00436AC3"/>
    <w:rsid w:val="00436AD5"/>
    <w:rsid w:val="00436B4F"/>
    <w:rsid w:val="00437015"/>
    <w:rsid w:val="0043706B"/>
    <w:rsid w:val="004370A4"/>
    <w:rsid w:val="00437251"/>
    <w:rsid w:val="00437513"/>
    <w:rsid w:val="00437534"/>
    <w:rsid w:val="0043756A"/>
    <w:rsid w:val="004375EF"/>
    <w:rsid w:val="00437668"/>
    <w:rsid w:val="004376CE"/>
    <w:rsid w:val="00437920"/>
    <w:rsid w:val="00437936"/>
    <w:rsid w:val="00437A1A"/>
    <w:rsid w:val="00437A9E"/>
    <w:rsid w:val="00437CFA"/>
    <w:rsid w:val="0044000D"/>
    <w:rsid w:val="004400A4"/>
    <w:rsid w:val="004400C7"/>
    <w:rsid w:val="00440128"/>
    <w:rsid w:val="004401E8"/>
    <w:rsid w:val="0044020B"/>
    <w:rsid w:val="0044035C"/>
    <w:rsid w:val="004403B1"/>
    <w:rsid w:val="00440433"/>
    <w:rsid w:val="004404A0"/>
    <w:rsid w:val="004406FE"/>
    <w:rsid w:val="00440747"/>
    <w:rsid w:val="004408F8"/>
    <w:rsid w:val="0044090F"/>
    <w:rsid w:val="004409AE"/>
    <w:rsid w:val="00440BA8"/>
    <w:rsid w:val="00440BDE"/>
    <w:rsid w:val="00440F69"/>
    <w:rsid w:val="00440FA2"/>
    <w:rsid w:val="00441011"/>
    <w:rsid w:val="004411A1"/>
    <w:rsid w:val="0044135F"/>
    <w:rsid w:val="004413A3"/>
    <w:rsid w:val="004413F3"/>
    <w:rsid w:val="00441413"/>
    <w:rsid w:val="004414CD"/>
    <w:rsid w:val="00441569"/>
    <w:rsid w:val="00441609"/>
    <w:rsid w:val="00441651"/>
    <w:rsid w:val="0044173E"/>
    <w:rsid w:val="004417E4"/>
    <w:rsid w:val="00441974"/>
    <w:rsid w:val="00441ACF"/>
    <w:rsid w:val="00441B6B"/>
    <w:rsid w:val="00441BFD"/>
    <w:rsid w:val="00441D35"/>
    <w:rsid w:val="00441E85"/>
    <w:rsid w:val="00441FDA"/>
    <w:rsid w:val="004420D9"/>
    <w:rsid w:val="00442159"/>
    <w:rsid w:val="004421DB"/>
    <w:rsid w:val="0044226F"/>
    <w:rsid w:val="00442362"/>
    <w:rsid w:val="00442414"/>
    <w:rsid w:val="00442542"/>
    <w:rsid w:val="004425C7"/>
    <w:rsid w:val="00442613"/>
    <w:rsid w:val="00442707"/>
    <w:rsid w:val="004428FB"/>
    <w:rsid w:val="00442A9F"/>
    <w:rsid w:val="00442AC2"/>
    <w:rsid w:val="00442D1A"/>
    <w:rsid w:val="00442E82"/>
    <w:rsid w:val="00442EB2"/>
    <w:rsid w:val="00442F3A"/>
    <w:rsid w:val="00443059"/>
    <w:rsid w:val="004431F4"/>
    <w:rsid w:val="00443458"/>
    <w:rsid w:val="00443492"/>
    <w:rsid w:val="004435F0"/>
    <w:rsid w:val="004436B8"/>
    <w:rsid w:val="00443733"/>
    <w:rsid w:val="0044378B"/>
    <w:rsid w:val="004437C0"/>
    <w:rsid w:val="0044388E"/>
    <w:rsid w:val="00443976"/>
    <w:rsid w:val="00443A1F"/>
    <w:rsid w:val="00443AC6"/>
    <w:rsid w:val="00443B25"/>
    <w:rsid w:val="00443D6A"/>
    <w:rsid w:val="00443E15"/>
    <w:rsid w:val="00444076"/>
    <w:rsid w:val="004441A3"/>
    <w:rsid w:val="00444449"/>
    <w:rsid w:val="004444C5"/>
    <w:rsid w:val="00444561"/>
    <w:rsid w:val="0044484D"/>
    <w:rsid w:val="004448B4"/>
    <w:rsid w:val="004448E3"/>
    <w:rsid w:val="0044499B"/>
    <w:rsid w:val="004449DE"/>
    <w:rsid w:val="00444A76"/>
    <w:rsid w:val="00444C26"/>
    <w:rsid w:val="00444D51"/>
    <w:rsid w:val="00444E69"/>
    <w:rsid w:val="0044520A"/>
    <w:rsid w:val="00445519"/>
    <w:rsid w:val="00445778"/>
    <w:rsid w:val="0044579D"/>
    <w:rsid w:val="004459B2"/>
    <w:rsid w:val="00445AC3"/>
    <w:rsid w:val="00445B29"/>
    <w:rsid w:val="00445BF2"/>
    <w:rsid w:val="00445C42"/>
    <w:rsid w:val="00445C5A"/>
    <w:rsid w:val="00445CB8"/>
    <w:rsid w:val="00445CD5"/>
    <w:rsid w:val="0044608C"/>
    <w:rsid w:val="004460CC"/>
    <w:rsid w:val="00446299"/>
    <w:rsid w:val="00446765"/>
    <w:rsid w:val="00446C13"/>
    <w:rsid w:val="00446CF1"/>
    <w:rsid w:val="004470E2"/>
    <w:rsid w:val="004471BF"/>
    <w:rsid w:val="00447323"/>
    <w:rsid w:val="004473CE"/>
    <w:rsid w:val="0044746E"/>
    <w:rsid w:val="004474C2"/>
    <w:rsid w:val="00447A08"/>
    <w:rsid w:val="00447AB0"/>
    <w:rsid w:val="00447B87"/>
    <w:rsid w:val="00447F2E"/>
    <w:rsid w:val="00450141"/>
    <w:rsid w:val="00450380"/>
    <w:rsid w:val="0045048C"/>
    <w:rsid w:val="004505D7"/>
    <w:rsid w:val="00450794"/>
    <w:rsid w:val="0045096D"/>
    <w:rsid w:val="00450AA4"/>
    <w:rsid w:val="00450B5E"/>
    <w:rsid w:val="00450BD5"/>
    <w:rsid w:val="00450EBB"/>
    <w:rsid w:val="00451108"/>
    <w:rsid w:val="00451162"/>
    <w:rsid w:val="004512F6"/>
    <w:rsid w:val="00451374"/>
    <w:rsid w:val="0045137C"/>
    <w:rsid w:val="004513A8"/>
    <w:rsid w:val="004513AB"/>
    <w:rsid w:val="004516A8"/>
    <w:rsid w:val="004517AE"/>
    <w:rsid w:val="004518E6"/>
    <w:rsid w:val="00451C0E"/>
    <w:rsid w:val="00451C6E"/>
    <w:rsid w:val="00451D6E"/>
    <w:rsid w:val="00451DE2"/>
    <w:rsid w:val="00451F5B"/>
    <w:rsid w:val="004520B2"/>
    <w:rsid w:val="00452106"/>
    <w:rsid w:val="004521AD"/>
    <w:rsid w:val="004521F8"/>
    <w:rsid w:val="004522F4"/>
    <w:rsid w:val="004522FB"/>
    <w:rsid w:val="0045270A"/>
    <w:rsid w:val="00452978"/>
    <w:rsid w:val="00452A2C"/>
    <w:rsid w:val="00452A82"/>
    <w:rsid w:val="00452D68"/>
    <w:rsid w:val="00452E59"/>
    <w:rsid w:val="00452F7C"/>
    <w:rsid w:val="00452FD5"/>
    <w:rsid w:val="0045305C"/>
    <w:rsid w:val="004530EA"/>
    <w:rsid w:val="00453335"/>
    <w:rsid w:val="0045333C"/>
    <w:rsid w:val="00453353"/>
    <w:rsid w:val="004533FD"/>
    <w:rsid w:val="004536BB"/>
    <w:rsid w:val="004538EA"/>
    <w:rsid w:val="00453B9F"/>
    <w:rsid w:val="00453F32"/>
    <w:rsid w:val="00453F42"/>
    <w:rsid w:val="00454009"/>
    <w:rsid w:val="0045408B"/>
    <w:rsid w:val="00454163"/>
    <w:rsid w:val="004541BB"/>
    <w:rsid w:val="00454361"/>
    <w:rsid w:val="0045472E"/>
    <w:rsid w:val="00454855"/>
    <w:rsid w:val="004548DE"/>
    <w:rsid w:val="00454953"/>
    <w:rsid w:val="00454A17"/>
    <w:rsid w:val="00454B4D"/>
    <w:rsid w:val="00454B8F"/>
    <w:rsid w:val="00454D60"/>
    <w:rsid w:val="00454E1C"/>
    <w:rsid w:val="0045515C"/>
    <w:rsid w:val="0045536D"/>
    <w:rsid w:val="004554C6"/>
    <w:rsid w:val="00455603"/>
    <w:rsid w:val="0045573B"/>
    <w:rsid w:val="00455788"/>
    <w:rsid w:val="00455926"/>
    <w:rsid w:val="0045596F"/>
    <w:rsid w:val="00455C10"/>
    <w:rsid w:val="00455F6D"/>
    <w:rsid w:val="00456173"/>
    <w:rsid w:val="00456187"/>
    <w:rsid w:val="0045649F"/>
    <w:rsid w:val="0045666C"/>
    <w:rsid w:val="004567B8"/>
    <w:rsid w:val="004568A0"/>
    <w:rsid w:val="00456ADB"/>
    <w:rsid w:val="00456D04"/>
    <w:rsid w:val="00456D40"/>
    <w:rsid w:val="00456E5A"/>
    <w:rsid w:val="00457156"/>
    <w:rsid w:val="004572C1"/>
    <w:rsid w:val="00457345"/>
    <w:rsid w:val="004573B7"/>
    <w:rsid w:val="004573EE"/>
    <w:rsid w:val="0045741A"/>
    <w:rsid w:val="004574B3"/>
    <w:rsid w:val="00457819"/>
    <w:rsid w:val="004578BB"/>
    <w:rsid w:val="00457949"/>
    <w:rsid w:val="0045797A"/>
    <w:rsid w:val="00457E6D"/>
    <w:rsid w:val="00460082"/>
    <w:rsid w:val="00460111"/>
    <w:rsid w:val="0046029F"/>
    <w:rsid w:val="004602E6"/>
    <w:rsid w:val="0046049C"/>
    <w:rsid w:val="004608BC"/>
    <w:rsid w:val="004608C2"/>
    <w:rsid w:val="004608C6"/>
    <w:rsid w:val="00460916"/>
    <w:rsid w:val="0046093A"/>
    <w:rsid w:val="00460F3A"/>
    <w:rsid w:val="0046100B"/>
    <w:rsid w:val="004610EE"/>
    <w:rsid w:val="00461179"/>
    <w:rsid w:val="004612A2"/>
    <w:rsid w:val="00461307"/>
    <w:rsid w:val="00461457"/>
    <w:rsid w:val="0046150E"/>
    <w:rsid w:val="0046152F"/>
    <w:rsid w:val="004618A7"/>
    <w:rsid w:val="004618CB"/>
    <w:rsid w:val="00461B98"/>
    <w:rsid w:val="00461C3D"/>
    <w:rsid w:val="00461C40"/>
    <w:rsid w:val="00461CC8"/>
    <w:rsid w:val="00461CDA"/>
    <w:rsid w:val="00461CE0"/>
    <w:rsid w:val="00461EC5"/>
    <w:rsid w:val="004621E7"/>
    <w:rsid w:val="0046233D"/>
    <w:rsid w:val="00462720"/>
    <w:rsid w:val="00462835"/>
    <w:rsid w:val="0046288F"/>
    <w:rsid w:val="00462A47"/>
    <w:rsid w:val="00462FCC"/>
    <w:rsid w:val="00463110"/>
    <w:rsid w:val="004631FD"/>
    <w:rsid w:val="004633CB"/>
    <w:rsid w:val="004634C4"/>
    <w:rsid w:val="004634E8"/>
    <w:rsid w:val="00463504"/>
    <w:rsid w:val="00463523"/>
    <w:rsid w:val="0046354A"/>
    <w:rsid w:val="00463651"/>
    <w:rsid w:val="00463766"/>
    <w:rsid w:val="0046386B"/>
    <w:rsid w:val="00463931"/>
    <w:rsid w:val="00463A05"/>
    <w:rsid w:val="00463B47"/>
    <w:rsid w:val="00463DDB"/>
    <w:rsid w:val="00463F53"/>
    <w:rsid w:val="00463FD9"/>
    <w:rsid w:val="00463FF6"/>
    <w:rsid w:val="00464046"/>
    <w:rsid w:val="004641B7"/>
    <w:rsid w:val="004641DC"/>
    <w:rsid w:val="00464331"/>
    <w:rsid w:val="00464501"/>
    <w:rsid w:val="00464582"/>
    <w:rsid w:val="004645BF"/>
    <w:rsid w:val="00464628"/>
    <w:rsid w:val="00464869"/>
    <w:rsid w:val="004648BE"/>
    <w:rsid w:val="004648FF"/>
    <w:rsid w:val="00464BF7"/>
    <w:rsid w:val="00464C35"/>
    <w:rsid w:val="00464D6B"/>
    <w:rsid w:val="00464F29"/>
    <w:rsid w:val="004651A7"/>
    <w:rsid w:val="00465214"/>
    <w:rsid w:val="0046527F"/>
    <w:rsid w:val="0046529C"/>
    <w:rsid w:val="00465426"/>
    <w:rsid w:val="004654B2"/>
    <w:rsid w:val="00465675"/>
    <w:rsid w:val="004656D7"/>
    <w:rsid w:val="004658B5"/>
    <w:rsid w:val="00465937"/>
    <w:rsid w:val="00465BB3"/>
    <w:rsid w:val="00465C3E"/>
    <w:rsid w:val="00465C5E"/>
    <w:rsid w:val="00465D18"/>
    <w:rsid w:val="00465DDC"/>
    <w:rsid w:val="00465F09"/>
    <w:rsid w:val="00465F6A"/>
    <w:rsid w:val="0046616C"/>
    <w:rsid w:val="00466407"/>
    <w:rsid w:val="00466504"/>
    <w:rsid w:val="0046661C"/>
    <w:rsid w:val="004667B3"/>
    <w:rsid w:val="004668E5"/>
    <w:rsid w:val="00466916"/>
    <w:rsid w:val="00466CB7"/>
    <w:rsid w:val="00466CD5"/>
    <w:rsid w:val="00466CDA"/>
    <w:rsid w:val="00466DDE"/>
    <w:rsid w:val="00466F56"/>
    <w:rsid w:val="004670BD"/>
    <w:rsid w:val="00467152"/>
    <w:rsid w:val="00467173"/>
    <w:rsid w:val="004671C9"/>
    <w:rsid w:val="0046743C"/>
    <w:rsid w:val="004674C9"/>
    <w:rsid w:val="004674D3"/>
    <w:rsid w:val="004674E0"/>
    <w:rsid w:val="004675D0"/>
    <w:rsid w:val="00467726"/>
    <w:rsid w:val="00467920"/>
    <w:rsid w:val="004679A3"/>
    <w:rsid w:val="00467B06"/>
    <w:rsid w:val="00467B3C"/>
    <w:rsid w:val="00467E09"/>
    <w:rsid w:val="00470004"/>
    <w:rsid w:val="004700D8"/>
    <w:rsid w:val="00470102"/>
    <w:rsid w:val="00470164"/>
    <w:rsid w:val="004702E9"/>
    <w:rsid w:val="00470366"/>
    <w:rsid w:val="004707CB"/>
    <w:rsid w:val="0047085B"/>
    <w:rsid w:val="004708ED"/>
    <w:rsid w:val="00470947"/>
    <w:rsid w:val="0047098B"/>
    <w:rsid w:val="00470B23"/>
    <w:rsid w:val="00470E06"/>
    <w:rsid w:val="00470ECC"/>
    <w:rsid w:val="00471077"/>
    <w:rsid w:val="00471123"/>
    <w:rsid w:val="004711B8"/>
    <w:rsid w:val="004714E8"/>
    <w:rsid w:val="00471552"/>
    <w:rsid w:val="00471621"/>
    <w:rsid w:val="00471636"/>
    <w:rsid w:val="004716FD"/>
    <w:rsid w:val="0047176B"/>
    <w:rsid w:val="004717CE"/>
    <w:rsid w:val="004717D1"/>
    <w:rsid w:val="00471B44"/>
    <w:rsid w:val="00471B77"/>
    <w:rsid w:val="00471C99"/>
    <w:rsid w:val="00471D22"/>
    <w:rsid w:val="00472015"/>
    <w:rsid w:val="004723A4"/>
    <w:rsid w:val="004725E1"/>
    <w:rsid w:val="00472947"/>
    <w:rsid w:val="00472978"/>
    <w:rsid w:val="00472A18"/>
    <w:rsid w:val="00472C24"/>
    <w:rsid w:val="00472EDF"/>
    <w:rsid w:val="00473241"/>
    <w:rsid w:val="00473313"/>
    <w:rsid w:val="0047355E"/>
    <w:rsid w:val="00473578"/>
    <w:rsid w:val="00473639"/>
    <w:rsid w:val="0047365D"/>
    <w:rsid w:val="004736C7"/>
    <w:rsid w:val="00473942"/>
    <w:rsid w:val="00473A25"/>
    <w:rsid w:val="00473D5D"/>
    <w:rsid w:val="00473E98"/>
    <w:rsid w:val="004740BF"/>
    <w:rsid w:val="00474157"/>
    <w:rsid w:val="00474205"/>
    <w:rsid w:val="004742DF"/>
    <w:rsid w:val="0047435A"/>
    <w:rsid w:val="0047437C"/>
    <w:rsid w:val="00474439"/>
    <w:rsid w:val="004745C8"/>
    <w:rsid w:val="004746A9"/>
    <w:rsid w:val="004748FC"/>
    <w:rsid w:val="00474B12"/>
    <w:rsid w:val="00474B46"/>
    <w:rsid w:val="00474DC2"/>
    <w:rsid w:val="00474E18"/>
    <w:rsid w:val="00475037"/>
    <w:rsid w:val="00475143"/>
    <w:rsid w:val="004751A1"/>
    <w:rsid w:val="00475226"/>
    <w:rsid w:val="0047544B"/>
    <w:rsid w:val="004756B0"/>
    <w:rsid w:val="004756B4"/>
    <w:rsid w:val="00475888"/>
    <w:rsid w:val="00475A2C"/>
    <w:rsid w:val="00475F23"/>
    <w:rsid w:val="00475FCA"/>
    <w:rsid w:val="00475FFA"/>
    <w:rsid w:val="0047602F"/>
    <w:rsid w:val="00476166"/>
    <w:rsid w:val="0047637E"/>
    <w:rsid w:val="00476488"/>
    <w:rsid w:val="004764D9"/>
    <w:rsid w:val="00476501"/>
    <w:rsid w:val="004765EE"/>
    <w:rsid w:val="00476ACB"/>
    <w:rsid w:val="00476D4A"/>
    <w:rsid w:val="00476DF0"/>
    <w:rsid w:val="00476F96"/>
    <w:rsid w:val="00476FE7"/>
    <w:rsid w:val="004770B1"/>
    <w:rsid w:val="00477113"/>
    <w:rsid w:val="00477149"/>
    <w:rsid w:val="004773D4"/>
    <w:rsid w:val="004778C2"/>
    <w:rsid w:val="00477914"/>
    <w:rsid w:val="0047792B"/>
    <w:rsid w:val="004779F8"/>
    <w:rsid w:val="00477B44"/>
    <w:rsid w:val="00477C27"/>
    <w:rsid w:val="00477D23"/>
    <w:rsid w:val="00477F06"/>
    <w:rsid w:val="004801BD"/>
    <w:rsid w:val="00480240"/>
    <w:rsid w:val="00480481"/>
    <w:rsid w:val="00480721"/>
    <w:rsid w:val="00480770"/>
    <w:rsid w:val="00480838"/>
    <w:rsid w:val="004808BF"/>
    <w:rsid w:val="004813F3"/>
    <w:rsid w:val="0048143B"/>
    <w:rsid w:val="0048155D"/>
    <w:rsid w:val="00481677"/>
    <w:rsid w:val="00481B71"/>
    <w:rsid w:val="00481B94"/>
    <w:rsid w:val="00481EF0"/>
    <w:rsid w:val="00481F0F"/>
    <w:rsid w:val="00482030"/>
    <w:rsid w:val="00482380"/>
    <w:rsid w:val="00482474"/>
    <w:rsid w:val="004824DC"/>
    <w:rsid w:val="00482752"/>
    <w:rsid w:val="004827BB"/>
    <w:rsid w:val="00482944"/>
    <w:rsid w:val="00482A0F"/>
    <w:rsid w:val="00482A6E"/>
    <w:rsid w:val="00482E1E"/>
    <w:rsid w:val="00482F9E"/>
    <w:rsid w:val="00482FD1"/>
    <w:rsid w:val="004830AF"/>
    <w:rsid w:val="0048317E"/>
    <w:rsid w:val="0048330D"/>
    <w:rsid w:val="00483581"/>
    <w:rsid w:val="004835D7"/>
    <w:rsid w:val="00483633"/>
    <w:rsid w:val="00483679"/>
    <w:rsid w:val="00483879"/>
    <w:rsid w:val="00483902"/>
    <w:rsid w:val="004839D4"/>
    <w:rsid w:val="00483B6C"/>
    <w:rsid w:val="00483C1B"/>
    <w:rsid w:val="00483EF4"/>
    <w:rsid w:val="0048411A"/>
    <w:rsid w:val="00484184"/>
    <w:rsid w:val="004842B6"/>
    <w:rsid w:val="004842CD"/>
    <w:rsid w:val="00484359"/>
    <w:rsid w:val="004843A3"/>
    <w:rsid w:val="004844BC"/>
    <w:rsid w:val="004844D4"/>
    <w:rsid w:val="004845D8"/>
    <w:rsid w:val="0048490A"/>
    <w:rsid w:val="00484A74"/>
    <w:rsid w:val="00484CB0"/>
    <w:rsid w:val="00484D34"/>
    <w:rsid w:val="00484F7A"/>
    <w:rsid w:val="004850C6"/>
    <w:rsid w:val="00485249"/>
    <w:rsid w:val="0048537C"/>
    <w:rsid w:val="0048561D"/>
    <w:rsid w:val="00485630"/>
    <w:rsid w:val="00485676"/>
    <w:rsid w:val="00485784"/>
    <w:rsid w:val="004858D2"/>
    <w:rsid w:val="00485934"/>
    <w:rsid w:val="0048599B"/>
    <w:rsid w:val="00485ADB"/>
    <w:rsid w:val="00485B48"/>
    <w:rsid w:val="00485B5F"/>
    <w:rsid w:val="00485D03"/>
    <w:rsid w:val="00485D31"/>
    <w:rsid w:val="00485D4C"/>
    <w:rsid w:val="00485DAB"/>
    <w:rsid w:val="00485DB7"/>
    <w:rsid w:val="00485F58"/>
    <w:rsid w:val="00486088"/>
    <w:rsid w:val="0048632C"/>
    <w:rsid w:val="0048647B"/>
    <w:rsid w:val="0048651F"/>
    <w:rsid w:val="004865DD"/>
    <w:rsid w:val="00486849"/>
    <w:rsid w:val="00486B4F"/>
    <w:rsid w:val="00486DB3"/>
    <w:rsid w:val="00486DD1"/>
    <w:rsid w:val="00486EDA"/>
    <w:rsid w:val="0048703D"/>
    <w:rsid w:val="004872F8"/>
    <w:rsid w:val="00487304"/>
    <w:rsid w:val="004873C0"/>
    <w:rsid w:val="004873DA"/>
    <w:rsid w:val="00487737"/>
    <w:rsid w:val="004877C3"/>
    <w:rsid w:val="00487861"/>
    <w:rsid w:val="00487B38"/>
    <w:rsid w:val="00487C9A"/>
    <w:rsid w:val="00487D8C"/>
    <w:rsid w:val="004903E8"/>
    <w:rsid w:val="00490421"/>
    <w:rsid w:val="004904FF"/>
    <w:rsid w:val="00490550"/>
    <w:rsid w:val="004905CC"/>
    <w:rsid w:val="004906F5"/>
    <w:rsid w:val="0049072D"/>
    <w:rsid w:val="004907FD"/>
    <w:rsid w:val="00490873"/>
    <w:rsid w:val="0049090C"/>
    <w:rsid w:val="00490AA7"/>
    <w:rsid w:val="00490C4E"/>
    <w:rsid w:val="00490DD0"/>
    <w:rsid w:val="00490E28"/>
    <w:rsid w:val="00490FAC"/>
    <w:rsid w:val="00490FF2"/>
    <w:rsid w:val="00490FF5"/>
    <w:rsid w:val="00491152"/>
    <w:rsid w:val="00491360"/>
    <w:rsid w:val="004914D3"/>
    <w:rsid w:val="004915CE"/>
    <w:rsid w:val="004918B4"/>
    <w:rsid w:val="00491C52"/>
    <w:rsid w:val="00491DAF"/>
    <w:rsid w:val="00491EBF"/>
    <w:rsid w:val="00491F22"/>
    <w:rsid w:val="0049212D"/>
    <w:rsid w:val="004925CD"/>
    <w:rsid w:val="004927D9"/>
    <w:rsid w:val="0049281E"/>
    <w:rsid w:val="0049293B"/>
    <w:rsid w:val="00492B54"/>
    <w:rsid w:val="00492BCD"/>
    <w:rsid w:val="00492C8F"/>
    <w:rsid w:val="00492D1B"/>
    <w:rsid w:val="00492E2B"/>
    <w:rsid w:val="0049309E"/>
    <w:rsid w:val="004930B2"/>
    <w:rsid w:val="004930BC"/>
    <w:rsid w:val="00493121"/>
    <w:rsid w:val="00493155"/>
    <w:rsid w:val="004936C1"/>
    <w:rsid w:val="0049370B"/>
    <w:rsid w:val="00493942"/>
    <w:rsid w:val="00493A07"/>
    <w:rsid w:val="00493A1B"/>
    <w:rsid w:val="00493EDC"/>
    <w:rsid w:val="00493FFE"/>
    <w:rsid w:val="00494279"/>
    <w:rsid w:val="004943E6"/>
    <w:rsid w:val="0049457E"/>
    <w:rsid w:val="0049460C"/>
    <w:rsid w:val="004947EA"/>
    <w:rsid w:val="00494C0C"/>
    <w:rsid w:val="00494D07"/>
    <w:rsid w:val="00494E09"/>
    <w:rsid w:val="00494EC5"/>
    <w:rsid w:val="00494ED8"/>
    <w:rsid w:val="00494FBD"/>
    <w:rsid w:val="00494FC1"/>
    <w:rsid w:val="00494FD1"/>
    <w:rsid w:val="00494FF2"/>
    <w:rsid w:val="0049525C"/>
    <w:rsid w:val="0049537C"/>
    <w:rsid w:val="0049545F"/>
    <w:rsid w:val="004954A0"/>
    <w:rsid w:val="004954F3"/>
    <w:rsid w:val="00495514"/>
    <w:rsid w:val="004959FD"/>
    <w:rsid w:val="00495A98"/>
    <w:rsid w:val="00495AA6"/>
    <w:rsid w:val="00495E59"/>
    <w:rsid w:val="004960BB"/>
    <w:rsid w:val="004961E4"/>
    <w:rsid w:val="00496293"/>
    <w:rsid w:val="00496304"/>
    <w:rsid w:val="0049635B"/>
    <w:rsid w:val="004963DE"/>
    <w:rsid w:val="004965CB"/>
    <w:rsid w:val="004966A8"/>
    <w:rsid w:val="00496754"/>
    <w:rsid w:val="004967FE"/>
    <w:rsid w:val="00496910"/>
    <w:rsid w:val="00496A16"/>
    <w:rsid w:val="00496FA1"/>
    <w:rsid w:val="00496FF8"/>
    <w:rsid w:val="00497148"/>
    <w:rsid w:val="00497374"/>
    <w:rsid w:val="004973CD"/>
    <w:rsid w:val="00497478"/>
    <w:rsid w:val="0049767D"/>
    <w:rsid w:val="004976C9"/>
    <w:rsid w:val="0049796A"/>
    <w:rsid w:val="00497BB7"/>
    <w:rsid w:val="00497D77"/>
    <w:rsid w:val="00497D9A"/>
    <w:rsid w:val="004A0242"/>
    <w:rsid w:val="004A02FE"/>
    <w:rsid w:val="004A0360"/>
    <w:rsid w:val="004A0953"/>
    <w:rsid w:val="004A09A8"/>
    <w:rsid w:val="004A09A9"/>
    <w:rsid w:val="004A0BE5"/>
    <w:rsid w:val="004A0C6E"/>
    <w:rsid w:val="004A0DE6"/>
    <w:rsid w:val="004A0ECA"/>
    <w:rsid w:val="004A0FD0"/>
    <w:rsid w:val="004A117A"/>
    <w:rsid w:val="004A11B2"/>
    <w:rsid w:val="004A1342"/>
    <w:rsid w:val="004A13BF"/>
    <w:rsid w:val="004A13D7"/>
    <w:rsid w:val="004A1430"/>
    <w:rsid w:val="004A14F7"/>
    <w:rsid w:val="004A15EF"/>
    <w:rsid w:val="004A1903"/>
    <w:rsid w:val="004A1A6B"/>
    <w:rsid w:val="004A1BC7"/>
    <w:rsid w:val="004A1BFA"/>
    <w:rsid w:val="004A1CFD"/>
    <w:rsid w:val="004A205F"/>
    <w:rsid w:val="004A20C3"/>
    <w:rsid w:val="004A221A"/>
    <w:rsid w:val="004A2626"/>
    <w:rsid w:val="004A282D"/>
    <w:rsid w:val="004A2866"/>
    <w:rsid w:val="004A2CC7"/>
    <w:rsid w:val="004A2F01"/>
    <w:rsid w:val="004A2F21"/>
    <w:rsid w:val="004A2F94"/>
    <w:rsid w:val="004A2FEF"/>
    <w:rsid w:val="004A3072"/>
    <w:rsid w:val="004A30C6"/>
    <w:rsid w:val="004A33B8"/>
    <w:rsid w:val="004A34DA"/>
    <w:rsid w:val="004A36C7"/>
    <w:rsid w:val="004A3700"/>
    <w:rsid w:val="004A37C0"/>
    <w:rsid w:val="004A3887"/>
    <w:rsid w:val="004A3895"/>
    <w:rsid w:val="004A3AAC"/>
    <w:rsid w:val="004A3B94"/>
    <w:rsid w:val="004A3BAB"/>
    <w:rsid w:val="004A3E2E"/>
    <w:rsid w:val="004A3EDB"/>
    <w:rsid w:val="004A3FBF"/>
    <w:rsid w:val="004A410D"/>
    <w:rsid w:val="004A43BB"/>
    <w:rsid w:val="004A460E"/>
    <w:rsid w:val="004A4713"/>
    <w:rsid w:val="004A4789"/>
    <w:rsid w:val="004A47AD"/>
    <w:rsid w:val="004A4812"/>
    <w:rsid w:val="004A4853"/>
    <w:rsid w:val="004A499C"/>
    <w:rsid w:val="004A4AE8"/>
    <w:rsid w:val="004A4C66"/>
    <w:rsid w:val="004A5243"/>
    <w:rsid w:val="004A525F"/>
    <w:rsid w:val="004A5329"/>
    <w:rsid w:val="004A535D"/>
    <w:rsid w:val="004A545F"/>
    <w:rsid w:val="004A5588"/>
    <w:rsid w:val="004A5597"/>
    <w:rsid w:val="004A55B1"/>
    <w:rsid w:val="004A588F"/>
    <w:rsid w:val="004A59FD"/>
    <w:rsid w:val="004A5A85"/>
    <w:rsid w:val="004A5B11"/>
    <w:rsid w:val="004A5C97"/>
    <w:rsid w:val="004A5E16"/>
    <w:rsid w:val="004A612E"/>
    <w:rsid w:val="004A613F"/>
    <w:rsid w:val="004A6233"/>
    <w:rsid w:val="004A6238"/>
    <w:rsid w:val="004A631C"/>
    <w:rsid w:val="004A6397"/>
    <w:rsid w:val="004A64C0"/>
    <w:rsid w:val="004A64D4"/>
    <w:rsid w:val="004A6520"/>
    <w:rsid w:val="004A66FD"/>
    <w:rsid w:val="004A674B"/>
    <w:rsid w:val="004A6859"/>
    <w:rsid w:val="004A6A8F"/>
    <w:rsid w:val="004A6A96"/>
    <w:rsid w:val="004A6C27"/>
    <w:rsid w:val="004A6DA2"/>
    <w:rsid w:val="004A7139"/>
    <w:rsid w:val="004A72C1"/>
    <w:rsid w:val="004A7382"/>
    <w:rsid w:val="004A73D4"/>
    <w:rsid w:val="004A760A"/>
    <w:rsid w:val="004A7685"/>
    <w:rsid w:val="004A7A81"/>
    <w:rsid w:val="004A7BFD"/>
    <w:rsid w:val="004A7EB2"/>
    <w:rsid w:val="004A7F93"/>
    <w:rsid w:val="004B0128"/>
    <w:rsid w:val="004B0211"/>
    <w:rsid w:val="004B02A7"/>
    <w:rsid w:val="004B03E7"/>
    <w:rsid w:val="004B07C8"/>
    <w:rsid w:val="004B080B"/>
    <w:rsid w:val="004B0811"/>
    <w:rsid w:val="004B0ABB"/>
    <w:rsid w:val="004B0B3E"/>
    <w:rsid w:val="004B0C92"/>
    <w:rsid w:val="004B0E19"/>
    <w:rsid w:val="004B0EB4"/>
    <w:rsid w:val="004B0F6E"/>
    <w:rsid w:val="004B10A2"/>
    <w:rsid w:val="004B1175"/>
    <w:rsid w:val="004B1220"/>
    <w:rsid w:val="004B14EB"/>
    <w:rsid w:val="004B151B"/>
    <w:rsid w:val="004B1631"/>
    <w:rsid w:val="004B166A"/>
    <w:rsid w:val="004B16E6"/>
    <w:rsid w:val="004B180C"/>
    <w:rsid w:val="004B188D"/>
    <w:rsid w:val="004B198E"/>
    <w:rsid w:val="004B19DA"/>
    <w:rsid w:val="004B1A56"/>
    <w:rsid w:val="004B1ACD"/>
    <w:rsid w:val="004B1D4F"/>
    <w:rsid w:val="004B1DD4"/>
    <w:rsid w:val="004B1EF2"/>
    <w:rsid w:val="004B2001"/>
    <w:rsid w:val="004B2138"/>
    <w:rsid w:val="004B23C4"/>
    <w:rsid w:val="004B23DB"/>
    <w:rsid w:val="004B2642"/>
    <w:rsid w:val="004B294A"/>
    <w:rsid w:val="004B2993"/>
    <w:rsid w:val="004B29EF"/>
    <w:rsid w:val="004B2B17"/>
    <w:rsid w:val="004B2B99"/>
    <w:rsid w:val="004B2BC6"/>
    <w:rsid w:val="004B2BE3"/>
    <w:rsid w:val="004B2C95"/>
    <w:rsid w:val="004B2EA5"/>
    <w:rsid w:val="004B2FD2"/>
    <w:rsid w:val="004B3094"/>
    <w:rsid w:val="004B316A"/>
    <w:rsid w:val="004B3379"/>
    <w:rsid w:val="004B34F8"/>
    <w:rsid w:val="004B35E0"/>
    <w:rsid w:val="004B3677"/>
    <w:rsid w:val="004B379F"/>
    <w:rsid w:val="004B37E4"/>
    <w:rsid w:val="004B3829"/>
    <w:rsid w:val="004B388C"/>
    <w:rsid w:val="004B39B1"/>
    <w:rsid w:val="004B39F9"/>
    <w:rsid w:val="004B3B07"/>
    <w:rsid w:val="004B3E16"/>
    <w:rsid w:val="004B3E66"/>
    <w:rsid w:val="004B413E"/>
    <w:rsid w:val="004B4247"/>
    <w:rsid w:val="004B4248"/>
    <w:rsid w:val="004B450B"/>
    <w:rsid w:val="004B453A"/>
    <w:rsid w:val="004B453E"/>
    <w:rsid w:val="004B45CF"/>
    <w:rsid w:val="004B4793"/>
    <w:rsid w:val="004B4A2B"/>
    <w:rsid w:val="004B4B50"/>
    <w:rsid w:val="004B4C82"/>
    <w:rsid w:val="004B4D4B"/>
    <w:rsid w:val="004B4D7B"/>
    <w:rsid w:val="004B4DA3"/>
    <w:rsid w:val="004B4EAB"/>
    <w:rsid w:val="004B4FBD"/>
    <w:rsid w:val="004B533A"/>
    <w:rsid w:val="004B5396"/>
    <w:rsid w:val="004B543C"/>
    <w:rsid w:val="004B5577"/>
    <w:rsid w:val="004B5655"/>
    <w:rsid w:val="004B5683"/>
    <w:rsid w:val="004B57DC"/>
    <w:rsid w:val="004B57E6"/>
    <w:rsid w:val="004B5875"/>
    <w:rsid w:val="004B58AC"/>
    <w:rsid w:val="004B5A0D"/>
    <w:rsid w:val="004B5B31"/>
    <w:rsid w:val="004B5CCA"/>
    <w:rsid w:val="004B5E19"/>
    <w:rsid w:val="004B5EFA"/>
    <w:rsid w:val="004B5F29"/>
    <w:rsid w:val="004B5FCE"/>
    <w:rsid w:val="004B6036"/>
    <w:rsid w:val="004B6037"/>
    <w:rsid w:val="004B6094"/>
    <w:rsid w:val="004B61A8"/>
    <w:rsid w:val="004B6321"/>
    <w:rsid w:val="004B6336"/>
    <w:rsid w:val="004B6387"/>
    <w:rsid w:val="004B63E6"/>
    <w:rsid w:val="004B6738"/>
    <w:rsid w:val="004B6804"/>
    <w:rsid w:val="004B68CE"/>
    <w:rsid w:val="004B698E"/>
    <w:rsid w:val="004B69B5"/>
    <w:rsid w:val="004B6B25"/>
    <w:rsid w:val="004B6DE7"/>
    <w:rsid w:val="004B6E03"/>
    <w:rsid w:val="004B6E23"/>
    <w:rsid w:val="004B70D6"/>
    <w:rsid w:val="004B713B"/>
    <w:rsid w:val="004B71FD"/>
    <w:rsid w:val="004B7296"/>
    <w:rsid w:val="004B7315"/>
    <w:rsid w:val="004B7336"/>
    <w:rsid w:val="004B73D9"/>
    <w:rsid w:val="004B7412"/>
    <w:rsid w:val="004B7413"/>
    <w:rsid w:val="004B7432"/>
    <w:rsid w:val="004B748E"/>
    <w:rsid w:val="004B75C5"/>
    <w:rsid w:val="004B7637"/>
    <w:rsid w:val="004B786C"/>
    <w:rsid w:val="004B7886"/>
    <w:rsid w:val="004B78F8"/>
    <w:rsid w:val="004B7983"/>
    <w:rsid w:val="004B7A42"/>
    <w:rsid w:val="004B7AAE"/>
    <w:rsid w:val="004B7B28"/>
    <w:rsid w:val="004B7C61"/>
    <w:rsid w:val="004B7D17"/>
    <w:rsid w:val="004B7D77"/>
    <w:rsid w:val="004B7E7A"/>
    <w:rsid w:val="004B7F89"/>
    <w:rsid w:val="004C0081"/>
    <w:rsid w:val="004C0112"/>
    <w:rsid w:val="004C0321"/>
    <w:rsid w:val="004C0415"/>
    <w:rsid w:val="004C0417"/>
    <w:rsid w:val="004C083A"/>
    <w:rsid w:val="004C0A1D"/>
    <w:rsid w:val="004C0E06"/>
    <w:rsid w:val="004C0EEF"/>
    <w:rsid w:val="004C108E"/>
    <w:rsid w:val="004C110D"/>
    <w:rsid w:val="004C123F"/>
    <w:rsid w:val="004C126F"/>
    <w:rsid w:val="004C143E"/>
    <w:rsid w:val="004C14BF"/>
    <w:rsid w:val="004C1585"/>
    <w:rsid w:val="004C19AF"/>
    <w:rsid w:val="004C19DE"/>
    <w:rsid w:val="004C1A43"/>
    <w:rsid w:val="004C1A5E"/>
    <w:rsid w:val="004C1BE3"/>
    <w:rsid w:val="004C1C57"/>
    <w:rsid w:val="004C1CAA"/>
    <w:rsid w:val="004C1DE7"/>
    <w:rsid w:val="004C2044"/>
    <w:rsid w:val="004C2970"/>
    <w:rsid w:val="004C297E"/>
    <w:rsid w:val="004C2A0F"/>
    <w:rsid w:val="004C2BA0"/>
    <w:rsid w:val="004C2BBB"/>
    <w:rsid w:val="004C2BC5"/>
    <w:rsid w:val="004C2BC6"/>
    <w:rsid w:val="004C2E24"/>
    <w:rsid w:val="004C2E40"/>
    <w:rsid w:val="004C2E52"/>
    <w:rsid w:val="004C2FC2"/>
    <w:rsid w:val="004C30D6"/>
    <w:rsid w:val="004C316B"/>
    <w:rsid w:val="004C31B8"/>
    <w:rsid w:val="004C320D"/>
    <w:rsid w:val="004C32B1"/>
    <w:rsid w:val="004C3599"/>
    <w:rsid w:val="004C35C4"/>
    <w:rsid w:val="004C3735"/>
    <w:rsid w:val="004C37D3"/>
    <w:rsid w:val="004C3BEA"/>
    <w:rsid w:val="004C3D76"/>
    <w:rsid w:val="004C3D8D"/>
    <w:rsid w:val="004C3DBD"/>
    <w:rsid w:val="004C3F5D"/>
    <w:rsid w:val="004C413E"/>
    <w:rsid w:val="004C415C"/>
    <w:rsid w:val="004C43F6"/>
    <w:rsid w:val="004C440A"/>
    <w:rsid w:val="004C44C1"/>
    <w:rsid w:val="004C456D"/>
    <w:rsid w:val="004C468C"/>
    <w:rsid w:val="004C4891"/>
    <w:rsid w:val="004C4A5F"/>
    <w:rsid w:val="004C4B4C"/>
    <w:rsid w:val="004C4E5E"/>
    <w:rsid w:val="004C4F44"/>
    <w:rsid w:val="004C4F71"/>
    <w:rsid w:val="004C4F90"/>
    <w:rsid w:val="004C5246"/>
    <w:rsid w:val="004C52CA"/>
    <w:rsid w:val="004C5307"/>
    <w:rsid w:val="004C5519"/>
    <w:rsid w:val="004C5780"/>
    <w:rsid w:val="004C57E8"/>
    <w:rsid w:val="004C5AA7"/>
    <w:rsid w:val="004C5B6F"/>
    <w:rsid w:val="004C5CC5"/>
    <w:rsid w:val="004C61E5"/>
    <w:rsid w:val="004C6231"/>
    <w:rsid w:val="004C6397"/>
    <w:rsid w:val="004C658F"/>
    <w:rsid w:val="004C660F"/>
    <w:rsid w:val="004C67E1"/>
    <w:rsid w:val="004C67EE"/>
    <w:rsid w:val="004C6AAF"/>
    <w:rsid w:val="004C6AF6"/>
    <w:rsid w:val="004C6D0B"/>
    <w:rsid w:val="004C6EB8"/>
    <w:rsid w:val="004C6F80"/>
    <w:rsid w:val="004C6FE3"/>
    <w:rsid w:val="004C74A0"/>
    <w:rsid w:val="004C784D"/>
    <w:rsid w:val="004C79BA"/>
    <w:rsid w:val="004C7B63"/>
    <w:rsid w:val="004C7C30"/>
    <w:rsid w:val="004C7D87"/>
    <w:rsid w:val="004C7F5A"/>
    <w:rsid w:val="004C7FC6"/>
    <w:rsid w:val="004D00B5"/>
    <w:rsid w:val="004D01AE"/>
    <w:rsid w:val="004D034D"/>
    <w:rsid w:val="004D050A"/>
    <w:rsid w:val="004D06BB"/>
    <w:rsid w:val="004D0960"/>
    <w:rsid w:val="004D0CD2"/>
    <w:rsid w:val="004D0D60"/>
    <w:rsid w:val="004D0E36"/>
    <w:rsid w:val="004D1159"/>
    <w:rsid w:val="004D14AB"/>
    <w:rsid w:val="004D16FB"/>
    <w:rsid w:val="004D186F"/>
    <w:rsid w:val="004D1912"/>
    <w:rsid w:val="004D1990"/>
    <w:rsid w:val="004D1B6F"/>
    <w:rsid w:val="004D1B8D"/>
    <w:rsid w:val="004D1C66"/>
    <w:rsid w:val="004D1CF3"/>
    <w:rsid w:val="004D1E14"/>
    <w:rsid w:val="004D2046"/>
    <w:rsid w:val="004D2233"/>
    <w:rsid w:val="004D237B"/>
    <w:rsid w:val="004D2653"/>
    <w:rsid w:val="004D26EE"/>
    <w:rsid w:val="004D294F"/>
    <w:rsid w:val="004D2A8A"/>
    <w:rsid w:val="004D2AA2"/>
    <w:rsid w:val="004D2D29"/>
    <w:rsid w:val="004D2ED3"/>
    <w:rsid w:val="004D2F8C"/>
    <w:rsid w:val="004D2FE6"/>
    <w:rsid w:val="004D336F"/>
    <w:rsid w:val="004D35FF"/>
    <w:rsid w:val="004D3853"/>
    <w:rsid w:val="004D3A31"/>
    <w:rsid w:val="004D3FF9"/>
    <w:rsid w:val="004D400F"/>
    <w:rsid w:val="004D4075"/>
    <w:rsid w:val="004D4082"/>
    <w:rsid w:val="004D4401"/>
    <w:rsid w:val="004D4669"/>
    <w:rsid w:val="004D4848"/>
    <w:rsid w:val="004D487B"/>
    <w:rsid w:val="004D4C2D"/>
    <w:rsid w:val="004D4CEC"/>
    <w:rsid w:val="004D4D14"/>
    <w:rsid w:val="004D4D27"/>
    <w:rsid w:val="004D4E50"/>
    <w:rsid w:val="004D4F0D"/>
    <w:rsid w:val="004D5187"/>
    <w:rsid w:val="004D545A"/>
    <w:rsid w:val="004D5517"/>
    <w:rsid w:val="004D5A0F"/>
    <w:rsid w:val="004D5B71"/>
    <w:rsid w:val="004D5C55"/>
    <w:rsid w:val="004D5D90"/>
    <w:rsid w:val="004D5E21"/>
    <w:rsid w:val="004D5E79"/>
    <w:rsid w:val="004D5EAC"/>
    <w:rsid w:val="004D5F33"/>
    <w:rsid w:val="004D618C"/>
    <w:rsid w:val="004D61E0"/>
    <w:rsid w:val="004D6273"/>
    <w:rsid w:val="004D6660"/>
    <w:rsid w:val="004D691B"/>
    <w:rsid w:val="004D695C"/>
    <w:rsid w:val="004D69D3"/>
    <w:rsid w:val="004D6A2A"/>
    <w:rsid w:val="004D6CEC"/>
    <w:rsid w:val="004D6D2A"/>
    <w:rsid w:val="004D6D39"/>
    <w:rsid w:val="004D6D58"/>
    <w:rsid w:val="004D6E0B"/>
    <w:rsid w:val="004D6E51"/>
    <w:rsid w:val="004D6F34"/>
    <w:rsid w:val="004D70B7"/>
    <w:rsid w:val="004D71D3"/>
    <w:rsid w:val="004D7465"/>
    <w:rsid w:val="004D759F"/>
    <w:rsid w:val="004D75C7"/>
    <w:rsid w:val="004D7652"/>
    <w:rsid w:val="004D770D"/>
    <w:rsid w:val="004D771C"/>
    <w:rsid w:val="004D778A"/>
    <w:rsid w:val="004D7B0B"/>
    <w:rsid w:val="004E0268"/>
    <w:rsid w:val="004E028A"/>
    <w:rsid w:val="004E02AE"/>
    <w:rsid w:val="004E0538"/>
    <w:rsid w:val="004E05A3"/>
    <w:rsid w:val="004E05DC"/>
    <w:rsid w:val="004E06FF"/>
    <w:rsid w:val="004E0738"/>
    <w:rsid w:val="004E0947"/>
    <w:rsid w:val="004E0A59"/>
    <w:rsid w:val="004E0AAB"/>
    <w:rsid w:val="004E0B12"/>
    <w:rsid w:val="004E0B56"/>
    <w:rsid w:val="004E0C2D"/>
    <w:rsid w:val="004E0D97"/>
    <w:rsid w:val="004E0DB6"/>
    <w:rsid w:val="004E0E82"/>
    <w:rsid w:val="004E0FA9"/>
    <w:rsid w:val="004E1067"/>
    <w:rsid w:val="004E1143"/>
    <w:rsid w:val="004E1360"/>
    <w:rsid w:val="004E13C5"/>
    <w:rsid w:val="004E1733"/>
    <w:rsid w:val="004E18B3"/>
    <w:rsid w:val="004E18DA"/>
    <w:rsid w:val="004E1916"/>
    <w:rsid w:val="004E1B98"/>
    <w:rsid w:val="004E1C9D"/>
    <w:rsid w:val="004E1CEE"/>
    <w:rsid w:val="004E1E77"/>
    <w:rsid w:val="004E1F2E"/>
    <w:rsid w:val="004E2083"/>
    <w:rsid w:val="004E20CE"/>
    <w:rsid w:val="004E21B5"/>
    <w:rsid w:val="004E254D"/>
    <w:rsid w:val="004E2A18"/>
    <w:rsid w:val="004E2B18"/>
    <w:rsid w:val="004E2B44"/>
    <w:rsid w:val="004E2BEA"/>
    <w:rsid w:val="004E2D11"/>
    <w:rsid w:val="004E2E4A"/>
    <w:rsid w:val="004E2E8A"/>
    <w:rsid w:val="004E349A"/>
    <w:rsid w:val="004E35F4"/>
    <w:rsid w:val="004E364E"/>
    <w:rsid w:val="004E365D"/>
    <w:rsid w:val="004E37FD"/>
    <w:rsid w:val="004E3972"/>
    <w:rsid w:val="004E3B48"/>
    <w:rsid w:val="004E3D86"/>
    <w:rsid w:val="004E3DB8"/>
    <w:rsid w:val="004E3DEA"/>
    <w:rsid w:val="004E400F"/>
    <w:rsid w:val="004E4137"/>
    <w:rsid w:val="004E426C"/>
    <w:rsid w:val="004E4331"/>
    <w:rsid w:val="004E43BF"/>
    <w:rsid w:val="004E4460"/>
    <w:rsid w:val="004E459B"/>
    <w:rsid w:val="004E475A"/>
    <w:rsid w:val="004E478A"/>
    <w:rsid w:val="004E47AC"/>
    <w:rsid w:val="004E489B"/>
    <w:rsid w:val="004E48B2"/>
    <w:rsid w:val="004E4BAA"/>
    <w:rsid w:val="004E4CE7"/>
    <w:rsid w:val="004E4E52"/>
    <w:rsid w:val="004E5079"/>
    <w:rsid w:val="004E518E"/>
    <w:rsid w:val="004E5358"/>
    <w:rsid w:val="004E535F"/>
    <w:rsid w:val="004E5607"/>
    <w:rsid w:val="004E5942"/>
    <w:rsid w:val="004E5A1F"/>
    <w:rsid w:val="004E5A34"/>
    <w:rsid w:val="004E6099"/>
    <w:rsid w:val="004E62F9"/>
    <w:rsid w:val="004E64E0"/>
    <w:rsid w:val="004E650B"/>
    <w:rsid w:val="004E66FD"/>
    <w:rsid w:val="004E6908"/>
    <w:rsid w:val="004E6984"/>
    <w:rsid w:val="004E6A06"/>
    <w:rsid w:val="004E6B76"/>
    <w:rsid w:val="004E6D2B"/>
    <w:rsid w:val="004E6E06"/>
    <w:rsid w:val="004E6EC7"/>
    <w:rsid w:val="004E7130"/>
    <w:rsid w:val="004E71CF"/>
    <w:rsid w:val="004E721A"/>
    <w:rsid w:val="004E7519"/>
    <w:rsid w:val="004E776A"/>
    <w:rsid w:val="004E78E7"/>
    <w:rsid w:val="004E79E1"/>
    <w:rsid w:val="004E7A38"/>
    <w:rsid w:val="004E7A9F"/>
    <w:rsid w:val="004E7B1F"/>
    <w:rsid w:val="004E7BAE"/>
    <w:rsid w:val="004E7CA3"/>
    <w:rsid w:val="004E7CD8"/>
    <w:rsid w:val="004E7F12"/>
    <w:rsid w:val="004E7F5B"/>
    <w:rsid w:val="004F0369"/>
    <w:rsid w:val="004F05CF"/>
    <w:rsid w:val="004F05D8"/>
    <w:rsid w:val="004F0A2D"/>
    <w:rsid w:val="004F0B15"/>
    <w:rsid w:val="004F0B42"/>
    <w:rsid w:val="004F0E1E"/>
    <w:rsid w:val="004F0E4E"/>
    <w:rsid w:val="004F0F7D"/>
    <w:rsid w:val="004F1006"/>
    <w:rsid w:val="004F1164"/>
    <w:rsid w:val="004F1239"/>
    <w:rsid w:val="004F12B3"/>
    <w:rsid w:val="004F1327"/>
    <w:rsid w:val="004F13C6"/>
    <w:rsid w:val="004F15B7"/>
    <w:rsid w:val="004F168C"/>
    <w:rsid w:val="004F1690"/>
    <w:rsid w:val="004F16E8"/>
    <w:rsid w:val="004F1737"/>
    <w:rsid w:val="004F182E"/>
    <w:rsid w:val="004F18EF"/>
    <w:rsid w:val="004F194E"/>
    <w:rsid w:val="004F196B"/>
    <w:rsid w:val="004F199D"/>
    <w:rsid w:val="004F1AB9"/>
    <w:rsid w:val="004F1C52"/>
    <w:rsid w:val="004F1DD6"/>
    <w:rsid w:val="004F1DDB"/>
    <w:rsid w:val="004F1E48"/>
    <w:rsid w:val="004F1E52"/>
    <w:rsid w:val="004F1F1B"/>
    <w:rsid w:val="004F1F35"/>
    <w:rsid w:val="004F1FBE"/>
    <w:rsid w:val="004F215D"/>
    <w:rsid w:val="004F21FE"/>
    <w:rsid w:val="004F2217"/>
    <w:rsid w:val="004F224B"/>
    <w:rsid w:val="004F2281"/>
    <w:rsid w:val="004F2479"/>
    <w:rsid w:val="004F2958"/>
    <w:rsid w:val="004F2AAA"/>
    <w:rsid w:val="004F2AC3"/>
    <w:rsid w:val="004F2C0B"/>
    <w:rsid w:val="004F3044"/>
    <w:rsid w:val="004F3220"/>
    <w:rsid w:val="004F32E3"/>
    <w:rsid w:val="004F3588"/>
    <w:rsid w:val="004F376F"/>
    <w:rsid w:val="004F37F1"/>
    <w:rsid w:val="004F37FA"/>
    <w:rsid w:val="004F3A34"/>
    <w:rsid w:val="004F3EFD"/>
    <w:rsid w:val="004F3F02"/>
    <w:rsid w:val="004F3FDA"/>
    <w:rsid w:val="004F4280"/>
    <w:rsid w:val="004F42EE"/>
    <w:rsid w:val="004F4343"/>
    <w:rsid w:val="004F43B3"/>
    <w:rsid w:val="004F45C5"/>
    <w:rsid w:val="004F4784"/>
    <w:rsid w:val="004F47BD"/>
    <w:rsid w:val="004F4872"/>
    <w:rsid w:val="004F498F"/>
    <w:rsid w:val="004F4A29"/>
    <w:rsid w:val="004F4B93"/>
    <w:rsid w:val="004F4C83"/>
    <w:rsid w:val="004F4CD9"/>
    <w:rsid w:val="004F4D2F"/>
    <w:rsid w:val="004F4EF9"/>
    <w:rsid w:val="004F4FB0"/>
    <w:rsid w:val="004F4FD4"/>
    <w:rsid w:val="004F533B"/>
    <w:rsid w:val="004F541A"/>
    <w:rsid w:val="004F55D9"/>
    <w:rsid w:val="004F5682"/>
    <w:rsid w:val="004F5810"/>
    <w:rsid w:val="004F5974"/>
    <w:rsid w:val="004F5D0A"/>
    <w:rsid w:val="004F5DA7"/>
    <w:rsid w:val="004F5E2E"/>
    <w:rsid w:val="004F5E5C"/>
    <w:rsid w:val="004F5F02"/>
    <w:rsid w:val="004F5F7F"/>
    <w:rsid w:val="004F5FCF"/>
    <w:rsid w:val="004F6134"/>
    <w:rsid w:val="004F616A"/>
    <w:rsid w:val="004F61FE"/>
    <w:rsid w:val="004F625A"/>
    <w:rsid w:val="004F62E1"/>
    <w:rsid w:val="004F6472"/>
    <w:rsid w:val="004F6523"/>
    <w:rsid w:val="004F6555"/>
    <w:rsid w:val="004F65BE"/>
    <w:rsid w:val="004F6BF5"/>
    <w:rsid w:val="004F6D92"/>
    <w:rsid w:val="004F6FAE"/>
    <w:rsid w:val="004F6FBD"/>
    <w:rsid w:val="004F7018"/>
    <w:rsid w:val="004F71CF"/>
    <w:rsid w:val="004F756F"/>
    <w:rsid w:val="004F7C22"/>
    <w:rsid w:val="004F7C60"/>
    <w:rsid w:val="004F7C62"/>
    <w:rsid w:val="004F7D0D"/>
    <w:rsid w:val="00500010"/>
    <w:rsid w:val="00500222"/>
    <w:rsid w:val="00500265"/>
    <w:rsid w:val="0050041E"/>
    <w:rsid w:val="00500604"/>
    <w:rsid w:val="0050072F"/>
    <w:rsid w:val="0050077C"/>
    <w:rsid w:val="00500A35"/>
    <w:rsid w:val="00500B25"/>
    <w:rsid w:val="00500BA4"/>
    <w:rsid w:val="0050108A"/>
    <w:rsid w:val="005010A3"/>
    <w:rsid w:val="005010D1"/>
    <w:rsid w:val="00501661"/>
    <w:rsid w:val="00501995"/>
    <w:rsid w:val="00501A22"/>
    <w:rsid w:val="00501A84"/>
    <w:rsid w:val="00501B46"/>
    <w:rsid w:val="00501D41"/>
    <w:rsid w:val="00501E62"/>
    <w:rsid w:val="00501F05"/>
    <w:rsid w:val="005020A4"/>
    <w:rsid w:val="00502674"/>
    <w:rsid w:val="00502693"/>
    <w:rsid w:val="0050275E"/>
    <w:rsid w:val="00502805"/>
    <w:rsid w:val="0050286C"/>
    <w:rsid w:val="00502C84"/>
    <w:rsid w:val="00502C8A"/>
    <w:rsid w:val="00502D40"/>
    <w:rsid w:val="00502E13"/>
    <w:rsid w:val="00502FF3"/>
    <w:rsid w:val="0050305F"/>
    <w:rsid w:val="005030B9"/>
    <w:rsid w:val="00503161"/>
    <w:rsid w:val="00503201"/>
    <w:rsid w:val="00503261"/>
    <w:rsid w:val="00503276"/>
    <w:rsid w:val="005034A7"/>
    <w:rsid w:val="0050350E"/>
    <w:rsid w:val="00503514"/>
    <w:rsid w:val="00503690"/>
    <w:rsid w:val="005037DA"/>
    <w:rsid w:val="00503958"/>
    <w:rsid w:val="005039FB"/>
    <w:rsid w:val="00503B87"/>
    <w:rsid w:val="00503BA1"/>
    <w:rsid w:val="00503BA3"/>
    <w:rsid w:val="00503C26"/>
    <w:rsid w:val="00503C7A"/>
    <w:rsid w:val="00503E18"/>
    <w:rsid w:val="00503EBA"/>
    <w:rsid w:val="00503F28"/>
    <w:rsid w:val="00503F3B"/>
    <w:rsid w:val="00503F5E"/>
    <w:rsid w:val="0050413D"/>
    <w:rsid w:val="005043B7"/>
    <w:rsid w:val="0050443E"/>
    <w:rsid w:val="00504522"/>
    <w:rsid w:val="0050456A"/>
    <w:rsid w:val="00504803"/>
    <w:rsid w:val="00504B87"/>
    <w:rsid w:val="00504DE0"/>
    <w:rsid w:val="00504E49"/>
    <w:rsid w:val="00504E4F"/>
    <w:rsid w:val="00505483"/>
    <w:rsid w:val="00505571"/>
    <w:rsid w:val="005059FC"/>
    <w:rsid w:val="00505AB4"/>
    <w:rsid w:val="00505AB5"/>
    <w:rsid w:val="00505B2C"/>
    <w:rsid w:val="00505B95"/>
    <w:rsid w:val="00505D0C"/>
    <w:rsid w:val="00505FB0"/>
    <w:rsid w:val="00506270"/>
    <w:rsid w:val="005062E0"/>
    <w:rsid w:val="00506302"/>
    <w:rsid w:val="0050634D"/>
    <w:rsid w:val="0050675E"/>
    <w:rsid w:val="00506851"/>
    <w:rsid w:val="0050698B"/>
    <w:rsid w:val="00506C8F"/>
    <w:rsid w:val="00506C97"/>
    <w:rsid w:val="00506E46"/>
    <w:rsid w:val="005074AD"/>
    <w:rsid w:val="005076E9"/>
    <w:rsid w:val="005079F6"/>
    <w:rsid w:val="00507A56"/>
    <w:rsid w:val="00507BB5"/>
    <w:rsid w:val="00507D5C"/>
    <w:rsid w:val="00507F93"/>
    <w:rsid w:val="005100EA"/>
    <w:rsid w:val="0051019A"/>
    <w:rsid w:val="005101D0"/>
    <w:rsid w:val="00510367"/>
    <w:rsid w:val="005103B4"/>
    <w:rsid w:val="00510440"/>
    <w:rsid w:val="005108BB"/>
    <w:rsid w:val="005108C0"/>
    <w:rsid w:val="00510990"/>
    <w:rsid w:val="005109CE"/>
    <w:rsid w:val="00510A20"/>
    <w:rsid w:val="00510AB6"/>
    <w:rsid w:val="00510B55"/>
    <w:rsid w:val="00510BDF"/>
    <w:rsid w:val="00510CBA"/>
    <w:rsid w:val="00511115"/>
    <w:rsid w:val="00511210"/>
    <w:rsid w:val="00511401"/>
    <w:rsid w:val="00511526"/>
    <w:rsid w:val="0051166F"/>
    <w:rsid w:val="00511758"/>
    <w:rsid w:val="005117CD"/>
    <w:rsid w:val="00511ADB"/>
    <w:rsid w:val="00511D0D"/>
    <w:rsid w:val="00511F10"/>
    <w:rsid w:val="0051218A"/>
    <w:rsid w:val="005122C8"/>
    <w:rsid w:val="005123A2"/>
    <w:rsid w:val="00512418"/>
    <w:rsid w:val="0051251C"/>
    <w:rsid w:val="005125DC"/>
    <w:rsid w:val="00512B49"/>
    <w:rsid w:val="00512C1B"/>
    <w:rsid w:val="00512C21"/>
    <w:rsid w:val="00512DA9"/>
    <w:rsid w:val="00512DB7"/>
    <w:rsid w:val="00512EBA"/>
    <w:rsid w:val="00512EE0"/>
    <w:rsid w:val="00512F14"/>
    <w:rsid w:val="00512FB4"/>
    <w:rsid w:val="00513136"/>
    <w:rsid w:val="005134D5"/>
    <w:rsid w:val="00513622"/>
    <w:rsid w:val="00513761"/>
    <w:rsid w:val="005138FB"/>
    <w:rsid w:val="005141A3"/>
    <w:rsid w:val="005143CA"/>
    <w:rsid w:val="005143D2"/>
    <w:rsid w:val="005145FF"/>
    <w:rsid w:val="0051463E"/>
    <w:rsid w:val="00514A00"/>
    <w:rsid w:val="00514A0C"/>
    <w:rsid w:val="00514A88"/>
    <w:rsid w:val="00514B28"/>
    <w:rsid w:val="00514C4D"/>
    <w:rsid w:val="00514D26"/>
    <w:rsid w:val="00514E1C"/>
    <w:rsid w:val="00514ED8"/>
    <w:rsid w:val="00514FAD"/>
    <w:rsid w:val="00514FCE"/>
    <w:rsid w:val="00515568"/>
    <w:rsid w:val="00515672"/>
    <w:rsid w:val="005156FF"/>
    <w:rsid w:val="005157C8"/>
    <w:rsid w:val="00515918"/>
    <w:rsid w:val="005159C9"/>
    <w:rsid w:val="00515C4D"/>
    <w:rsid w:val="00515CDC"/>
    <w:rsid w:val="00515E72"/>
    <w:rsid w:val="00515FC0"/>
    <w:rsid w:val="005163E8"/>
    <w:rsid w:val="005164C8"/>
    <w:rsid w:val="005164D0"/>
    <w:rsid w:val="005164F4"/>
    <w:rsid w:val="005165C4"/>
    <w:rsid w:val="0051685A"/>
    <w:rsid w:val="005168AA"/>
    <w:rsid w:val="0051691E"/>
    <w:rsid w:val="00516A77"/>
    <w:rsid w:val="00516C69"/>
    <w:rsid w:val="00516C97"/>
    <w:rsid w:val="00516E33"/>
    <w:rsid w:val="00516F15"/>
    <w:rsid w:val="005171C4"/>
    <w:rsid w:val="005172F3"/>
    <w:rsid w:val="005173D5"/>
    <w:rsid w:val="005173D6"/>
    <w:rsid w:val="005173E7"/>
    <w:rsid w:val="005173E8"/>
    <w:rsid w:val="005173F0"/>
    <w:rsid w:val="005176D4"/>
    <w:rsid w:val="0051784F"/>
    <w:rsid w:val="005178E8"/>
    <w:rsid w:val="0051792B"/>
    <w:rsid w:val="00517A62"/>
    <w:rsid w:val="00517CB3"/>
    <w:rsid w:val="00517FF3"/>
    <w:rsid w:val="00520292"/>
    <w:rsid w:val="0052037C"/>
    <w:rsid w:val="00520388"/>
    <w:rsid w:val="00520391"/>
    <w:rsid w:val="005204E5"/>
    <w:rsid w:val="00520508"/>
    <w:rsid w:val="00520711"/>
    <w:rsid w:val="005208BB"/>
    <w:rsid w:val="00520B31"/>
    <w:rsid w:val="00520BED"/>
    <w:rsid w:val="00520E69"/>
    <w:rsid w:val="005211B3"/>
    <w:rsid w:val="005211FC"/>
    <w:rsid w:val="005212B7"/>
    <w:rsid w:val="00521427"/>
    <w:rsid w:val="0052157E"/>
    <w:rsid w:val="00521591"/>
    <w:rsid w:val="005217F0"/>
    <w:rsid w:val="005218DB"/>
    <w:rsid w:val="005219F2"/>
    <w:rsid w:val="00521AEC"/>
    <w:rsid w:val="00521B84"/>
    <w:rsid w:val="00521BE5"/>
    <w:rsid w:val="00521ED8"/>
    <w:rsid w:val="00521FB8"/>
    <w:rsid w:val="00522001"/>
    <w:rsid w:val="0052201B"/>
    <w:rsid w:val="005221AB"/>
    <w:rsid w:val="0052240C"/>
    <w:rsid w:val="0052250E"/>
    <w:rsid w:val="0052267C"/>
    <w:rsid w:val="005226D3"/>
    <w:rsid w:val="005226DF"/>
    <w:rsid w:val="005227F1"/>
    <w:rsid w:val="0052297F"/>
    <w:rsid w:val="005229C9"/>
    <w:rsid w:val="00522AD0"/>
    <w:rsid w:val="00522C6F"/>
    <w:rsid w:val="00522D9C"/>
    <w:rsid w:val="00522DD4"/>
    <w:rsid w:val="0052301D"/>
    <w:rsid w:val="0052312F"/>
    <w:rsid w:val="0052323D"/>
    <w:rsid w:val="0052327E"/>
    <w:rsid w:val="00523301"/>
    <w:rsid w:val="005235BA"/>
    <w:rsid w:val="00523683"/>
    <w:rsid w:val="005236BE"/>
    <w:rsid w:val="005239BB"/>
    <w:rsid w:val="00523ACF"/>
    <w:rsid w:val="00523D1C"/>
    <w:rsid w:val="00523D67"/>
    <w:rsid w:val="00523ECA"/>
    <w:rsid w:val="00524161"/>
    <w:rsid w:val="00524524"/>
    <w:rsid w:val="00524704"/>
    <w:rsid w:val="00524794"/>
    <w:rsid w:val="005247A4"/>
    <w:rsid w:val="005248C8"/>
    <w:rsid w:val="005248D1"/>
    <w:rsid w:val="005248DC"/>
    <w:rsid w:val="005249E3"/>
    <w:rsid w:val="00524B95"/>
    <w:rsid w:val="00524BBF"/>
    <w:rsid w:val="00524C18"/>
    <w:rsid w:val="0052527E"/>
    <w:rsid w:val="00525785"/>
    <w:rsid w:val="0052579C"/>
    <w:rsid w:val="005257BC"/>
    <w:rsid w:val="005257F9"/>
    <w:rsid w:val="00525810"/>
    <w:rsid w:val="005258B3"/>
    <w:rsid w:val="005258DA"/>
    <w:rsid w:val="00525AE9"/>
    <w:rsid w:val="00525E16"/>
    <w:rsid w:val="00525EC5"/>
    <w:rsid w:val="00525F6F"/>
    <w:rsid w:val="00525FE4"/>
    <w:rsid w:val="00526011"/>
    <w:rsid w:val="00526019"/>
    <w:rsid w:val="0052603E"/>
    <w:rsid w:val="005261C3"/>
    <w:rsid w:val="005261E8"/>
    <w:rsid w:val="005264B3"/>
    <w:rsid w:val="00526516"/>
    <w:rsid w:val="005265D2"/>
    <w:rsid w:val="00526735"/>
    <w:rsid w:val="005267D0"/>
    <w:rsid w:val="005268F6"/>
    <w:rsid w:val="005269B1"/>
    <w:rsid w:val="00526A0F"/>
    <w:rsid w:val="00526B4A"/>
    <w:rsid w:val="00526C4D"/>
    <w:rsid w:val="00526F85"/>
    <w:rsid w:val="00527024"/>
    <w:rsid w:val="00527030"/>
    <w:rsid w:val="00527161"/>
    <w:rsid w:val="005271AB"/>
    <w:rsid w:val="00527228"/>
    <w:rsid w:val="00527265"/>
    <w:rsid w:val="005274D3"/>
    <w:rsid w:val="00527846"/>
    <w:rsid w:val="005278DF"/>
    <w:rsid w:val="005279F4"/>
    <w:rsid w:val="00527A36"/>
    <w:rsid w:val="00527A94"/>
    <w:rsid w:val="00527BEB"/>
    <w:rsid w:val="00527DA2"/>
    <w:rsid w:val="00527E06"/>
    <w:rsid w:val="00527E84"/>
    <w:rsid w:val="00527FF1"/>
    <w:rsid w:val="00530114"/>
    <w:rsid w:val="00530476"/>
    <w:rsid w:val="00530553"/>
    <w:rsid w:val="005305AA"/>
    <w:rsid w:val="005305BC"/>
    <w:rsid w:val="00530652"/>
    <w:rsid w:val="00530791"/>
    <w:rsid w:val="005308B0"/>
    <w:rsid w:val="005308F8"/>
    <w:rsid w:val="00530A69"/>
    <w:rsid w:val="00530B7D"/>
    <w:rsid w:val="00530BE4"/>
    <w:rsid w:val="00530C2A"/>
    <w:rsid w:val="00530D1C"/>
    <w:rsid w:val="00531206"/>
    <w:rsid w:val="0053129B"/>
    <w:rsid w:val="00531306"/>
    <w:rsid w:val="00531386"/>
    <w:rsid w:val="005313EB"/>
    <w:rsid w:val="0053152E"/>
    <w:rsid w:val="005316A5"/>
    <w:rsid w:val="005317AE"/>
    <w:rsid w:val="00531A6C"/>
    <w:rsid w:val="00531A7D"/>
    <w:rsid w:val="00531C25"/>
    <w:rsid w:val="00531C3B"/>
    <w:rsid w:val="00531EC1"/>
    <w:rsid w:val="00531FAF"/>
    <w:rsid w:val="005321EA"/>
    <w:rsid w:val="00532259"/>
    <w:rsid w:val="0053227F"/>
    <w:rsid w:val="005323D7"/>
    <w:rsid w:val="0053247C"/>
    <w:rsid w:val="0053248E"/>
    <w:rsid w:val="0053269D"/>
    <w:rsid w:val="0053278C"/>
    <w:rsid w:val="00532828"/>
    <w:rsid w:val="00532A14"/>
    <w:rsid w:val="00532B42"/>
    <w:rsid w:val="00532BC8"/>
    <w:rsid w:val="00532C0E"/>
    <w:rsid w:val="00532D1B"/>
    <w:rsid w:val="00532DE6"/>
    <w:rsid w:val="00532E0D"/>
    <w:rsid w:val="005331EF"/>
    <w:rsid w:val="005335BA"/>
    <w:rsid w:val="00533613"/>
    <w:rsid w:val="005336EB"/>
    <w:rsid w:val="00533867"/>
    <w:rsid w:val="00533895"/>
    <w:rsid w:val="005338F7"/>
    <w:rsid w:val="00533B48"/>
    <w:rsid w:val="00533BAD"/>
    <w:rsid w:val="00533CA4"/>
    <w:rsid w:val="00533D50"/>
    <w:rsid w:val="00534336"/>
    <w:rsid w:val="005344D3"/>
    <w:rsid w:val="0053476D"/>
    <w:rsid w:val="00534780"/>
    <w:rsid w:val="005347AD"/>
    <w:rsid w:val="005347EA"/>
    <w:rsid w:val="00534832"/>
    <w:rsid w:val="005348E5"/>
    <w:rsid w:val="00534BCE"/>
    <w:rsid w:val="00534D45"/>
    <w:rsid w:val="00534F19"/>
    <w:rsid w:val="00534F9B"/>
    <w:rsid w:val="00535063"/>
    <w:rsid w:val="0053522E"/>
    <w:rsid w:val="0053524E"/>
    <w:rsid w:val="005352AF"/>
    <w:rsid w:val="00535436"/>
    <w:rsid w:val="0053545B"/>
    <w:rsid w:val="00535465"/>
    <w:rsid w:val="00535482"/>
    <w:rsid w:val="005354D0"/>
    <w:rsid w:val="005358EE"/>
    <w:rsid w:val="00535909"/>
    <w:rsid w:val="00535A87"/>
    <w:rsid w:val="00535ABE"/>
    <w:rsid w:val="00535E81"/>
    <w:rsid w:val="00535FFD"/>
    <w:rsid w:val="005360D7"/>
    <w:rsid w:val="005361D3"/>
    <w:rsid w:val="005361E7"/>
    <w:rsid w:val="00536227"/>
    <w:rsid w:val="005363E9"/>
    <w:rsid w:val="00536410"/>
    <w:rsid w:val="0053658D"/>
    <w:rsid w:val="0053661D"/>
    <w:rsid w:val="00536755"/>
    <w:rsid w:val="005367ED"/>
    <w:rsid w:val="0053683B"/>
    <w:rsid w:val="005369C6"/>
    <w:rsid w:val="00536A7F"/>
    <w:rsid w:val="00536C8E"/>
    <w:rsid w:val="00536CC9"/>
    <w:rsid w:val="00536D64"/>
    <w:rsid w:val="00536E13"/>
    <w:rsid w:val="00536E9E"/>
    <w:rsid w:val="00536F92"/>
    <w:rsid w:val="00536FBF"/>
    <w:rsid w:val="0053706B"/>
    <w:rsid w:val="00537476"/>
    <w:rsid w:val="0053752D"/>
    <w:rsid w:val="00537839"/>
    <w:rsid w:val="005378EA"/>
    <w:rsid w:val="00537AA2"/>
    <w:rsid w:val="00537ABB"/>
    <w:rsid w:val="00537CF3"/>
    <w:rsid w:val="00537D1C"/>
    <w:rsid w:val="00537F72"/>
    <w:rsid w:val="005400F9"/>
    <w:rsid w:val="00540186"/>
    <w:rsid w:val="005403C6"/>
    <w:rsid w:val="005404C2"/>
    <w:rsid w:val="0054056F"/>
    <w:rsid w:val="005407AC"/>
    <w:rsid w:val="00540861"/>
    <w:rsid w:val="005409D6"/>
    <w:rsid w:val="00540EA8"/>
    <w:rsid w:val="00540F86"/>
    <w:rsid w:val="005410C9"/>
    <w:rsid w:val="00541316"/>
    <w:rsid w:val="0054139C"/>
    <w:rsid w:val="0054146F"/>
    <w:rsid w:val="005414C5"/>
    <w:rsid w:val="0054169E"/>
    <w:rsid w:val="005416BB"/>
    <w:rsid w:val="0054174A"/>
    <w:rsid w:val="005417D5"/>
    <w:rsid w:val="00541820"/>
    <w:rsid w:val="00541900"/>
    <w:rsid w:val="00541952"/>
    <w:rsid w:val="00541984"/>
    <w:rsid w:val="00541C56"/>
    <w:rsid w:val="00541CD6"/>
    <w:rsid w:val="00541CEE"/>
    <w:rsid w:val="00541E06"/>
    <w:rsid w:val="00541E84"/>
    <w:rsid w:val="00542001"/>
    <w:rsid w:val="00542008"/>
    <w:rsid w:val="00542259"/>
    <w:rsid w:val="00542261"/>
    <w:rsid w:val="00542522"/>
    <w:rsid w:val="0054252D"/>
    <w:rsid w:val="005427F2"/>
    <w:rsid w:val="00542871"/>
    <w:rsid w:val="00542889"/>
    <w:rsid w:val="005428A3"/>
    <w:rsid w:val="005428CF"/>
    <w:rsid w:val="005429C2"/>
    <w:rsid w:val="00542B5C"/>
    <w:rsid w:val="00542D88"/>
    <w:rsid w:val="00542E2D"/>
    <w:rsid w:val="00542F8A"/>
    <w:rsid w:val="00543139"/>
    <w:rsid w:val="00543165"/>
    <w:rsid w:val="0054334E"/>
    <w:rsid w:val="00543401"/>
    <w:rsid w:val="005435BA"/>
    <w:rsid w:val="00543786"/>
    <w:rsid w:val="005438F2"/>
    <w:rsid w:val="005439DF"/>
    <w:rsid w:val="005439EB"/>
    <w:rsid w:val="00543C87"/>
    <w:rsid w:val="00543E6B"/>
    <w:rsid w:val="00543FFF"/>
    <w:rsid w:val="0054418E"/>
    <w:rsid w:val="005441D1"/>
    <w:rsid w:val="005441E4"/>
    <w:rsid w:val="0054421D"/>
    <w:rsid w:val="005442DF"/>
    <w:rsid w:val="005442F4"/>
    <w:rsid w:val="00544650"/>
    <w:rsid w:val="0054468B"/>
    <w:rsid w:val="0054475D"/>
    <w:rsid w:val="005447A4"/>
    <w:rsid w:val="005447FC"/>
    <w:rsid w:val="005449AA"/>
    <w:rsid w:val="005449FD"/>
    <w:rsid w:val="00544C7F"/>
    <w:rsid w:val="00544D26"/>
    <w:rsid w:val="00544DE3"/>
    <w:rsid w:val="00544F75"/>
    <w:rsid w:val="005451F2"/>
    <w:rsid w:val="00545201"/>
    <w:rsid w:val="0054526A"/>
    <w:rsid w:val="005452FC"/>
    <w:rsid w:val="005453EA"/>
    <w:rsid w:val="00545518"/>
    <w:rsid w:val="005455D7"/>
    <w:rsid w:val="00545611"/>
    <w:rsid w:val="00545761"/>
    <w:rsid w:val="00545966"/>
    <w:rsid w:val="005459BF"/>
    <w:rsid w:val="00545B12"/>
    <w:rsid w:val="00545E4B"/>
    <w:rsid w:val="00545FE8"/>
    <w:rsid w:val="005460FE"/>
    <w:rsid w:val="0054647D"/>
    <w:rsid w:val="00546625"/>
    <w:rsid w:val="00546631"/>
    <w:rsid w:val="00546AD9"/>
    <w:rsid w:val="00546AE4"/>
    <w:rsid w:val="00546AFB"/>
    <w:rsid w:val="00546B0F"/>
    <w:rsid w:val="00546BEB"/>
    <w:rsid w:val="00546D1D"/>
    <w:rsid w:val="00547085"/>
    <w:rsid w:val="005473D1"/>
    <w:rsid w:val="00547607"/>
    <w:rsid w:val="005476A3"/>
    <w:rsid w:val="005476EE"/>
    <w:rsid w:val="0054772F"/>
    <w:rsid w:val="00547818"/>
    <w:rsid w:val="00547861"/>
    <w:rsid w:val="00547A17"/>
    <w:rsid w:val="00547BBF"/>
    <w:rsid w:val="00547F7B"/>
    <w:rsid w:val="00550077"/>
    <w:rsid w:val="005500B6"/>
    <w:rsid w:val="0055036C"/>
    <w:rsid w:val="00550997"/>
    <w:rsid w:val="00550A06"/>
    <w:rsid w:val="00550B76"/>
    <w:rsid w:val="00550BB4"/>
    <w:rsid w:val="00550CE2"/>
    <w:rsid w:val="00550DC1"/>
    <w:rsid w:val="00550DD0"/>
    <w:rsid w:val="00551132"/>
    <w:rsid w:val="00551465"/>
    <w:rsid w:val="00551475"/>
    <w:rsid w:val="00551652"/>
    <w:rsid w:val="0055173A"/>
    <w:rsid w:val="0055183F"/>
    <w:rsid w:val="005519AA"/>
    <w:rsid w:val="00551AB4"/>
    <w:rsid w:val="00551B63"/>
    <w:rsid w:val="00551BF9"/>
    <w:rsid w:val="00551CAD"/>
    <w:rsid w:val="00551D38"/>
    <w:rsid w:val="00551F85"/>
    <w:rsid w:val="005520C4"/>
    <w:rsid w:val="0055228C"/>
    <w:rsid w:val="00552353"/>
    <w:rsid w:val="0055294A"/>
    <w:rsid w:val="005529AB"/>
    <w:rsid w:val="00552BD4"/>
    <w:rsid w:val="00552BFC"/>
    <w:rsid w:val="00552CF5"/>
    <w:rsid w:val="0055307A"/>
    <w:rsid w:val="005530A5"/>
    <w:rsid w:val="00553189"/>
    <w:rsid w:val="005532C3"/>
    <w:rsid w:val="005532FB"/>
    <w:rsid w:val="005533F5"/>
    <w:rsid w:val="005533F9"/>
    <w:rsid w:val="00553429"/>
    <w:rsid w:val="005534A9"/>
    <w:rsid w:val="005535E7"/>
    <w:rsid w:val="005535F3"/>
    <w:rsid w:val="0055376E"/>
    <w:rsid w:val="005537A7"/>
    <w:rsid w:val="00553877"/>
    <w:rsid w:val="0055389A"/>
    <w:rsid w:val="0055396F"/>
    <w:rsid w:val="00553AC1"/>
    <w:rsid w:val="00553C37"/>
    <w:rsid w:val="00553C87"/>
    <w:rsid w:val="00553D02"/>
    <w:rsid w:val="00553E66"/>
    <w:rsid w:val="00553F02"/>
    <w:rsid w:val="00553F5D"/>
    <w:rsid w:val="0055407E"/>
    <w:rsid w:val="005542E7"/>
    <w:rsid w:val="00554377"/>
    <w:rsid w:val="0055439F"/>
    <w:rsid w:val="00554515"/>
    <w:rsid w:val="005545CE"/>
    <w:rsid w:val="0055497C"/>
    <w:rsid w:val="00554A71"/>
    <w:rsid w:val="00554C00"/>
    <w:rsid w:val="00554D1B"/>
    <w:rsid w:val="00555092"/>
    <w:rsid w:val="00555185"/>
    <w:rsid w:val="00555189"/>
    <w:rsid w:val="005554F3"/>
    <w:rsid w:val="00555523"/>
    <w:rsid w:val="00555577"/>
    <w:rsid w:val="0055561A"/>
    <w:rsid w:val="005557B7"/>
    <w:rsid w:val="005557E2"/>
    <w:rsid w:val="005559B3"/>
    <w:rsid w:val="005559B7"/>
    <w:rsid w:val="005559C6"/>
    <w:rsid w:val="005559ED"/>
    <w:rsid w:val="00555D45"/>
    <w:rsid w:val="00555E80"/>
    <w:rsid w:val="00555F1E"/>
    <w:rsid w:val="00556112"/>
    <w:rsid w:val="0055611F"/>
    <w:rsid w:val="00556146"/>
    <w:rsid w:val="0055618C"/>
    <w:rsid w:val="005561FD"/>
    <w:rsid w:val="00556364"/>
    <w:rsid w:val="005564DA"/>
    <w:rsid w:val="005564EE"/>
    <w:rsid w:val="005565B3"/>
    <w:rsid w:val="00556654"/>
    <w:rsid w:val="00556738"/>
    <w:rsid w:val="00556949"/>
    <w:rsid w:val="005569AE"/>
    <w:rsid w:val="00556E1B"/>
    <w:rsid w:val="00557008"/>
    <w:rsid w:val="00557397"/>
    <w:rsid w:val="00557501"/>
    <w:rsid w:val="00557503"/>
    <w:rsid w:val="00557672"/>
    <w:rsid w:val="005576B0"/>
    <w:rsid w:val="005577BD"/>
    <w:rsid w:val="00557827"/>
    <w:rsid w:val="00557C22"/>
    <w:rsid w:val="00557EA5"/>
    <w:rsid w:val="0056008E"/>
    <w:rsid w:val="00560118"/>
    <w:rsid w:val="00560324"/>
    <w:rsid w:val="0056033A"/>
    <w:rsid w:val="0056033C"/>
    <w:rsid w:val="00560373"/>
    <w:rsid w:val="00560452"/>
    <w:rsid w:val="0056098D"/>
    <w:rsid w:val="00560B2B"/>
    <w:rsid w:val="00560BB1"/>
    <w:rsid w:val="00560C4A"/>
    <w:rsid w:val="00560C62"/>
    <w:rsid w:val="00560DC2"/>
    <w:rsid w:val="00560DFB"/>
    <w:rsid w:val="00560ECC"/>
    <w:rsid w:val="005611D0"/>
    <w:rsid w:val="0056135A"/>
    <w:rsid w:val="0056136D"/>
    <w:rsid w:val="00561592"/>
    <w:rsid w:val="00561680"/>
    <w:rsid w:val="0056175B"/>
    <w:rsid w:val="00561827"/>
    <w:rsid w:val="005618F1"/>
    <w:rsid w:val="005619F7"/>
    <w:rsid w:val="00561D46"/>
    <w:rsid w:val="00561D5E"/>
    <w:rsid w:val="00561E10"/>
    <w:rsid w:val="00561ED0"/>
    <w:rsid w:val="00561ED9"/>
    <w:rsid w:val="00561F20"/>
    <w:rsid w:val="00561F47"/>
    <w:rsid w:val="00561F49"/>
    <w:rsid w:val="005620BE"/>
    <w:rsid w:val="005621F8"/>
    <w:rsid w:val="0056222F"/>
    <w:rsid w:val="005622D5"/>
    <w:rsid w:val="005622F7"/>
    <w:rsid w:val="00562325"/>
    <w:rsid w:val="00562438"/>
    <w:rsid w:val="00562496"/>
    <w:rsid w:val="0056277D"/>
    <w:rsid w:val="005628B5"/>
    <w:rsid w:val="005628E3"/>
    <w:rsid w:val="00562A70"/>
    <w:rsid w:val="00562C60"/>
    <w:rsid w:val="00562E5B"/>
    <w:rsid w:val="005630FB"/>
    <w:rsid w:val="00563180"/>
    <w:rsid w:val="005632D1"/>
    <w:rsid w:val="005633F1"/>
    <w:rsid w:val="00563510"/>
    <w:rsid w:val="00563543"/>
    <w:rsid w:val="0056362C"/>
    <w:rsid w:val="00563895"/>
    <w:rsid w:val="00563C07"/>
    <w:rsid w:val="00563F15"/>
    <w:rsid w:val="00563F80"/>
    <w:rsid w:val="005640B7"/>
    <w:rsid w:val="005641F3"/>
    <w:rsid w:val="005641FC"/>
    <w:rsid w:val="00564274"/>
    <w:rsid w:val="0056456F"/>
    <w:rsid w:val="005645D1"/>
    <w:rsid w:val="00564764"/>
    <w:rsid w:val="00564AA8"/>
    <w:rsid w:val="00564C4D"/>
    <w:rsid w:val="00564E6A"/>
    <w:rsid w:val="00564F85"/>
    <w:rsid w:val="0056520E"/>
    <w:rsid w:val="00565291"/>
    <w:rsid w:val="005652EF"/>
    <w:rsid w:val="00565484"/>
    <w:rsid w:val="00565869"/>
    <w:rsid w:val="005658A9"/>
    <w:rsid w:val="00565ACD"/>
    <w:rsid w:val="00565B65"/>
    <w:rsid w:val="00565B8D"/>
    <w:rsid w:val="00565DAC"/>
    <w:rsid w:val="00565E8C"/>
    <w:rsid w:val="00565FF2"/>
    <w:rsid w:val="00566156"/>
    <w:rsid w:val="00566375"/>
    <w:rsid w:val="00566794"/>
    <w:rsid w:val="005669E1"/>
    <w:rsid w:val="00566FA1"/>
    <w:rsid w:val="00567190"/>
    <w:rsid w:val="005672BB"/>
    <w:rsid w:val="005672F4"/>
    <w:rsid w:val="005673F2"/>
    <w:rsid w:val="00567599"/>
    <w:rsid w:val="005676B6"/>
    <w:rsid w:val="00567964"/>
    <w:rsid w:val="00567AEB"/>
    <w:rsid w:val="00567B51"/>
    <w:rsid w:val="00567F79"/>
    <w:rsid w:val="00567F8C"/>
    <w:rsid w:val="00567FC3"/>
    <w:rsid w:val="00570041"/>
    <w:rsid w:val="005701D4"/>
    <w:rsid w:val="0057030A"/>
    <w:rsid w:val="005704DA"/>
    <w:rsid w:val="00570552"/>
    <w:rsid w:val="005705DD"/>
    <w:rsid w:val="00570600"/>
    <w:rsid w:val="0057065A"/>
    <w:rsid w:val="0057093D"/>
    <w:rsid w:val="00570A24"/>
    <w:rsid w:val="00570BA6"/>
    <w:rsid w:val="00571053"/>
    <w:rsid w:val="0057134B"/>
    <w:rsid w:val="005715C4"/>
    <w:rsid w:val="00571625"/>
    <w:rsid w:val="00571934"/>
    <w:rsid w:val="005719A1"/>
    <w:rsid w:val="00571A08"/>
    <w:rsid w:val="00571A51"/>
    <w:rsid w:val="00571B8E"/>
    <w:rsid w:val="00571BB4"/>
    <w:rsid w:val="00571BC7"/>
    <w:rsid w:val="00571C38"/>
    <w:rsid w:val="00571C5B"/>
    <w:rsid w:val="00571CE5"/>
    <w:rsid w:val="00571DB9"/>
    <w:rsid w:val="00571EFC"/>
    <w:rsid w:val="00571F1C"/>
    <w:rsid w:val="00571F3B"/>
    <w:rsid w:val="00572001"/>
    <w:rsid w:val="0057204D"/>
    <w:rsid w:val="00572104"/>
    <w:rsid w:val="00572158"/>
    <w:rsid w:val="00572204"/>
    <w:rsid w:val="00572283"/>
    <w:rsid w:val="005722E2"/>
    <w:rsid w:val="00572469"/>
    <w:rsid w:val="0057258B"/>
    <w:rsid w:val="005725DA"/>
    <w:rsid w:val="0057261F"/>
    <w:rsid w:val="0057278B"/>
    <w:rsid w:val="0057280C"/>
    <w:rsid w:val="00572875"/>
    <w:rsid w:val="005728AE"/>
    <w:rsid w:val="00572922"/>
    <w:rsid w:val="005729D1"/>
    <w:rsid w:val="005729EC"/>
    <w:rsid w:val="00572B14"/>
    <w:rsid w:val="00572B97"/>
    <w:rsid w:val="00572BBF"/>
    <w:rsid w:val="00572CE1"/>
    <w:rsid w:val="00573392"/>
    <w:rsid w:val="00573428"/>
    <w:rsid w:val="00573430"/>
    <w:rsid w:val="005734AD"/>
    <w:rsid w:val="005734B8"/>
    <w:rsid w:val="00573506"/>
    <w:rsid w:val="005738A1"/>
    <w:rsid w:val="00573A36"/>
    <w:rsid w:val="00573A3E"/>
    <w:rsid w:val="00573C32"/>
    <w:rsid w:val="00573CD0"/>
    <w:rsid w:val="00573D91"/>
    <w:rsid w:val="00573EA5"/>
    <w:rsid w:val="00573EAB"/>
    <w:rsid w:val="00573F14"/>
    <w:rsid w:val="00573FAA"/>
    <w:rsid w:val="00573FB6"/>
    <w:rsid w:val="0057406F"/>
    <w:rsid w:val="00574295"/>
    <w:rsid w:val="005743B5"/>
    <w:rsid w:val="005745B8"/>
    <w:rsid w:val="00574860"/>
    <w:rsid w:val="005749D0"/>
    <w:rsid w:val="00574CA7"/>
    <w:rsid w:val="00574CB0"/>
    <w:rsid w:val="00574CC3"/>
    <w:rsid w:val="00574DAF"/>
    <w:rsid w:val="00574EC6"/>
    <w:rsid w:val="00575053"/>
    <w:rsid w:val="005752D4"/>
    <w:rsid w:val="00575564"/>
    <w:rsid w:val="00575570"/>
    <w:rsid w:val="00575831"/>
    <w:rsid w:val="0057586F"/>
    <w:rsid w:val="0057599B"/>
    <w:rsid w:val="005759F4"/>
    <w:rsid w:val="00575CDD"/>
    <w:rsid w:val="00575DA5"/>
    <w:rsid w:val="00575F75"/>
    <w:rsid w:val="00575FD7"/>
    <w:rsid w:val="0057612B"/>
    <w:rsid w:val="0057613B"/>
    <w:rsid w:val="0057615E"/>
    <w:rsid w:val="005763B0"/>
    <w:rsid w:val="005763BC"/>
    <w:rsid w:val="00576684"/>
    <w:rsid w:val="005769E4"/>
    <w:rsid w:val="00576A09"/>
    <w:rsid w:val="00576BAB"/>
    <w:rsid w:val="00576E0B"/>
    <w:rsid w:val="00576ECF"/>
    <w:rsid w:val="005770A1"/>
    <w:rsid w:val="005770BC"/>
    <w:rsid w:val="005770E5"/>
    <w:rsid w:val="0057733C"/>
    <w:rsid w:val="0057735B"/>
    <w:rsid w:val="005773A3"/>
    <w:rsid w:val="005773CF"/>
    <w:rsid w:val="0057747D"/>
    <w:rsid w:val="005779AB"/>
    <w:rsid w:val="005779B8"/>
    <w:rsid w:val="00577A00"/>
    <w:rsid w:val="00577B80"/>
    <w:rsid w:val="00577C58"/>
    <w:rsid w:val="00577C59"/>
    <w:rsid w:val="00577E7B"/>
    <w:rsid w:val="00577E7E"/>
    <w:rsid w:val="00577F66"/>
    <w:rsid w:val="00580569"/>
    <w:rsid w:val="0058057D"/>
    <w:rsid w:val="00580676"/>
    <w:rsid w:val="005806C2"/>
    <w:rsid w:val="00580702"/>
    <w:rsid w:val="0058071E"/>
    <w:rsid w:val="005807E9"/>
    <w:rsid w:val="00580957"/>
    <w:rsid w:val="00580D86"/>
    <w:rsid w:val="00580EA9"/>
    <w:rsid w:val="00580EF9"/>
    <w:rsid w:val="00580FEE"/>
    <w:rsid w:val="00581280"/>
    <w:rsid w:val="005814AD"/>
    <w:rsid w:val="00581686"/>
    <w:rsid w:val="005817F5"/>
    <w:rsid w:val="00581835"/>
    <w:rsid w:val="0058185B"/>
    <w:rsid w:val="00581875"/>
    <w:rsid w:val="0058189B"/>
    <w:rsid w:val="005818CD"/>
    <w:rsid w:val="00581990"/>
    <w:rsid w:val="00581B9E"/>
    <w:rsid w:val="00581C94"/>
    <w:rsid w:val="00581D95"/>
    <w:rsid w:val="00581F21"/>
    <w:rsid w:val="00581FBF"/>
    <w:rsid w:val="005820DF"/>
    <w:rsid w:val="005821ED"/>
    <w:rsid w:val="0058221A"/>
    <w:rsid w:val="00582271"/>
    <w:rsid w:val="0058245D"/>
    <w:rsid w:val="0058248E"/>
    <w:rsid w:val="00582552"/>
    <w:rsid w:val="005825CD"/>
    <w:rsid w:val="00582762"/>
    <w:rsid w:val="0058294E"/>
    <w:rsid w:val="00582A9E"/>
    <w:rsid w:val="00582D6C"/>
    <w:rsid w:val="00582E70"/>
    <w:rsid w:val="00582ED3"/>
    <w:rsid w:val="00582FC0"/>
    <w:rsid w:val="00583248"/>
    <w:rsid w:val="005832A8"/>
    <w:rsid w:val="00583351"/>
    <w:rsid w:val="005833B8"/>
    <w:rsid w:val="00583507"/>
    <w:rsid w:val="005835F1"/>
    <w:rsid w:val="005837D8"/>
    <w:rsid w:val="005837E2"/>
    <w:rsid w:val="00583A41"/>
    <w:rsid w:val="00583AA9"/>
    <w:rsid w:val="00583B88"/>
    <w:rsid w:val="00583C69"/>
    <w:rsid w:val="00583CD3"/>
    <w:rsid w:val="00583DD9"/>
    <w:rsid w:val="00583E22"/>
    <w:rsid w:val="00584150"/>
    <w:rsid w:val="0058419A"/>
    <w:rsid w:val="00584222"/>
    <w:rsid w:val="0058423A"/>
    <w:rsid w:val="0058434F"/>
    <w:rsid w:val="005843AE"/>
    <w:rsid w:val="00584410"/>
    <w:rsid w:val="00584437"/>
    <w:rsid w:val="00584564"/>
    <w:rsid w:val="005845B6"/>
    <w:rsid w:val="005846C6"/>
    <w:rsid w:val="005849A9"/>
    <w:rsid w:val="00584B45"/>
    <w:rsid w:val="00584B65"/>
    <w:rsid w:val="00584CEA"/>
    <w:rsid w:val="00584EF4"/>
    <w:rsid w:val="005851D1"/>
    <w:rsid w:val="00585429"/>
    <w:rsid w:val="005855E0"/>
    <w:rsid w:val="005855E4"/>
    <w:rsid w:val="0058572F"/>
    <w:rsid w:val="00585998"/>
    <w:rsid w:val="00585A50"/>
    <w:rsid w:val="00585A7E"/>
    <w:rsid w:val="00585EA4"/>
    <w:rsid w:val="00586037"/>
    <w:rsid w:val="0058603C"/>
    <w:rsid w:val="0058603E"/>
    <w:rsid w:val="005860A0"/>
    <w:rsid w:val="005860A3"/>
    <w:rsid w:val="005860C3"/>
    <w:rsid w:val="00586339"/>
    <w:rsid w:val="005864E0"/>
    <w:rsid w:val="00586500"/>
    <w:rsid w:val="005865C4"/>
    <w:rsid w:val="005867C7"/>
    <w:rsid w:val="0058699E"/>
    <w:rsid w:val="00586A98"/>
    <w:rsid w:val="00586BAD"/>
    <w:rsid w:val="00586D0D"/>
    <w:rsid w:val="00586D49"/>
    <w:rsid w:val="00586DB3"/>
    <w:rsid w:val="00586E21"/>
    <w:rsid w:val="00586EA1"/>
    <w:rsid w:val="00586EF3"/>
    <w:rsid w:val="00586F51"/>
    <w:rsid w:val="00586F5B"/>
    <w:rsid w:val="00587056"/>
    <w:rsid w:val="0058749C"/>
    <w:rsid w:val="005874CA"/>
    <w:rsid w:val="0058753D"/>
    <w:rsid w:val="005875FA"/>
    <w:rsid w:val="0058772F"/>
    <w:rsid w:val="00587A80"/>
    <w:rsid w:val="00587B47"/>
    <w:rsid w:val="00587E65"/>
    <w:rsid w:val="00587F42"/>
    <w:rsid w:val="005900F8"/>
    <w:rsid w:val="005902FA"/>
    <w:rsid w:val="00590490"/>
    <w:rsid w:val="00590590"/>
    <w:rsid w:val="005905C2"/>
    <w:rsid w:val="00590712"/>
    <w:rsid w:val="00590731"/>
    <w:rsid w:val="0059083C"/>
    <w:rsid w:val="00590880"/>
    <w:rsid w:val="00590D2E"/>
    <w:rsid w:val="00590F33"/>
    <w:rsid w:val="00591051"/>
    <w:rsid w:val="00591242"/>
    <w:rsid w:val="005913EF"/>
    <w:rsid w:val="0059142E"/>
    <w:rsid w:val="005914CD"/>
    <w:rsid w:val="005915FE"/>
    <w:rsid w:val="00591655"/>
    <w:rsid w:val="00591670"/>
    <w:rsid w:val="00591687"/>
    <w:rsid w:val="005917A8"/>
    <w:rsid w:val="005918FA"/>
    <w:rsid w:val="005919D3"/>
    <w:rsid w:val="00591E78"/>
    <w:rsid w:val="00591F37"/>
    <w:rsid w:val="00592140"/>
    <w:rsid w:val="005924EB"/>
    <w:rsid w:val="00592795"/>
    <w:rsid w:val="00592BB9"/>
    <w:rsid w:val="00593015"/>
    <w:rsid w:val="0059301A"/>
    <w:rsid w:val="00593175"/>
    <w:rsid w:val="005931BB"/>
    <w:rsid w:val="005933E9"/>
    <w:rsid w:val="005935E2"/>
    <w:rsid w:val="0059367D"/>
    <w:rsid w:val="005936EA"/>
    <w:rsid w:val="00593E4F"/>
    <w:rsid w:val="00593EAF"/>
    <w:rsid w:val="00593F98"/>
    <w:rsid w:val="00594098"/>
    <w:rsid w:val="0059422D"/>
    <w:rsid w:val="00594476"/>
    <w:rsid w:val="005945E1"/>
    <w:rsid w:val="0059461A"/>
    <w:rsid w:val="00594867"/>
    <w:rsid w:val="005949A8"/>
    <w:rsid w:val="00594ABB"/>
    <w:rsid w:val="00594AE7"/>
    <w:rsid w:val="00594C00"/>
    <w:rsid w:val="00594F88"/>
    <w:rsid w:val="00594FC7"/>
    <w:rsid w:val="0059506F"/>
    <w:rsid w:val="00595070"/>
    <w:rsid w:val="005950BA"/>
    <w:rsid w:val="00595333"/>
    <w:rsid w:val="00595397"/>
    <w:rsid w:val="0059539D"/>
    <w:rsid w:val="00595697"/>
    <w:rsid w:val="0059594E"/>
    <w:rsid w:val="00595A54"/>
    <w:rsid w:val="00595BB2"/>
    <w:rsid w:val="00595BCA"/>
    <w:rsid w:val="00595C24"/>
    <w:rsid w:val="00595C77"/>
    <w:rsid w:val="00595CB0"/>
    <w:rsid w:val="00595D43"/>
    <w:rsid w:val="00595FA0"/>
    <w:rsid w:val="00596077"/>
    <w:rsid w:val="005960F8"/>
    <w:rsid w:val="00596217"/>
    <w:rsid w:val="00596281"/>
    <w:rsid w:val="00596503"/>
    <w:rsid w:val="005966A4"/>
    <w:rsid w:val="005969AE"/>
    <w:rsid w:val="00596A94"/>
    <w:rsid w:val="00596BDA"/>
    <w:rsid w:val="00596DC7"/>
    <w:rsid w:val="00597061"/>
    <w:rsid w:val="0059707F"/>
    <w:rsid w:val="005970F1"/>
    <w:rsid w:val="005974D9"/>
    <w:rsid w:val="00597684"/>
    <w:rsid w:val="00597882"/>
    <w:rsid w:val="00597942"/>
    <w:rsid w:val="00597A78"/>
    <w:rsid w:val="00597F9B"/>
    <w:rsid w:val="005A01D3"/>
    <w:rsid w:val="005A021C"/>
    <w:rsid w:val="005A0300"/>
    <w:rsid w:val="005A0334"/>
    <w:rsid w:val="005A0379"/>
    <w:rsid w:val="005A0411"/>
    <w:rsid w:val="005A0427"/>
    <w:rsid w:val="005A05DF"/>
    <w:rsid w:val="005A05EE"/>
    <w:rsid w:val="005A0720"/>
    <w:rsid w:val="005A0737"/>
    <w:rsid w:val="005A0758"/>
    <w:rsid w:val="005A07E2"/>
    <w:rsid w:val="005A08C8"/>
    <w:rsid w:val="005A08D1"/>
    <w:rsid w:val="005A09F6"/>
    <w:rsid w:val="005A0ABC"/>
    <w:rsid w:val="005A0E20"/>
    <w:rsid w:val="005A0EB9"/>
    <w:rsid w:val="005A0F0F"/>
    <w:rsid w:val="005A0FCA"/>
    <w:rsid w:val="005A107A"/>
    <w:rsid w:val="005A1233"/>
    <w:rsid w:val="005A16FB"/>
    <w:rsid w:val="005A1970"/>
    <w:rsid w:val="005A19D3"/>
    <w:rsid w:val="005A1D11"/>
    <w:rsid w:val="005A1DFD"/>
    <w:rsid w:val="005A1E40"/>
    <w:rsid w:val="005A20A2"/>
    <w:rsid w:val="005A2334"/>
    <w:rsid w:val="005A23EE"/>
    <w:rsid w:val="005A2421"/>
    <w:rsid w:val="005A24E4"/>
    <w:rsid w:val="005A264A"/>
    <w:rsid w:val="005A27FA"/>
    <w:rsid w:val="005A296B"/>
    <w:rsid w:val="005A29BC"/>
    <w:rsid w:val="005A29C1"/>
    <w:rsid w:val="005A2A24"/>
    <w:rsid w:val="005A2A82"/>
    <w:rsid w:val="005A2B6C"/>
    <w:rsid w:val="005A2BC2"/>
    <w:rsid w:val="005A2BE7"/>
    <w:rsid w:val="005A2CE3"/>
    <w:rsid w:val="005A2D04"/>
    <w:rsid w:val="005A2DE1"/>
    <w:rsid w:val="005A3065"/>
    <w:rsid w:val="005A34FE"/>
    <w:rsid w:val="005A357C"/>
    <w:rsid w:val="005A37CD"/>
    <w:rsid w:val="005A3A2B"/>
    <w:rsid w:val="005A3AC8"/>
    <w:rsid w:val="005A3ED7"/>
    <w:rsid w:val="005A415C"/>
    <w:rsid w:val="005A41D8"/>
    <w:rsid w:val="005A44E7"/>
    <w:rsid w:val="005A4509"/>
    <w:rsid w:val="005A45BE"/>
    <w:rsid w:val="005A4638"/>
    <w:rsid w:val="005A4689"/>
    <w:rsid w:val="005A46C2"/>
    <w:rsid w:val="005A4750"/>
    <w:rsid w:val="005A47A4"/>
    <w:rsid w:val="005A47C9"/>
    <w:rsid w:val="005A4868"/>
    <w:rsid w:val="005A4876"/>
    <w:rsid w:val="005A48B9"/>
    <w:rsid w:val="005A48BF"/>
    <w:rsid w:val="005A4B5B"/>
    <w:rsid w:val="005A4C49"/>
    <w:rsid w:val="005A4FAD"/>
    <w:rsid w:val="005A5025"/>
    <w:rsid w:val="005A50A6"/>
    <w:rsid w:val="005A52C3"/>
    <w:rsid w:val="005A54CA"/>
    <w:rsid w:val="005A5606"/>
    <w:rsid w:val="005A57CA"/>
    <w:rsid w:val="005A58C8"/>
    <w:rsid w:val="005A5D85"/>
    <w:rsid w:val="005A5DA2"/>
    <w:rsid w:val="005A5DA9"/>
    <w:rsid w:val="005A600A"/>
    <w:rsid w:val="005A600F"/>
    <w:rsid w:val="005A6118"/>
    <w:rsid w:val="005A6301"/>
    <w:rsid w:val="005A64D5"/>
    <w:rsid w:val="005A65FC"/>
    <w:rsid w:val="005A667B"/>
    <w:rsid w:val="005A6803"/>
    <w:rsid w:val="005A6AA5"/>
    <w:rsid w:val="005A6AC0"/>
    <w:rsid w:val="005A6C1D"/>
    <w:rsid w:val="005A6D49"/>
    <w:rsid w:val="005A6E2E"/>
    <w:rsid w:val="005A6E7C"/>
    <w:rsid w:val="005A6FD1"/>
    <w:rsid w:val="005A700D"/>
    <w:rsid w:val="005A71AE"/>
    <w:rsid w:val="005A7472"/>
    <w:rsid w:val="005A74BB"/>
    <w:rsid w:val="005A752D"/>
    <w:rsid w:val="005A754B"/>
    <w:rsid w:val="005A7638"/>
    <w:rsid w:val="005A77F3"/>
    <w:rsid w:val="005A78BD"/>
    <w:rsid w:val="005A7931"/>
    <w:rsid w:val="005A794C"/>
    <w:rsid w:val="005A7A53"/>
    <w:rsid w:val="005A7B34"/>
    <w:rsid w:val="005A7E5F"/>
    <w:rsid w:val="005A7FB8"/>
    <w:rsid w:val="005A7FBD"/>
    <w:rsid w:val="005B03D1"/>
    <w:rsid w:val="005B0494"/>
    <w:rsid w:val="005B0599"/>
    <w:rsid w:val="005B0680"/>
    <w:rsid w:val="005B0991"/>
    <w:rsid w:val="005B09E1"/>
    <w:rsid w:val="005B0B0D"/>
    <w:rsid w:val="005B0E78"/>
    <w:rsid w:val="005B0E85"/>
    <w:rsid w:val="005B0FD1"/>
    <w:rsid w:val="005B1053"/>
    <w:rsid w:val="005B1385"/>
    <w:rsid w:val="005B14EA"/>
    <w:rsid w:val="005B158A"/>
    <w:rsid w:val="005B1746"/>
    <w:rsid w:val="005B176F"/>
    <w:rsid w:val="005B17D0"/>
    <w:rsid w:val="005B18BD"/>
    <w:rsid w:val="005B194F"/>
    <w:rsid w:val="005B19AA"/>
    <w:rsid w:val="005B19EB"/>
    <w:rsid w:val="005B1B22"/>
    <w:rsid w:val="005B1B25"/>
    <w:rsid w:val="005B1BEB"/>
    <w:rsid w:val="005B1CD8"/>
    <w:rsid w:val="005B1D11"/>
    <w:rsid w:val="005B1D44"/>
    <w:rsid w:val="005B1DD8"/>
    <w:rsid w:val="005B1EE1"/>
    <w:rsid w:val="005B1FD7"/>
    <w:rsid w:val="005B213C"/>
    <w:rsid w:val="005B21FA"/>
    <w:rsid w:val="005B2269"/>
    <w:rsid w:val="005B25AB"/>
    <w:rsid w:val="005B25E1"/>
    <w:rsid w:val="005B26D7"/>
    <w:rsid w:val="005B2702"/>
    <w:rsid w:val="005B2793"/>
    <w:rsid w:val="005B2846"/>
    <w:rsid w:val="005B2992"/>
    <w:rsid w:val="005B29A4"/>
    <w:rsid w:val="005B2B1A"/>
    <w:rsid w:val="005B2BD0"/>
    <w:rsid w:val="005B2EAA"/>
    <w:rsid w:val="005B304B"/>
    <w:rsid w:val="005B3145"/>
    <w:rsid w:val="005B31FF"/>
    <w:rsid w:val="005B3361"/>
    <w:rsid w:val="005B3405"/>
    <w:rsid w:val="005B385E"/>
    <w:rsid w:val="005B38F3"/>
    <w:rsid w:val="005B39D8"/>
    <w:rsid w:val="005B3ACA"/>
    <w:rsid w:val="005B3B85"/>
    <w:rsid w:val="005B3E07"/>
    <w:rsid w:val="005B3E22"/>
    <w:rsid w:val="005B3F8C"/>
    <w:rsid w:val="005B405A"/>
    <w:rsid w:val="005B43E8"/>
    <w:rsid w:val="005B4623"/>
    <w:rsid w:val="005B4964"/>
    <w:rsid w:val="005B49AE"/>
    <w:rsid w:val="005B4AC1"/>
    <w:rsid w:val="005B4BF7"/>
    <w:rsid w:val="005B4E24"/>
    <w:rsid w:val="005B4EC1"/>
    <w:rsid w:val="005B514E"/>
    <w:rsid w:val="005B517F"/>
    <w:rsid w:val="005B51B9"/>
    <w:rsid w:val="005B5246"/>
    <w:rsid w:val="005B5470"/>
    <w:rsid w:val="005B5518"/>
    <w:rsid w:val="005B55C0"/>
    <w:rsid w:val="005B569E"/>
    <w:rsid w:val="005B570B"/>
    <w:rsid w:val="005B5AB1"/>
    <w:rsid w:val="005B5B68"/>
    <w:rsid w:val="005B5B93"/>
    <w:rsid w:val="005B5BFA"/>
    <w:rsid w:val="005B5F61"/>
    <w:rsid w:val="005B5F78"/>
    <w:rsid w:val="005B60AC"/>
    <w:rsid w:val="005B61F7"/>
    <w:rsid w:val="005B6373"/>
    <w:rsid w:val="005B6393"/>
    <w:rsid w:val="005B659A"/>
    <w:rsid w:val="005B683D"/>
    <w:rsid w:val="005B6845"/>
    <w:rsid w:val="005B68C3"/>
    <w:rsid w:val="005B6961"/>
    <w:rsid w:val="005B6EB9"/>
    <w:rsid w:val="005B6ECB"/>
    <w:rsid w:val="005B6FA3"/>
    <w:rsid w:val="005B759C"/>
    <w:rsid w:val="005B763F"/>
    <w:rsid w:val="005B7756"/>
    <w:rsid w:val="005B7C14"/>
    <w:rsid w:val="005B7D53"/>
    <w:rsid w:val="005B7EDF"/>
    <w:rsid w:val="005B7F4C"/>
    <w:rsid w:val="005C0026"/>
    <w:rsid w:val="005C005E"/>
    <w:rsid w:val="005C0062"/>
    <w:rsid w:val="005C0476"/>
    <w:rsid w:val="005C056A"/>
    <w:rsid w:val="005C0768"/>
    <w:rsid w:val="005C079E"/>
    <w:rsid w:val="005C0B7D"/>
    <w:rsid w:val="005C0CFE"/>
    <w:rsid w:val="005C102D"/>
    <w:rsid w:val="005C1356"/>
    <w:rsid w:val="005C1739"/>
    <w:rsid w:val="005C1894"/>
    <w:rsid w:val="005C1A9E"/>
    <w:rsid w:val="005C1BAB"/>
    <w:rsid w:val="005C1C82"/>
    <w:rsid w:val="005C1CF3"/>
    <w:rsid w:val="005C1D2F"/>
    <w:rsid w:val="005C1DB2"/>
    <w:rsid w:val="005C2067"/>
    <w:rsid w:val="005C20DF"/>
    <w:rsid w:val="005C21B9"/>
    <w:rsid w:val="005C222F"/>
    <w:rsid w:val="005C254C"/>
    <w:rsid w:val="005C264C"/>
    <w:rsid w:val="005C26C7"/>
    <w:rsid w:val="005C2815"/>
    <w:rsid w:val="005C2854"/>
    <w:rsid w:val="005C28F6"/>
    <w:rsid w:val="005C2A95"/>
    <w:rsid w:val="005C2C36"/>
    <w:rsid w:val="005C2C64"/>
    <w:rsid w:val="005C2CDF"/>
    <w:rsid w:val="005C2EAF"/>
    <w:rsid w:val="005C31F9"/>
    <w:rsid w:val="005C3245"/>
    <w:rsid w:val="005C3545"/>
    <w:rsid w:val="005C360E"/>
    <w:rsid w:val="005C362E"/>
    <w:rsid w:val="005C3727"/>
    <w:rsid w:val="005C3950"/>
    <w:rsid w:val="005C3A5B"/>
    <w:rsid w:val="005C3C99"/>
    <w:rsid w:val="005C4268"/>
    <w:rsid w:val="005C42E4"/>
    <w:rsid w:val="005C43CA"/>
    <w:rsid w:val="005C45F8"/>
    <w:rsid w:val="005C4724"/>
    <w:rsid w:val="005C47D1"/>
    <w:rsid w:val="005C48CA"/>
    <w:rsid w:val="005C4A73"/>
    <w:rsid w:val="005C4A7C"/>
    <w:rsid w:val="005C4AA4"/>
    <w:rsid w:val="005C4AAF"/>
    <w:rsid w:val="005C4AF9"/>
    <w:rsid w:val="005C4D1D"/>
    <w:rsid w:val="005C4D2C"/>
    <w:rsid w:val="005C4DC1"/>
    <w:rsid w:val="005C4EE4"/>
    <w:rsid w:val="005C4FCD"/>
    <w:rsid w:val="005C5076"/>
    <w:rsid w:val="005C50C3"/>
    <w:rsid w:val="005C51D9"/>
    <w:rsid w:val="005C5276"/>
    <w:rsid w:val="005C52B7"/>
    <w:rsid w:val="005C54C2"/>
    <w:rsid w:val="005C55A1"/>
    <w:rsid w:val="005C566E"/>
    <w:rsid w:val="005C571D"/>
    <w:rsid w:val="005C577B"/>
    <w:rsid w:val="005C5889"/>
    <w:rsid w:val="005C5A47"/>
    <w:rsid w:val="005C5B14"/>
    <w:rsid w:val="005C5CD0"/>
    <w:rsid w:val="005C6035"/>
    <w:rsid w:val="005C6068"/>
    <w:rsid w:val="005C60D1"/>
    <w:rsid w:val="005C61F4"/>
    <w:rsid w:val="005C6203"/>
    <w:rsid w:val="005C629C"/>
    <w:rsid w:val="005C62EA"/>
    <w:rsid w:val="005C63CE"/>
    <w:rsid w:val="005C68F7"/>
    <w:rsid w:val="005C6C56"/>
    <w:rsid w:val="005C6D5D"/>
    <w:rsid w:val="005C6DEB"/>
    <w:rsid w:val="005C6E25"/>
    <w:rsid w:val="005C7256"/>
    <w:rsid w:val="005C72F2"/>
    <w:rsid w:val="005C7369"/>
    <w:rsid w:val="005C736E"/>
    <w:rsid w:val="005C7566"/>
    <w:rsid w:val="005C75CE"/>
    <w:rsid w:val="005C7A0F"/>
    <w:rsid w:val="005C7A7A"/>
    <w:rsid w:val="005C7B0D"/>
    <w:rsid w:val="005C7C4D"/>
    <w:rsid w:val="005C7D57"/>
    <w:rsid w:val="005C7E22"/>
    <w:rsid w:val="005C7E88"/>
    <w:rsid w:val="005C7F63"/>
    <w:rsid w:val="005C7FD2"/>
    <w:rsid w:val="005D0000"/>
    <w:rsid w:val="005D0215"/>
    <w:rsid w:val="005D041B"/>
    <w:rsid w:val="005D07E5"/>
    <w:rsid w:val="005D08D0"/>
    <w:rsid w:val="005D08EA"/>
    <w:rsid w:val="005D0908"/>
    <w:rsid w:val="005D091D"/>
    <w:rsid w:val="005D0A55"/>
    <w:rsid w:val="005D0A96"/>
    <w:rsid w:val="005D0B72"/>
    <w:rsid w:val="005D0E38"/>
    <w:rsid w:val="005D0FAA"/>
    <w:rsid w:val="005D10EE"/>
    <w:rsid w:val="005D10F6"/>
    <w:rsid w:val="005D125D"/>
    <w:rsid w:val="005D1298"/>
    <w:rsid w:val="005D1462"/>
    <w:rsid w:val="005D148B"/>
    <w:rsid w:val="005D15E3"/>
    <w:rsid w:val="005D181D"/>
    <w:rsid w:val="005D1B53"/>
    <w:rsid w:val="005D1CB1"/>
    <w:rsid w:val="005D1E34"/>
    <w:rsid w:val="005D1E69"/>
    <w:rsid w:val="005D1FA7"/>
    <w:rsid w:val="005D2244"/>
    <w:rsid w:val="005D22CF"/>
    <w:rsid w:val="005D22D9"/>
    <w:rsid w:val="005D2536"/>
    <w:rsid w:val="005D2552"/>
    <w:rsid w:val="005D2566"/>
    <w:rsid w:val="005D2635"/>
    <w:rsid w:val="005D2743"/>
    <w:rsid w:val="005D286A"/>
    <w:rsid w:val="005D2916"/>
    <w:rsid w:val="005D2C9A"/>
    <w:rsid w:val="005D3300"/>
    <w:rsid w:val="005D332E"/>
    <w:rsid w:val="005D3575"/>
    <w:rsid w:val="005D3CE4"/>
    <w:rsid w:val="005D3E90"/>
    <w:rsid w:val="005D3EC2"/>
    <w:rsid w:val="005D4082"/>
    <w:rsid w:val="005D40B2"/>
    <w:rsid w:val="005D42E0"/>
    <w:rsid w:val="005D452D"/>
    <w:rsid w:val="005D4986"/>
    <w:rsid w:val="005D4B4B"/>
    <w:rsid w:val="005D4E46"/>
    <w:rsid w:val="005D4F9A"/>
    <w:rsid w:val="005D4FF8"/>
    <w:rsid w:val="005D5139"/>
    <w:rsid w:val="005D520C"/>
    <w:rsid w:val="005D5270"/>
    <w:rsid w:val="005D532E"/>
    <w:rsid w:val="005D5554"/>
    <w:rsid w:val="005D5561"/>
    <w:rsid w:val="005D5664"/>
    <w:rsid w:val="005D56F0"/>
    <w:rsid w:val="005D58E4"/>
    <w:rsid w:val="005D5ABC"/>
    <w:rsid w:val="005D5D49"/>
    <w:rsid w:val="005D5F65"/>
    <w:rsid w:val="005D5FC5"/>
    <w:rsid w:val="005D5FD3"/>
    <w:rsid w:val="005D60CA"/>
    <w:rsid w:val="005D623E"/>
    <w:rsid w:val="005D63D6"/>
    <w:rsid w:val="005D64AB"/>
    <w:rsid w:val="005D64BC"/>
    <w:rsid w:val="005D66ED"/>
    <w:rsid w:val="005D670C"/>
    <w:rsid w:val="005D67BA"/>
    <w:rsid w:val="005D68D3"/>
    <w:rsid w:val="005D6AD3"/>
    <w:rsid w:val="005D6AEF"/>
    <w:rsid w:val="005D6C19"/>
    <w:rsid w:val="005D6D0D"/>
    <w:rsid w:val="005D6DF9"/>
    <w:rsid w:val="005D6DFF"/>
    <w:rsid w:val="005D6EF6"/>
    <w:rsid w:val="005D707F"/>
    <w:rsid w:val="005D7206"/>
    <w:rsid w:val="005D72F5"/>
    <w:rsid w:val="005D7413"/>
    <w:rsid w:val="005D7621"/>
    <w:rsid w:val="005D7794"/>
    <w:rsid w:val="005D79E8"/>
    <w:rsid w:val="005D79F6"/>
    <w:rsid w:val="005D7C4A"/>
    <w:rsid w:val="005D7D67"/>
    <w:rsid w:val="005D7F3C"/>
    <w:rsid w:val="005D7F95"/>
    <w:rsid w:val="005E0002"/>
    <w:rsid w:val="005E022B"/>
    <w:rsid w:val="005E0327"/>
    <w:rsid w:val="005E033C"/>
    <w:rsid w:val="005E0426"/>
    <w:rsid w:val="005E0636"/>
    <w:rsid w:val="005E068E"/>
    <w:rsid w:val="005E06A2"/>
    <w:rsid w:val="005E07B7"/>
    <w:rsid w:val="005E089A"/>
    <w:rsid w:val="005E099E"/>
    <w:rsid w:val="005E0FC7"/>
    <w:rsid w:val="005E12C3"/>
    <w:rsid w:val="005E177E"/>
    <w:rsid w:val="005E179C"/>
    <w:rsid w:val="005E1847"/>
    <w:rsid w:val="005E188B"/>
    <w:rsid w:val="005E19E0"/>
    <w:rsid w:val="005E1A0E"/>
    <w:rsid w:val="005E1A54"/>
    <w:rsid w:val="005E1A97"/>
    <w:rsid w:val="005E1B4D"/>
    <w:rsid w:val="005E1BD5"/>
    <w:rsid w:val="005E1D84"/>
    <w:rsid w:val="005E1DB5"/>
    <w:rsid w:val="005E1E25"/>
    <w:rsid w:val="005E2377"/>
    <w:rsid w:val="005E23E6"/>
    <w:rsid w:val="005E251B"/>
    <w:rsid w:val="005E2686"/>
    <w:rsid w:val="005E26CD"/>
    <w:rsid w:val="005E2767"/>
    <w:rsid w:val="005E27A8"/>
    <w:rsid w:val="005E27AA"/>
    <w:rsid w:val="005E28B3"/>
    <w:rsid w:val="005E298F"/>
    <w:rsid w:val="005E29E8"/>
    <w:rsid w:val="005E2B2F"/>
    <w:rsid w:val="005E2E2F"/>
    <w:rsid w:val="005E2E3A"/>
    <w:rsid w:val="005E2EFE"/>
    <w:rsid w:val="005E3104"/>
    <w:rsid w:val="005E3357"/>
    <w:rsid w:val="005E33B0"/>
    <w:rsid w:val="005E3450"/>
    <w:rsid w:val="005E3833"/>
    <w:rsid w:val="005E38F5"/>
    <w:rsid w:val="005E39FC"/>
    <w:rsid w:val="005E3B13"/>
    <w:rsid w:val="005E3C20"/>
    <w:rsid w:val="005E3E10"/>
    <w:rsid w:val="005E3EC5"/>
    <w:rsid w:val="005E3F15"/>
    <w:rsid w:val="005E400C"/>
    <w:rsid w:val="005E4138"/>
    <w:rsid w:val="005E427B"/>
    <w:rsid w:val="005E4310"/>
    <w:rsid w:val="005E4566"/>
    <w:rsid w:val="005E46A1"/>
    <w:rsid w:val="005E4923"/>
    <w:rsid w:val="005E493C"/>
    <w:rsid w:val="005E4A67"/>
    <w:rsid w:val="005E4B13"/>
    <w:rsid w:val="005E4BA2"/>
    <w:rsid w:val="005E4BA6"/>
    <w:rsid w:val="005E4BDE"/>
    <w:rsid w:val="005E4CEF"/>
    <w:rsid w:val="005E4F7C"/>
    <w:rsid w:val="005E51EB"/>
    <w:rsid w:val="005E5288"/>
    <w:rsid w:val="005E52AD"/>
    <w:rsid w:val="005E549D"/>
    <w:rsid w:val="005E565A"/>
    <w:rsid w:val="005E572B"/>
    <w:rsid w:val="005E5869"/>
    <w:rsid w:val="005E588E"/>
    <w:rsid w:val="005E5906"/>
    <w:rsid w:val="005E5B6F"/>
    <w:rsid w:val="005E5DAB"/>
    <w:rsid w:val="005E5EA3"/>
    <w:rsid w:val="005E5F77"/>
    <w:rsid w:val="005E5FEE"/>
    <w:rsid w:val="005E6094"/>
    <w:rsid w:val="005E6177"/>
    <w:rsid w:val="005E6197"/>
    <w:rsid w:val="005E630A"/>
    <w:rsid w:val="005E6A2E"/>
    <w:rsid w:val="005E6AD9"/>
    <w:rsid w:val="005E6C9F"/>
    <w:rsid w:val="005E6CBE"/>
    <w:rsid w:val="005E6E3A"/>
    <w:rsid w:val="005E6E81"/>
    <w:rsid w:val="005E70F2"/>
    <w:rsid w:val="005E7101"/>
    <w:rsid w:val="005E7137"/>
    <w:rsid w:val="005E7175"/>
    <w:rsid w:val="005E721F"/>
    <w:rsid w:val="005E735D"/>
    <w:rsid w:val="005E73E7"/>
    <w:rsid w:val="005E748D"/>
    <w:rsid w:val="005E7562"/>
    <w:rsid w:val="005E76EE"/>
    <w:rsid w:val="005E77D8"/>
    <w:rsid w:val="005E79AD"/>
    <w:rsid w:val="005E7AFB"/>
    <w:rsid w:val="005E7B43"/>
    <w:rsid w:val="005E7CD9"/>
    <w:rsid w:val="005E7DC2"/>
    <w:rsid w:val="005F039E"/>
    <w:rsid w:val="005F03EE"/>
    <w:rsid w:val="005F04A9"/>
    <w:rsid w:val="005F0539"/>
    <w:rsid w:val="005F06A6"/>
    <w:rsid w:val="005F07B8"/>
    <w:rsid w:val="005F082F"/>
    <w:rsid w:val="005F0DE5"/>
    <w:rsid w:val="005F0E6C"/>
    <w:rsid w:val="005F0FBE"/>
    <w:rsid w:val="005F129A"/>
    <w:rsid w:val="005F17C8"/>
    <w:rsid w:val="005F1899"/>
    <w:rsid w:val="005F1990"/>
    <w:rsid w:val="005F1A65"/>
    <w:rsid w:val="005F1BBB"/>
    <w:rsid w:val="005F1C96"/>
    <w:rsid w:val="005F1E06"/>
    <w:rsid w:val="005F1FAC"/>
    <w:rsid w:val="005F2366"/>
    <w:rsid w:val="005F23EF"/>
    <w:rsid w:val="005F252C"/>
    <w:rsid w:val="005F27DC"/>
    <w:rsid w:val="005F2C21"/>
    <w:rsid w:val="005F2DC3"/>
    <w:rsid w:val="005F2E9B"/>
    <w:rsid w:val="005F2E9D"/>
    <w:rsid w:val="005F302B"/>
    <w:rsid w:val="005F3211"/>
    <w:rsid w:val="005F32F2"/>
    <w:rsid w:val="005F3380"/>
    <w:rsid w:val="005F33C3"/>
    <w:rsid w:val="005F34DC"/>
    <w:rsid w:val="005F36FB"/>
    <w:rsid w:val="005F3772"/>
    <w:rsid w:val="005F38FD"/>
    <w:rsid w:val="005F3B06"/>
    <w:rsid w:val="005F3D61"/>
    <w:rsid w:val="005F3D92"/>
    <w:rsid w:val="005F3E7A"/>
    <w:rsid w:val="005F3FE2"/>
    <w:rsid w:val="005F426D"/>
    <w:rsid w:val="005F42DA"/>
    <w:rsid w:val="005F43BD"/>
    <w:rsid w:val="005F44EB"/>
    <w:rsid w:val="005F44F1"/>
    <w:rsid w:val="005F494C"/>
    <w:rsid w:val="005F4B44"/>
    <w:rsid w:val="005F4B66"/>
    <w:rsid w:val="005F4CDA"/>
    <w:rsid w:val="005F4DBA"/>
    <w:rsid w:val="005F4E93"/>
    <w:rsid w:val="005F5176"/>
    <w:rsid w:val="005F53B6"/>
    <w:rsid w:val="005F56E7"/>
    <w:rsid w:val="005F5722"/>
    <w:rsid w:val="005F57C2"/>
    <w:rsid w:val="005F58E0"/>
    <w:rsid w:val="005F59B9"/>
    <w:rsid w:val="005F5BE3"/>
    <w:rsid w:val="005F5C7D"/>
    <w:rsid w:val="005F5C89"/>
    <w:rsid w:val="005F5CD6"/>
    <w:rsid w:val="005F5D1D"/>
    <w:rsid w:val="005F5D98"/>
    <w:rsid w:val="005F5F9E"/>
    <w:rsid w:val="005F60F7"/>
    <w:rsid w:val="005F61FD"/>
    <w:rsid w:val="005F620F"/>
    <w:rsid w:val="005F62E9"/>
    <w:rsid w:val="005F645E"/>
    <w:rsid w:val="005F648E"/>
    <w:rsid w:val="005F64EA"/>
    <w:rsid w:val="005F64FE"/>
    <w:rsid w:val="005F6505"/>
    <w:rsid w:val="005F6529"/>
    <w:rsid w:val="005F67F1"/>
    <w:rsid w:val="005F6838"/>
    <w:rsid w:val="005F6A83"/>
    <w:rsid w:val="005F6B70"/>
    <w:rsid w:val="005F6C09"/>
    <w:rsid w:val="005F6CAE"/>
    <w:rsid w:val="005F6CD7"/>
    <w:rsid w:val="005F6E20"/>
    <w:rsid w:val="005F7093"/>
    <w:rsid w:val="005F70A4"/>
    <w:rsid w:val="005F7252"/>
    <w:rsid w:val="005F7268"/>
    <w:rsid w:val="005F7349"/>
    <w:rsid w:val="005F73C9"/>
    <w:rsid w:val="005F73FE"/>
    <w:rsid w:val="005F7409"/>
    <w:rsid w:val="005F7416"/>
    <w:rsid w:val="005F74EC"/>
    <w:rsid w:val="005F765A"/>
    <w:rsid w:val="005F76D2"/>
    <w:rsid w:val="005F7900"/>
    <w:rsid w:val="005F7AA4"/>
    <w:rsid w:val="005F7C78"/>
    <w:rsid w:val="005F7DA2"/>
    <w:rsid w:val="005F7E2F"/>
    <w:rsid w:val="005F7E94"/>
    <w:rsid w:val="00600176"/>
    <w:rsid w:val="006002F8"/>
    <w:rsid w:val="0060037C"/>
    <w:rsid w:val="0060056D"/>
    <w:rsid w:val="006008C3"/>
    <w:rsid w:val="00600A67"/>
    <w:rsid w:val="00600B90"/>
    <w:rsid w:val="00600D95"/>
    <w:rsid w:val="00600DA8"/>
    <w:rsid w:val="00601122"/>
    <w:rsid w:val="006011D6"/>
    <w:rsid w:val="00601361"/>
    <w:rsid w:val="00601441"/>
    <w:rsid w:val="006015BD"/>
    <w:rsid w:val="006017A6"/>
    <w:rsid w:val="00601AB5"/>
    <w:rsid w:val="00601C8E"/>
    <w:rsid w:val="00601C93"/>
    <w:rsid w:val="00601CE5"/>
    <w:rsid w:val="00601D4B"/>
    <w:rsid w:val="00601FBF"/>
    <w:rsid w:val="00601FD6"/>
    <w:rsid w:val="006021CA"/>
    <w:rsid w:val="00602275"/>
    <w:rsid w:val="006025BA"/>
    <w:rsid w:val="0060273C"/>
    <w:rsid w:val="00602779"/>
    <w:rsid w:val="006027B7"/>
    <w:rsid w:val="006028AB"/>
    <w:rsid w:val="00602917"/>
    <w:rsid w:val="0060298B"/>
    <w:rsid w:val="006029AE"/>
    <w:rsid w:val="00602A53"/>
    <w:rsid w:val="00602B92"/>
    <w:rsid w:val="00602BB4"/>
    <w:rsid w:val="00602E21"/>
    <w:rsid w:val="00602EA2"/>
    <w:rsid w:val="00602F1F"/>
    <w:rsid w:val="0060305F"/>
    <w:rsid w:val="006031C1"/>
    <w:rsid w:val="00603229"/>
    <w:rsid w:val="0060343E"/>
    <w:rsid w:val="00603754"/>
    <w:rsid w:val="00603790"/>
    <w:rsid w:val="006037B5"/>
    <w:rsid w:val="00603978"/>
    <w:rsid w:val="00603BB2"/>
    <w:rsid w:val="00603C1E"/>
    <w:rsid w:val="00603C4F"/>
    <w:rsid w:val="00603CF6"/>
    <w:rsid w:val="00604080"/>
    <w:rsid w:val="0060433C"/>
    <w:rsid w:val="00604390"/>
    <w:rsid w:val="0060441C"/>
    <w:rsid w:val="00604438"/>
    <w:rsid w:val="00604760"/>
    <w:rsid w:val="00604A3B"/>
    <w:rsid w:val="00604A4A"/>
    <w:rsid w:val="00604AE9"/>
    <w:rsid w:val="00604B38"/>
    <w:rsid w:val="00604B67"/>
    <w:rsid w:val="00604F09"/>
    <w:rsid w:val="00605140"/>
    <w:rsid w:val="00605153"/>
    <w:rsid w:val="00605237"/>
    <w:rsid w:val="00605248"/>
    <w:rsid w:val="00605514"/>
    <w:rsid w:val="006055E2"/>
    <w:rsid w:val="00605711"/>
    <w:rsid w:val="0060574F"/>
    <w:rsid w:val="0060578D"/>
    <w:rsid w:val="00605976"/>
    <w:rsid w:val="00605A13"/>
    <w:rsid w:val="00605AC3"/>
    <w:rsid w:val="00605CEE"/>
    <w:rsid w:val="00605F05"/>
    <w:rsid w:val="00605F9D"/>
    <w:rsid w:val="0060600B"/>
    <w:rsid w:val="006061B2"/>
    <w:rsid w:val="006067B9"/>
    <w:rsid w:val="00606B7F"/>
    <w:rsid w:val="00606BE7"/>
    <w:rsid w:val="00606C37"/>
    <w:rsid w:val="00606C92"/>
    <w:rsid w:val="00606DC4"/>
    <w:rsid w:val="00606EBB"/>
    <w:rsid w:val="006070A0"/>
    <w:rsid w:val="006071E4"/>
    <w:rsid w:val="0060743D"/>
    <w:rsid w:val="00607664"/>
    <w:rsid w:val="00607807"/>
    <w:rsid w:val="0060780E"/>
    <w:rsid w:val="00607931"/>
    <w:rsid w:val="00607A4E"/>
    <w:rsid w:val="00607C0A"/>
    <w:rsid w:val="00607F7D"/>
    <w:rsid w:val="0061021D"/>
    <w:rsid w:val="006103A7"/>
    <w:rsid w:val="0061045B"/>
    <w:rsid w:val="006104F6"/>
    <w:rsid w:val="00610578"/>
    <w:rsid w:val="006107EE"/>
    <w:rsid w:val="00610854"/>
    <w:rsid w:val="006109B9"/>
    <w:rsid w:val="00610A83"/>
    <w:rsid w:val="00610AC3"/>
    <w:rsid w:val="00610C09"/>
    <w:rsid w:val="00610EA2"/>
    <w:rsid w:val="00610F8F"/>
    <w:rsid w:val="0061115A"/>
    <w:rsid w:val="00611517"/>
    <w:rsid w:val="00611628"/>
    <w:rsid w:val="0061198C"/>
    <w:rsid w:val="00611A1B"/>
    <w:rsid w:val="00611AF1"/>
    <w:rsid w:val="00611AF5"/>
    <w:rsid w:val="00611D6E"/>
    <w:rsid w:val="00611D7C"/>
    <w:rsid w:val="00611DC3"/>
    <w:rsid w:val="00611E13"/>
    <w:rsid w:val="00611FB7"/>
    <w:rsid w:val="0061208A"/>
    <w:rsid w:val="006121B9"/>
    <w:rsid w:val="0061238A"/>
    <w:rsid w:val="006123DC"/>
    <w:rsid w:val="006124B2"/>
    <w:rsid w:val="006129BA"/>
    <w:rsid w:val="00612D97"/>
    <w:rsid w:val="00612FA8"/>
    <w:rsid w:val="00612FD0"/>
    <w:rsid w:val="0061314C"/>
    <w:rsid w:val="00613333"/>
    <w:rsid w:val="0061334C"/>
    <w:rsid w:val="00613408"/>
    <w:rsid w:val="006134A9"/>
    <w:rsid w:val="00613517"/>
    <w:rsid w:val="00613575"/>
    <w:rsid w:val="0061368A"/>
    <w:rsid w:val="00613792"/>
    <w:rsid w:val="0061379E"/>
    <w:rsid w:val="0061395A"/>
    <w:rsid w:val="00613B2B"/>
    <w:rsid w:val="00613BCC"/>
    <w:rsid w:val="00613E18"/>
    <w:rsid w:val="00613E6C"/>
    <w:rsid w:val="00613F74"/>
    <w:rsid w:val="00613FD8"/>
    <w:rsid w:val="00614172"/>
    <w:rsid w:val="006141EF"/>
    <w:rsid w:val="00614204"/>
    <w:rsid w:val="00614209"/>
    <w:rsid w:val="00614235"/>
    <w:rsid w:val="006142FB"/>
    <w:rsid w:val="00614362"/>
    <w:rsid w:val="00614427"/>
    <w:rsid w:val="0061448E"/>
    <w:rsid w:val="0061464E"/>
    <w:rsid w:val="00614691"/>
    <w:rsid w:val="0061492E"/>
    <w:rsid w:val="00614E1D"/>
    <w:rsid w:val="00614EC1"/>
    <w:rsid w:val="00615214"/>
    <w:rsid w:val="00615409"/>
    <w:rsid w:val="006154F7"/>
    <w:rsid w:val="00615587"/>
    <w:rsid w:val="0061569E"/>
    <w:rsid w:val="00615BCC"/>
    <w:rsid w:val="00615D80"/>
    <w:rsid w:val="00615E7A"/>
    <w:rsid w:val="00615EF7"/>
    <w:rsid w:val="00615F50"/>
    <w:rsid w:val="00616080"/>
    <w:rsid w:val="006161F2"/>
    <w:rsid w:val="00616202"/>
    <w:rsid w:val="006162D7"/>
    <w:rsid w:val="006163DD"/>
    <w:rsid w:val="006163FB"/>
    <w:rsid w:val="00616673"/>
    <w:rsid w:val="006166C0"/>
    <w:rsid w:val="006168BC"/>
    <w:rsid w:val="006168E1"/>
    <w:rsid w:val="00616A3F"/>
    <w:rsid w:val="00616A85"/>
    <w:rsid w:val="00616BDF"/>
    <w:rsid w:val="00616C0E"/>
    <w:rsid w:val="00616D28"/>
    <w:rsid w:val="00616DF8"/>
    <w:rsid w:val="00616E4D"/>
    <w:rsid w:val="00616F74"/>
    <w:rsid w:val="0061711A"/>
    <w:rsid w:val="00617254"/>
    <w:rsid w:val="0061738D"/>
    <w:rsid w:val="00617470"/>
    <w:rsid w:val="00617498"/>
    <w:rsid w:val="006174D1"/>
    <w:rsid w:val="00617630"/>
    <w:rsid w:val="00617697"/>
    <w:rsid w:val="00617867"/>
    <w:rsid w:val="006178F0"/>
    <w:rsid w:val="00617A58"/>
    <w:rsid w:val="00617BF7"/>
    <w:rsid w:val="00617E95"/>
    <w:rsid w:val="00617FE3"/>
    <w:rsid w:val="00620267"/>
    <w:rsid w:val="006202A6"/>
    <w:rsid w:val="00620323"/>
    <w:rsid w:val="006203F9"/>
    <w:rsid w:val="0062052E"/>
    <w:rsid w:val="0062077D"/>
    <w:rsid w:val="00620C7B"/>
    <w:rsid w:val="00620CD6"/>
    <w:rsid w:val="00620D72"/>
    <w:rsid w:val="00620E5F"/>
    <w:rsid w:val="00620EE0"/>
    <w:rsid w:val="00620F42"/>
    <w:rsid w:val="006213ED"/>
    <w:rsid w:val="00621733"/>
    <w:rsid w:val="00621795"/>
    <w:rsid w:val="00621835"/>
    <w:rsid w:val="006218BE"/>
    <w:rsid w:val="00621AC4"/>
    <w:rsid w:val="00621AE7"/>
    <w:rsid w:val="00621BD3"/>
    <w:rsid w:val="00621CD7"/>
    <w:rsid w:val="00621EF6"/>
    <w:rsid w:val="00622457"/>
    <w:rsid w:val="006224FD"/>
    <w:rsid w:val="00622550"/>
    <w:rsid w:val="00622571"/>
    <w:rsid w:val="00622650"/>
    <w:rsid w:val="006227B0"/>
    <w:rsid w:val="00622839"/>
    <w:rsid w:val="00622A78"/>
    <w:rsid w:val="00622AA9"/>
    <w:rsid w:val="00622BD3"/>
    <w:rsid w:val="00622C88"/>
    <w:rsid w:val="00622CAA"/>
    <w:rsid w:val="00622DDC"/>
    <w:rsid w:val="00622F5E"/>
    <w:rsid w:val="00622FBC"/>
    <w:rsid w:val="0062335E"/>
    <w:rsid w:val="006236A3"/>
    <w:rsid w:val="006237B0"/>
    <w:rsid w:val="006239EA"/>
    <w:rsid w:val="00623B20"/>
    <w:rsid w:val="00623B4C"/>
    <w:rsid w:val="00623B59"/>
    <w:rsid w:val="00623CDC"/>
    <w:rsid w:val="00623D1E"/>
    <w:rsid w:val="00623E08"/>
    <w:rsid w:val="00623E27"/>
    <w:rsid w:val="00623FA6"/>
    <w:rsid w:val="00623FC2"/>
    <w:rsid w:val="0062429B"/>
    <w:rsid w:val="006242E5"/>
    <w:rsid w:val="00624323"/>
    <w:rsid w:val="006243A8"/>
    <w:rsid w:val="0062449A"/>
    <w:rsid w:val="00624778"/>
    <w:rsid w:val="00624C21"/>
    <w:rsid w:val="00624C2B"/>
    <w:rsid w:val="00624D61"/>
    <w:rsid w:val="00624DC1"/>
    <w:rsid w:val="006250A0"/>
    <w:rsid w:val="006250C4"/>
    <w:rsid w:val="0062510D"/>
    <w:rsid w:val="00625282"/>
    <w:rsid w:val="006252AC"/>
    <w:rsid w:val="0062532E"/>
    <w:rsid w:val="00625392"/>
    <w:rsid w:val="006254D4"/>
    <w:rsid w:val="00625624"/>
    <w:rsid w:val="006257FC"/>
    <w:rsid w:val="00625822"/>
    <w:rsid w:val="0062585D"/>
    <w:rsid w:val="00625A2E"/>
    <w:rsid w:val="00625B00"/>
    <w:rsid w:val="00625B23"/>
    <w:rsid w:val="00625C67"/>
    <w:rsid w:val="00625CFD"/>
    <w:rsid w:val="00625DB2"/>
    <w:rsid w:val="00625E2C"/>
    <w:rsid w:val="00625EDA"/>
    <w:rsid w:val="00625F2C"/>
    <w:rsid w:val="0062614F"/>
    <w:rsid w:val="00626157"/>
    <w:rsid w:val="0062631C"/>
    <w:rsid w:val="006263E5"/>
    <w:rsid w:val="00626411"/>
    <w:rsid w:val="006264D1"/>
    <w:rsid w:val="006265D5"/>
    <w:rsid w:val="00626610"/>
    <w:rsid w:val="00626734"/>
    <w:rsid w:val="006267FD"/>
    <w:rsid w:val="0062684C"/>
    <w:rsid w:val="0062687B"/>
    <w:rsid w:val="006268FB"/>
    <w:rsid w:val="00626A51"/>
    <w:rsid w:val="00626B70"/>
    <w:rsid w:val="00626D56"/>
    <w:rsid w:val="00626E5C"/>
    <w:rsid w:val="00626ECB"/>
    <w:rsid w:val="00626FAC"/>
    <w:rsid w:val="006270F5"/>
    <w:rsid w:val="006271BB"/>
    <w:rsid w:val="0062724A"/>
    <w:rsid w:val="006272D7"/>
    <w:rsid w:val="006274E8"/>
    <w:rsid w:val="00627613"/>
    <w:rsid w:val="006276D5"/>
    <w:rsid w:val="00627787"/>
    <w:rsid w:val="006278E9"/>
    <w:rsid w:val="00627B55"/>
    <w:rsid w:val="00627D0D"/>
    <w:rsid w:val="00627D54"/>
    <w:rsid w:val="00627D7B"/>
    <w:rsid w:val="00627DA4"/>
    <w:rsid w:val="00627E53"/>
    <w:rsid w:val="00627F53"/>
    <w:rsid w:val="00627F90"/>
    <w:rsid w:val="00627FAA"/>
    <w:rsid w:val="00630241"/>
    <w:rsid w:val="00630312"/>
    <w:rsid w:val="0063077C"/>
    <w:rsid w:val="00630AFC"/>
    <w:rsid w:val="00630B2F"/>
    <w:rsid w:val="00630CC0"/>
    <w:rsid w:val="00630CE6"/>
    <w:rsid w:val="0063108E"/>
    <w:rsid w:val="00631319"/>
    <w:rsid w:val="0063135C"/>
    <w:rsid w:val="0063137A"/>
    <w:rsid w:val="00631419"/>
    <w:rsid w:val="006315D9"/>
    <w:rsid w:val="00631660"/>
    <w:rsid w:val="00631937"/>
    <w:rsid w:val="006319B3"/>
    <w:rsid w:val="00631A86"/>
    <w:rsid w:val="00631B42"/>
    <w:rsid w:val="00631C9E"/>
    <w:rsid w:val="00631CB7"/>
    <w:rsid w:val="00631CE6"/>
    <w:rsid w:val="00631D9D"/>
    <w:rsid w:val="00631DA9"/>
    <w:rsid w:val="00631E1D"/>
    <w:rsid w:val="00631E64"/>
    <w:rsid w:val="00631E92"/>
    <w:rsid w:val="00631EAF"/>
    <w:rsid w:val="006321D7"/>
    <w:rsid w:val="0063242C"/>
    <w:rsid w:val="00632598"/>
    <w:rsid w:val="006326F7"/>
    <w:rsid w:val="0063288B"/>
    <w:rsid w:val="00632945"/>
    <w:rsid w:val="00632A05"/>
    <w:rsid w:val="00632B8D"/>
    <w:rsid w:val="00632C7C"/>
    <w:rsid w:val="00632DD9"/>
    <w:rsid w:val="00632DF1"/>
    <w:rsid w:val="00632E43"/>
    <w:rsid w:val="00632E5D"/>
    <w:rsid w:val="00633177"/>
    <w:rsid w:val="006332ED"/>
    <w:rsid w:val="00633512"/>
    <w:rsid w:val="006335E6"/>
    <w:rsid w:val="00633AA9"/>
    <w:rsid w:val="00633BB5"/>
    <w:rsid w:val="00633BBB"/>
    <w:rsid w:val="00633C6A"/>
    <w:rsid w:val="00633E1E"/>
    <w:rsid w:val="006340DF"/>
    <w:rsid w:val="00634179"/>
    <w:rsid w:val="006341F6"/>
    <w:rsid w:val="0063436B"/>
    <w:rsid w:val="0063444C"/>
    <w:rsid w:val="0063484C"/>
    <w:rsid w:val="00634978"/>
    <w:rsid w:val="00634B01"/>
    <w:rsid w:val="00634BE7"/>
    <w:rsid w:val="00634CC4"/>
    <w:rsid w:val="00634DE4"/>
    <w:rsid w:val="00634F5F"/>
    <w:rsid w:val="006351DA"/>
    <w:rsid w:val="006353B5"/>
    <w:rsid w:val="00635415"/>
    <w:rsid w:val="00635463"/>
    <w:rsid w:val="00635719"/>
    <w:rsid w:val="00635853"/>
    <w:rsid w:val="00635AED"/>
    <w:rsid w:val="00635C7B"/>
    <w:rsid w:val="00635CF8"/>
    <w:rsid w:val="00635D1F"/>
    <w:rsid w:val="00635DD0"/>
    <w:rsid w:val="00635E36"/>
    <w:rsid w:val="00635EB2"/>
    <w:rsid w:val="00635F39"/>
    <w:rsid w:val="00635F82"/>
    <w:rsid w:val="006360DA"/>
    <w:rsid w:val="006361A3"/>
    <w:rsid w:val="006362F3"/>
    <w:rsid w:val="00636604"/>
    <w:rsid w:val="0063663F"/>
    <w:rsid w:val="00636688"/>
    <w:rsid w:val="006367CF"/>
    <w:rsid w:val="006368ED"/>
    <w:rsid w:val="00636932"/>
    <w:rsid w:val="00636A35"/>
    <w:rsid w:val="00636A3C"/>
    <w:rsid w:val="00636AF7"/>
    <w:rsid w:val="00636B63"/>
    <w:rsid w:val="00636C7D"/>
    <w:rsid w:val="00636D04"/>
    <w:rsid w:val="00636D3F"/>
    <w:rsid w:val="00636EEE"/>
    <w:rsid w:val="006371A2"/>
    <w:rsid w:val="006371C0"/>
    <w:rsid w:val="0063722F"/>
    <w:rsid w:val="0063732F"/>
    <w:rsid w:val="00637486"/>
    <w:rsid w:val="006375E0"/>
    <w:rsid w:val="006376D3"/>
    <w:rsid w:val="00637940"/>
    <w:rsid w:val="00637AF9"/>
    <w:rsid w:val="00637D9E"/>
    <w:rsid w:val="00637DF6"/>
    <w:rsid w:val="00637E3C"/>
    <w:rsid w:val="00640003"/>
    <w:rsid w:val="006401DE"/>
    <w:rsid w:val="0064020C"/>
    <w:rsid w:val="0064028C"/>
    <w:rsid w:val="006402EF"/>
    <w:rsid w:val="006404AD"/>
    <w:rsid w:val="006404C3"/>
    <w:rsid w:val="00640507"/>
    <w:rsid w:val="00640742"/>
    <w:rsid w:val="00640858"/>
    <w:rsid w:val="00640894"/>
    <w:rsid w:val="006408A2"/>
    <w:rsid w:val="006409EC"/>
    <w:rsid w:val="00640B2F"/>
    <w:rsid w:val="00640B5F"/>
    <w:rsid w:val="00640C72"/>
    <w:rsid w:val="00640E08"/>
    <w:rsid w:val="0064109E"/>
    <w:rsid w:val="006412DB"/>
    <w:rsid w:val="006413AA"/>
    <w:rsid w:val="00641653"/>
    <w:rsid w:val="00641728"/>
    <w:rsid w:val="006417DB"/>
    <w:rsid w:val="00641BF7"/>
    <w:rsid w:val="00641FA7"/>
    <w:rsid w:val="0064208E"/>
    <w:rsid w:val="006420F4"/>
    <w:rsid w:val="00642308"/>
    <w:rsid w:val="00642373"/>
    <w:rsid w:val="00642495"/>
    <w:rsid w:val="0064266E"/>
    <w:rsid w:val="00642860"/>
    <w:rsid w:val="006428DA"/>
    <w:rsid w:val="006429B3"/>
    <w:rsid w:val="006429D6"/>
    <w:rsid w:val="00642B50"/>
    <w:rsid w:val="00642BAF"/>
    <w:rsid w:val="00642CCA"/>
    <w:rsid w:val="00642E82"/>
    <w:rsid w:val="00642EB4"/>
    <w:rsid w:val="0064308A"/>
    <w:rsid w:val="006431DB"/>
    <w:rsid w:val="0064351D"/>
    <w:rsid w:val="00643831"/>
    <w:rsid w:val="00643BC1"/>
    <w:rsid w:val="00643C35"/>
    <w:rsid w:val="00643DB5"/>
    <w:rsid w:val="00643DF6"/>
    <w:rsid w:val="00643EF0"/>
    <w:rsid w:val="00643F07"/>
    <w:rsid w:val="0064438F"/>
    <w:rsid w:val="00644578"/>
    <w:rsid w:val="006446DF"/>
    <w:rsid w:val="00644781"/>
    <w:rsid w:val="006448C3"/>
    <w:rsid w:val="006449C5"/>
    <w:rsid w:val="006449E6"/>
    <w:rsid w:val="00644DA4"/>
    <w:rsid w:val="00644FF8"/>
    <w:rsid w:val="00645065"/>
    <w:rsid w:val="006450F9"/>
    <w:rsid w:val="006451C1"/>
    <w:rsid w:val="006453FF"/>
    <w:rsid w:val="00645446"/>
    <w:rsid w:val="006455B1"/>
    <w:rsid w:val="00645696"/>
    <w:rsid w:val="006456BA"/>
    <w:rsid w:val="0064574B"/>
    <w:rsid w:val="00645829"/>
    <w:rsid w:val="00645837"/>
    <w:rsid w:val="0064596A"/>
    <w:rsid w:val="006459B0"/>
    <w:rsid w:val="00645BF6"/>
    <w:rsid w:val="00645F3B"/>
    <w:rsid w:val="00645FFA"/>
    <w:rsid w:val="00646288"/>
    <w:rsid w:val="006463A5"/>
    <w:rsid w:val="00646488"/>
    <w:rsid w:val="006465B4"/>
    <w:rsid w:val="00646659"/>
    <w:rsid w:val="00646713"/>
    <w:rsid w:val="00646866"/>
    <w:rsid w:val="0064688F"/>
    <w:rsid w:val="0064692B"/>
    <w:rsid w:val="00646972"/>
    <w:rsid w:val="00646B51"/>
    <w:rsid w:val="00646BC2"/>
    <w:rsid w:val="00646C04"/>
    <w:rsid w:val="006472A2"/>
    <w:rsid w:val="0064761A"/>
    <w:rsid w:val="006476D9"/>
    <w:rsid w:val="006477BF"/>
    <w:rsid w:val="0064788E"/>
    <w:rsid w:val="0064788F"/>
    <w:rsid w:val="006478A8"/>
    <w:rsid w:val="006478D1"/>
    <w:rsid w:val="00647A15"/>
    <w:rsid w:val="00647BCE"/>
    <w:rsid w:val="00647F1B"/>
    <w:rsid w:val="00647F9D"/>
    <w:rsid w:val="00650051"/>
    <w:rsid w:val="00650285"/>
    <w:rsid w:val="0065056C"/>
    <w:rsid w:val="006505CA"/>
    <w:rsid w:val="006505DF"/>
    <w:rsid w:val="006506DE"/>
    <w:rsid w:val="006509AC"/>
    <w:rsid w:val="00650BE3"/>
    <w:rsid w:val="00650C8A"/>
    <w:rsid w:val="00650D07"/>
    <w:rsid w:val="00650F7A"/>
    <w:rsid w:val="00651016"/>
    <w:rsid w:val="00651163"/>
    <w:rsid w:val="00651312"/>
    <w:rsid w:val="006516C1"/>
    <w:rsid w:val="006516F4"/>
    <w:rsid w:val="0065176F"/>
    <w:rsid w:val="00651E4D"/>
    <w:rsid w:val="0065213F"/>
    <w:rsid w:val="0065215B"/>
    <w:rsid w:val="00652363"/>
    <w:rsid w:val="006523C1"/>
    <w:rsid w:val="006525D9"/>
    <w:rsid w:val="006527C2"/>
    <w:rsid w:val="00652958"/>
    <w:rsid w:val="006529EC"/>
    <w:rsid w:val="00652B24"/>
    <w:rsid w:val="00652D0E"/>
    <w:rsid w:val="00652D24"/>
    <w:rsid w:val="00652E08"/>
    <w:rsid w:val="006530A8"/>
    <w:rsid w:val="006530DE"/>
    <w:rsid w:val="006532CE"/>
    <w:rsid w:val="00653899"/>
    <w:rsid w:val="00653905"/>
    <w:rsid w:val="00653C21"/>
    <w:rsid w:val="00653C68"/>
    <w:rsid w:val="00653CDD"/>
    <w:rsid w:val="00653D74"/>
    <w:rsid w:val="00653DEF"/>
    <w:rsid w:val="00653E39"/>
    <w:rsid w:val="00653F16"/>
    <w:rsid w:val="00653F1D"/>
    <w:rsid w:val="00653F8C"/>
    <w:rsid w:val="00654061"/>
    <w:rsid w:val="00654146"/>
    <w:rsid w:val="0065423B"/>
    <w:rsid w:val="00654240"/>
    <w:rsid w:val="00654245"/>
    <w:rsid w:val="006543C6"/>
    <w:rsid w:val="00654812"/>
    <w:rsid w:val="00654918"/>
    <w:rsid w:val="006549F2"/>
    <w:rsid w:val="00654F85"/>
    <w:rsid w:val="00655097"/>
    <w:rsid w:val="006550E0"/>
    <w:rsid w:val="006550F4"/>
    <w:rsid w:val="0065530F"/>
    <w:rsid w:val="00655338"/>
    <w:rsid w:val="00655385"/>
    <w:rsid w:val="006553AD"/>
    <w:rsid w:val="006556D8"/>
    <w:rsid w:val="006558AF"/>
    <w:rsid w:val="00655995"/>
    <w:rsid w:val="006559AF"/>
    <w:rsid w:val="00655A56"/>
    <w:rsid w:val="00655CB1"/>
    <w:rsid w:val="006560AA"/>
    <w:rsid w:val="00656154"/>
    <w:rsid w:val="00656261"/>
    <w:rsid w:val="006562A4"/>
    <w:rsid w:val="006562E0"/>
    <w:rsid w:val="00656467"/>
    <w:rsid w:val="00656471"/>
    <w:rsid w:val="00656529"/>
    <w:rsid w:val="0065653B"/>
    <w:rsid w:val="00656550"/>
    <w:rsid w:val="006565EC"/>
    <w:rsid w:val="006566CF"/>
    <w:rsid w:val="006569B2"/>
    <w:rsid w:val="00656A2F"/>
    <w:rsid w:val="00656B25"/>
    <w:rsid w:val="00656CDA"/>
    <w:rsid w:val="00656DDC"/>
    <w:rsid w:val="00656E21"/>
    <w:rsid w:val="00657436"/>
    <w:rsid w:val="00657559"/>
    <w:rsid w:val="00657682"/>
    <w:rsid w:val="006576EA"/>
    <w:rsid w:val="00657889"/>
    <w:rsid w:val="00657AA2"/>
    <w:rsid w:val="00657B86"/>
    <w:rsid w:val="00657BC6"/>
    <w:rsid w:val="00657BC7"/>
    <w:rsid w:val="00657D67"/>
    <w:rsid w:val="00657EBA"/>
    <w:rsid w:val="00657EDB"/>
    <w:rsid w:val="00660131"/>
    <w:rsid w:val="006601FD"/>
    <w:rsid w:val="006604D3"/>
    <w:rsid w:val="00660599"/>
    <w:rsid w:val="006606FC"/>
    <w:rsid w:val="00660797"/>
    <w:rsid w:val="006607D4"/>
    <w:rsid w:val="00660846"/>
    <w:rsid w:val="006608FC"/>
    <w:rsid w:val="00660C79"/>
    <w:rsid w:val="00660CEF"/>
    <w:rsid w:val="00660DF2"/>
    <w:rsid w:val="00660F28"/>
    <w:rsid w:val="0066100B"/>
    <w:rsid w:val="0066105A"/>
    <w:rsid w:val="0066135D"/>
    <w:rsid w:val="006613E4"/>
    <w:rsid w:val="00661687"/>
    <w:rsid w:val="006616DD"/>
    <w:rsid w:val="00661C34"/>
    <w:rsid w:val="00661C9C"/>
    <w:rsid w:val="00661DE7"/>
    <w:rsid w:val="00661E56"/>
    <w:rsid w:val="006623AE"/>
    <w:rsid w:val="00662629"/>
    <w:rsid w:val="00662708"/>
    <w:rsid w:val="006628FE"/>
    <w:rsid w:val="00662B5C"/>
    <w:rsid w:val="00662D41"/>
    <w:rsid w:val="00662D50"/>
    <w:rsid w:val="00662EA0"/>
    <w:rsid w:val="00662F84"/>
    <w:rsid w:val="00662F91"/>
    <w:rsid w:val="00662FD0"/>
    <w:rsid w:val="00663059"/>
    <w:rsid w:val="00663108"/>
    <w:rsid w:val="006631D0"/>
    <w:rsid w:val="00663412"/>
    <w:rsid w:val="006635D0"/>
    <w:rsid w:val="006636BE"/>
    <w:rsid w:val="00663906"/>
    <w:rsid w:val="00663917"/>
    <w:rsid w:val="00663D3A"/>
    <w:rsid w:val="00663DE5"/>
    <w:rsid w:val="00663E63"/>
    <w:rsid w:val="0066407A"/>
    <w:rsid w:val="00664091"/>
    <w:rsid w:val="0066413C"/>
    <w:rsid w:val="00664419"/>
    <w:rsid w:val="0066446B"/>
    <w:rsid w:val="006644EC"/>
    <w:rsid w:val="0066459D"/>
    <w:rsid w:val="006647C6"/>
    <w:rsid w:val="006648C9"/>
    <w:rsid w:val="00664917"/>
    <w:rsid w:val="006649C6"/>
    <w:rsid w:val="00664B13"/>
    <w:rsid w:val="00664B6D"/>
    <w:rsid w:val="00664DA3"/>
    <w:rsid w:val="006651EA"/>
    <w:rsid w:val="006652B2"/>
    <w:rsid w:val="006652EC"/>
    <w:rsid w:val="00665368"/>
    <w:rsid w:val="006654DC"/>
    <w:rsid w:val="006657F1"/>
    <w:rsid w:val="0066586E"/>
    <w:rsid w:val="006658A3"/>
    <w:rsid w:val="0066590C"/>
    <w:rsid w:val="00665975"/>
    <w:rsid w:val="006659A6"/>
    <w:rsid w:val="00665A42"/>
    <w:rsid w:val="00665B0F"/>
    <w:rsid w:val="00665C42"/>
    <w:rsid w:val="00665C81"/>
    <w:rsid w:val="00665D6A"/>
    <w:rsid w:val="00665DB4"/>
    <w:rsid w:val="00665E64"/>
    <w:rsid w:val="00666054"/>
    <w:rsid w:val="006660A2"/>
    <w:rsid w:val="00666202"/>
    <w:rsid w:val="00666247"/>
    <w:rsid w:val="00666311"/>
    <w:rsid w:val="006663BF"/>
    <w:rsid w:val="0066669A"/>
    <w:rsid w:val="00666775"/>
    <w:rsid w:val="00666827"/>
    <w:rsid w:val="00666A28"/>
    <w:rsid w:val="00666ADE"/>
    <w:rsid w:val="00666B0B"/>
    <w:rsid w:val="00666C08"/>
    <w:rsid w:val="00666C89"/>
    <w:rsid w:val="00666F12"/>
    <w:rsid w:val="00666F25"/>
    <w:rsid w:val="0066703A"/>
    <w:rsid w:val="006671C2"/>
    <w:rsid w:val="006671CE"/>
    <w:rsid w:val="006672FA"/>
    <w:rsid w:val="006675ED"/>
    <w:rsid w:val="006676E3"/>
    <w:rsid w:val="0066786F"/>
    <w:rsid w:val="00667929"/>
    <w:rsid w:val="00667B14"/>
    <w:rsid w:val="00667BE3"/>
    <w:rsid w:val="00667BF6"/>
    <w:rsid w:val="00667CBF"/>
    <w:rsid w:val="006700EE"/>
    <w:rsid w:val="00670177"/>
    <w:rsid w:val="006701C3"/>
    <w:rsid w:val="006704DC"/>
    <w:rsid w:val="006705EF"/>
    <w:rsid w:val="0067061F"/>
    <w:rsid w:val="00670997"/>
    <w:rsid w:val="00670AF8"/>
    <w:rsid w:val="00670C9F"/>
    <w:rsid w:val="00670EAF"/>
    <w:rsid w:val="006711DD"/>
    <w:rsid w:val="006712BA"/>
    <w:rsid w:val="00671327"/>
    <w:rsid w:val="0067144F"/>
    <w:rsid w:val="006714F5"/>
    <w:rsid w:val="00671602"/>
    <w:rsid w:val="0067178A"/>
    <w:rsid w:val="00671820"/>
    <w:rsid w:val="006719B7"/>
    <w:rsid w:val="006719EF"/>
    <w:rsid w:val="00671A94"/>
    <w:rsid w:val="00671AD6"/>
    <w:rsid w:val="00671C9C"/>
    <w:rsid w:val="00671E29"/>
    <w:rsid w:val="00671FF4"/>
    <w:rsid w:val="006721F2"/>
    <w:rsid w:val="00672210"/>
    <w:rsid w:val="006722CB"/>
    <w:rsid w:val="00672356"/>
    <w:rsid w:val="00672398"/>
    <w:rsid w:val="00672426"/>
    <w:rsid w:val="00672458"/>
    <w:rsid w:val="00672708"/>
    <w:rsid w:val="00672866"/>
    <w:rsid w:val="006728AE"/>
    <w:rsid w:val="00672DD4"/>
    <w:rsid w:val="006730F8"/>
    <w:rsid w:val="00673168"/>
    <w:rsid w:val="00673227"/>
    <w:rsid w:val="006732C3"/>
    <w:rsid w:val="006733E3"/>
    <w:rsid w:val="00673427"/>
    <w:rsid w:val="0067361F"/>
    <w:rsid w:val="00673765"/>
    <w:rsid w:val="00673775"/>
    <w:rsid w:val="00673981"/>
    <w:rsid w:val="00673A7D"/>
    <w:rsid w:val="00673CE9"/>
    <w:rsid w:val="00673F12"/>
    <w:rsid w:val="00673F6D"/>
    <w:rsid w:val="00673FB7"/>
    <w:rsid w:val="00674099"/>
    <w:rsid w:val="00674360"/>
    <w:rsid w:val="006743AB"/>
    <w:rsid w:val="006744EA"/>
    <w:rsid w:val="0067455D"/>
    <w:rsid w:val="006745FA"/>
    <w:rsid w:val="0067466D"/>
    <w:rsid w:val="006747EA"/>
    <w:rsid w:val="0067481C"/>
    <w:rsid w:val="00674829"/>
    <w:rsid w:val="00674A2F"/>
    <w:rsid w:val="00674DB8"/>
    <w:rsid w:val="00674E3C"/>
    <w:rsid w:val="00675230"/>
    <w:rsid w:val="006758FF"/>
    <w:rsid w:val="00675BDD"/>
    <w:rsid w:val="00675BDF"/>
    <w:rsid w:val="00675CDC"/>
    <w:rsid w:val="00675D14"/>
    <w:rsid w:val="00675E19"/>
    <w:rsid w:val="00675F73"/>
    <w:rsid w:val="006760DB"/>
    <w:rsid w:val="006761CA"/>
    <w:rsid w:val="00676396"/>
    <w:rsid w:val="006763F7"/>
    <w:rsid w:val="006769DC"/>
    <w:rsid w:val="00676D74"/>
    <w:rsid w:val="00676DEC"/>
    <w:rsid w:val="00676E25"/>
    <w:rsid w:val="00676EA4"/>
    <w:rsid w:val="00676ED4"/>
    <w:rsid w:val="00676FC6"/>
    <w:rsid w:val="0067705B"/>
    <w:rsid w:val="00677141"/>
    <w:rsid w:val="0067738E"/>
    <w:rsid w:val="00677592"/>
    <w:rsid w:val="0067761C"/>
    <w:rsid w:val="0067766C"/>
    <w:rsid w:val="006776A8"/>
    <w:rsid w:val="00677A3A"/>
    <w:rsid w:val="00677B91"/>
    <w:rsid w:val="00677F8A"/>
    <w:rsid w:val="006805C3"/>
    <w:rsid w:val="006805EB"/>
    <w:rsid w:val="006808AD"/>
    <w:rsid w:val="00680B20"/>
    <w:rsid w:val="00680B7A"/>
    <w:rsid w:val="006810A0"/>
    <w:rsid w:val="00681235"/>
    <w:rsid w:val="0068156F"/>
    <w:rsid w:val="006816B1"/>
    <w:rsid w:val="0068186E"/>
    <w:rsid w:val="006819E3"/>
    <w:rsid w:val="00681A1E"/>
    <w:rsid w:val="00681B34"/>
    <w:rsid w:val="00681C1E"/>
    <w:rsid w:val="00681CA3"/>
    <w:rsid w:val="00681D16"/>
    <w:rsid w:val="00681D23"/>
    <w:rsid w:val="00681DD3"/>
    <w:rsid w:val="00681F4F"/>
    <w:rsid w:val="0068203B"/>
    <w:rsid w:val="0068254E"/>
    <w:rsid w:val="00682573"/>
    <w:rsid w:val="006827DE"/>
    <w:rsid w:val="0068288B"/>
    <w:rsid w:val="006828A3"/>
    <w:rsid w:val="006829E0"/>
    <w:rsid w:val="00682A2D"/>
    <w:rsid w:val="00682A62"/>
    <w:rsid w:val="00682A9E"/>
    <w:rsid w:val="00682B01"/>
    <w:rsid w:val="00682BCC"/>
    <w:rsid w:val="00682C01"/>
    <w:rsid w:val="00682C9A"/>
    <w:rsid w:val="00682D79"/>
    <w:rsid w:val="00682EFF"/>
    <w:rsid w:val="00682FE6"/>
    <w:rsid w:val="00683219"/>
    <w:rsid w:val="0068335E"/>
    <w:rsid w:val="006833A7"/>
    <w:rsid w:val="006833DE"/>
    <w:rsid w:val="006834BE"/>
    <w:rsid w:val="00683599"/>
    <w:rsid w:val="006838AE"/>
    <w:rsid w:val="0068397E"/>
    <w:rsid w:val="00683988"/>
    <w:rsid w:val="0068399E"/>
    <w:rsid w:val="00683A40"/>
    <w:rsid w:val="00683D14"/>
    <w:rsid w:val="00683EC2"/>
    <w:rsid w:val="00683F32"/>
    <w:rsid w:val="00684016"/>
    <w:rsid w:val="00684091"/>
    <w:rsid w:val="006841A0"/>
    <w:rsid w:val="006841B1"/>
    <w:rsid w:val="00684273"/>
    <w:rsid w:val="0068427A"/>
    <w:rsid w:val="006843FB"/>
    <w:rsid w:val="006844CD"/>
    <w:rsid w:val="0068467E"/>
    <w:rsid w:val="006847FC"/>
    <w:rsid w:val="006849D8"/>
    <w:rsid w:val="00684A22"/>
    <w:rsid w:val="00684B1D"/>
    <w:rsid w:val="00684BB2"/>
    <w:rsid w:val="00684DF7"/>
    <w:rsid w:val="00684E9E"/>
    <w:rsid w:val="0068503F"/>
    <w:rsid w:val="006852C6"/>
    <w:rsid w:val="006853CF"/>
    <w:rsid w:val="00685535"/>
    <w:rsid w:val="00685814"/>
    <w:rsid w:val="0068583D"/>
    <w:rsid w:val="00685850"/>
    <w:rsid w:val="00685854"/>
    <w:rsid w:val="006858B2"/>
    <w:rsid w:val="00685993"/>
    <w:rsid w:val="00685B03"/>
    <w:rsid w:val="00685B53"/>
    <w:rsid w:val="00685FD9"/>
    <w:rsid w:val="0068600F"/>
    <w:rsid w:val="006863EF"/>
    <w:rsid w:val="0068643B"/>
    <w:rsid w:val="006865D5"/>
    <w:rsid w:val="0068679C"/>
    <w:rsid w:val="0068681D"/>
    <w:rsid w:val="00686B48"/>
    <w:rsid w:val="00686BAD"/>
    <w:rsid w:val="00686C29"/>
    <w:rsid w:val="00686DC7"/>
    <w:rsid w:val="00686E58"/>
    <w:rsid w:val="00686EE8"/>
    <w:rsid w:val="00687000"/>
    <w:rsid w:val="006872EF"/>
    <w:rsid w:val="00687390"/>
    <w:rsid w:val="0068750A"/>
    <w:rsid w:val="006875E6"/>
    <w:rsid w:val="00687EFE"/>
    <w:rsid w:val="0069028F"/>
    <w:rsid w:val="00690421"/>
    <w:rsid w:val="006906C7"/>
    <w:rsid w:val="0069077D"/>
    <w:rsid w:val="006908A1"/>
    <w:rsid w:val="00690953"/>
    <w:rsid w:val="00690ABC"/>
    <w:rsid w:val="00690BD8"/>
    <w:rsid w:val="00690CB2"/>
    <w:rsid w:val="00690D8A"/>
    <w:rsid w:val="00690DB3"/>
    <w:rsid w:val="00690E78"/>
    <w:rsid w:val="00690F97"/>
    <w:rsid w:val="00691393"/>
    <w:rsid w:val="006915EA"/>
    <w:rsid w:val="006915EC"/>
    <w:rsid w:val="00691664"/>
    <w:rsid w:val="006916FF"/>
    <w:rsid w:val="00691AB6"/>
    <w:rsid w:val="00691C2C"/>
    <w:rsid w:val="00691CFE"/>
    <w:rsid w:val="00691D6B"/>
    <w:rsid w:val="00691E70"/>
    <w:rsid w:val="00691EAD"/>
    <w:rsid w:val="00691FF6"/>
    <w:rsid w:val="00692114"/>
    <w:rsid w:val="00692185"/>
    <w:rsid w:val="00692368"/>
    <w:rsid w:val="0069239A"/>
    <w:rsid w:val="00692579"/>
    <w:rsid w:val="006927E3"/>
    <w:rsid w:val="006927FE"/>
    <w:rsid w:val="0069287C"/>
    <w:rsid w:val="006929C2"/>
    <w:rsid w:val="00692A9E"/>
    <w:rsid w:val="00692E08"/>
    <w:rsid w:val="00692E44"/>
    <w:rsid w:val="00692F4A"/>
    <w:rsid w:val="00693077"/>
    <w:rsid w:val="00693128"/>
    <w:rsid w:val="00693184"/>
    <w:rsid w:val="0069338C"/>
    <w:rsid w:val="006933F9"/>
    <w:rsid w:val="00693450"/>
    <w:rsid w:val="006934BA"/>
    <w:rsid w:val="006934D7"/>
    <w:rsid w:val="006934E4"/>
    <w:rsid w:val="006936C3"/>
    <w:rsid w:val="00693823"/>
    <w:rsid w:val="00693865"/>
    <w:rsid w:val="00693918"/>
    <w:rsid w:val="00693A07"/>
    <w:rsid w:val="00693A77"/>
    <w:rsid w:val="00693B8C"/>
    <w:rsid w:val="00693C47"/>
    <w:rsid w:val="00693F0D"/>
    <w:rsid w:val="00694284"/>
    <w:rsid w:val="006942E6"/>
    <w:rsid w:val="0069451D"/>
    <w:rsid w:val="0069454E"/>
    <w:rsid w:val="0069488A"/>
    <w:rsid w:val="00694AB1"/>
    <w:rsid w:val="00694BEB"/>
    <w:rsid w:val="00694C62"/>
    <w:rsid w:val="00694ECA"/>
    <w:rsid w:val="00694EFC"/>
    <w:rsid w:val="00694FAE"/>
    <w:rsid w:val="00695153"/>
    <w:rsid w:val="00695285"/>
    <w:rsid w:val="00695461"/>
    <w:rsid w:val="00695598"/>
    <w:rsid w:val="006955A0"/>
    <w:rsid w:val="006955FC"/>
    <w:rsid w:val="00695618"/>
    <w:rsid w:val="006956E8"/>
    <w:rsid w:val="006957BD"/>
    <w:rsid w:val="006957CE"/>
    <w:rsid w:val="0069582A"/>
    <w:rsid w:val="00695A94"/>
    <w:rsid w:val="00695B0B"/>
    <w:rsid w:val="00695CBD"/>
    <w:rsid w:val="00695DFA"/>
    <w:rsid w:val="00695E95"/>
    <w:rsid w:val="00695F0B"/>
    <w:rsid w:val="00695F77"/>
    <w:rsid w:val="00696041"/>
    <w:rsid w:val="006961A6"/>
    <w:rsid w:val="00696373"/>
    <w:rsid w:val="006966F4"/>
    <w:rsid w:val="006966F9"/>
    <w:rsid w:val="0069685D"/>
    <w:rsid w:val="00696965"/>
    <w:rsid w:val="00696ABF"/>
    <w:rsid w:val="00696B32"/>
    <w:rsid w:val="00696C9A"/>
    <w:rsid w:val="00696CA5"/>
    <w:rsid w:val="00696D46"/>
    <w:rsid w:val="00696D67"/>
    <w:rsid w:val="00696DED"/>
    <w:rsid w:val="006971D9"/>
    <w:rsid w:val="00697288"/>
    <w:rsid w:val="006973C0"/>
    <w:rsid w:val="00697446"/>
    <w:rsid w:val="00697551"/>
    <w:rsid w:val="00697552"/>
    <w:rsid w:val="00697614"/>
    <w:rsid w:val="0069767D"/>
    <w:rsid w:val="00697BB6"/>
    <w:rsid w:val="00697C1D"/>
    <w:rsid w:val="00697CE0"/>
    <w:rsid w:val="00697FA8"/>
    <w:rsid w:val="006A00DC"/>
    <w:rsid w:val="006A00F6"/>
    <w:rsid w:val="006A0255"/>
    <w:rsid w:val="006A0290"/>
    <w:rsid w:val="006A0304"/>
    <w:rsid w:val="006A0C07"/>
    <w:rsid w:val="006A0E22"/>
    <w:rsid w:val="006A0E2B"/>
    <w:rsid w:val="006A0EF0"/>
    <w:rsid w:val="006A0F5B"/>
    <w:rsid w:val="006A116C"/>
    <w:rsid w:val="006A1252"/>
    <w:rsid w:val="006A14C6"/>
    <w:rsid w:val="006A1D23"/>
    <w:rsid w:val="006A1D73"/>
    <w:rsid w:val="006A1DA7"/>
    <w:rsid w:val="006A20CA"/>
    <w:rsid w:val="006A23C6"/>
    <w:rsid w:val="006A247F"/>
    <w:rsid w:val="006A284B"/>
    <w:rsid w:val="006A2914"/>
    <w:rsid w:val="006A2917"/>
    <w:rsid w:val="006A2BB1"/>
    <w:rsid w:val="006A2BCE"/>
    <w:rsid w:val="006A2BE4"/>
    <w:rsid w:val="006A2DCD"/>
    <w:rsid w:val="006A2F53"/>
    <w:rsid w:val="006A318E"/>
    <w:rsid w:val="006A32B5"/>
    <w:rsid w:val="006A3543"/>
    <w:rsid w:val="006A358C"/>
    <w:rsid w:val="006A36CF"/>
    <w:rsid w:val="006A377C"/>
    <w:rsid w:val="006A3A74"/>
    <w:rsid w:val="006A3B23"/>
    <w:rsid w:val="006A3BCE"/>
    <w:rsid w:val="006A3DB2"/>
    <w:rsid w:val="006A41F2"/>
    <w:rsid w:val="006A423A"/>
    <w:rsid w:val="006A4305"/>
    <w:rsid w:val="006A44F6"/>
    <w:rsid w:val="006A4636"/>
    <w:rsid w:val="006A46A6"/>
    <w:rsid w:val="006A46E7"/>
    <w:rsid w:val="006A4734"/>
    <w:rsid w:val="006A48D5"/>
    <w:rsid w:val="006A4A86"/>
    <w:rsid w:val="006A4AEB"/>
    <w:rsid w:val="006A4CDF"/>
    <w:rsid w:val="006A4DBB"/>
    <w:rsid w:val="006A50F1"/>
    <w:rsid w:val="006A5132"/>
    <w:rsid w:val="006A5182"/>
    <w:rsid w:val="006A52D9"/>
    <w:rsid w:val="006A53A9"/>
    <w:rsid w:val="006A53B4"/>
    <w:rsid w:val="006A5438"/>
    <w:rsid w:val="006A5547"/>
    <w:rsid w:val="006A55CA"/>
    <w:rsid w:val="006A591B"/>
    <w:rsid w:val="006A5AF2"/>
    <w:rsid w:val="006A5D7F"/>
    <w:rsid w:val="006A5D8C"/>
    <w:rsid w:val="006A5FE2"/>
    <w:rsid w:val="006A621F"/>
    <w:rsid w:val="006A622E"/>
    <w:rsid w:val="006A6280"/>
    <w:rsid w:val="006A63D2"/>
    <w:rsid w:val="006A64DE"/>
    <w:rsid w:val="006A67C7"/>
    <w:rsid w:val="006A67E9"/>
    <w:rsid w:val="006A6830"/>
    <w:rsid w:val="006A6957"/>
    <w:rsid w:val="006A6AA0"/>
    <w:rsid w:val="006A6C15"/>
    <w:rsid w:val="006A6CBA"/>
    <w:rsid w:val="006A6D06"/>
    <w:rsid w:val="006A6E7F"/>
    <w:rsid w:val="006A70A9"/>
    <w:rsid w:val="006A72DA"/>
    <w:rsid w:val="006A7370"/>
    <w:rsid w:val="006A73E3"/>
    <w:rsid w:val="006A75EA"/>
    <w:rsid w:val="006A75F8"/>
    <w:rsid w:val="006A764C"/>
    <w:rsid w:val="006A7669"/>
    <w:rsid w:val="006A7901"/>
    <w:rsid w:val="006A7F34"/>
    <w:rsid w:val="006A7F5E"/>
    <w:rsid w:val="006B0016"/>
    <w:rsid w:val="006B024F"/>
    <w:rsid w:val="006B0273"/>
    <w:rsid w:val="006B02AB"/>
    <w:rsid w:val="006B034A"/>
    <w:rsid w:val="006B0892"/>
    <w:rsid w:val="006B08A8"/>
    <w:rsid w:val="006B08C7"/>
    <w:rsid w:val="006B08CB"/>
    <w:rsid w:val="006B092C"/>
    <w:rsid w:val="006B0998"/>
    <w:rsid w:val="006B09B1"/>
    <w:rsid w:val="006B0A6F"/>
    <w:rsid w:val="006B0AA0"/>
    <w:rsid w:val="006B0BD9"/>
    <w:rsid w:val="006B0EA2"/>
    <w:rsid w:val="006B106C"/>
    <w:rsid w:val="006B126A"/>
    <w:rsid w:val="006B145B"/>
    <w:rsid w:val="006B1553"/>
    <w:rsid w:val="006B1ABC"/>
    <w:rsid w:val="006B1AD7"/>
    <w:rsid w:val="006B1B81"/>
    <w:rsid w:val="006B1C77"/>
    <w:rsid w:val="006B1D08"/>
    <w:rsid w:val="006B1DC4"/>
    <w:rsid w:val="006B1EB1"/>
    <w:rsid w:val="006B1EE2"/>
    <w:rsid w:val="006B1FE0"/>
    <w:rsid w:val="006B2018"/>
    <w:rsid w:val="006B2031"/>
    <w:rsid w:val="006B2103"/>
    <w:rsid w:val="006B2132"/>
    <w:rsid w:val="006B2139"/>
    <w:rsid w:val="006B22A0"/>
    <w:rsid w:val="006B2398"/>
    <w:rsid w:val="006B2D9A"/>
    <w:rsid w:val="006B2DC5"/>
    <w:rsid w:val="006B30E2"/>
    <w:rsid w:val="006B30E6"/>
    <w:rsid w:val="006B323F"/>
    <w:rsid w:val="006B324F"/>
    <w:rsid w:val="006B3339"/>
    <w:rsid w:val="006B3504"/>
    <w:rsid w:val="006B35BA"/>
    <w:rsid w:val="006B379B"/>
    <w:rsid w:val="006B3BD6"/>
    <w:rsid w:val="006B3C45"/>
    <w:rsid w:val="006B3F5B"/>
    <w:rsid w:val="006B3FAD"/>
    <w:rsid w:val="006B4152"/>
    <w:rsid w:val="006B41C2"/>
    <w:rsid w:val="006B4221"/>
    <w:rsid w:val="006B43A5"/>
    <w:rsid w:val="006B43CF"/>
    <w:rsid w:val="006B440D"/>
    <w:rsid w:val="006B44C9"/>
    <w:rsid w:val="006B44E9"/>
    <w:rsid w:val="006B4709"/>
    <w:rsid w:val="006B4959"/>
    <w:rsid w:val="006B4992"/>
    <w:rsid w:val="006B499D"/>
    <w:rsid w:val="006B4A3F"/>
    <w:rsid w:val="006B4D40"/>
    <w:rsid w:val="006B4E07"/>
    <w:rsid w:val="006B5020"/>
    <w:rsid w:val="006B5026"/>
    <w:rsid w:val="006B5135"/>
    <w:rsid w:val="006B51C4"/>
    <w:rsid w:val="006B5230"/>
    <w:rsid w:val="006B527E"/>
    <w:rsid w:val="006B529D"/>
    <w:rsid w:val="006B52B1"/>
    <w:rsid w:val="006B52F4"/>
    <w:rsid w:val="006B5411"/>
    <w:rsid w:val="006B5818"/>
    <w:rsid w:val="006B585D"/>
    <w:rsid w:val="006B592E"/>
    <w:rsid w:val="006B59A3"/>
    <w:rsid w:val="006B5BEC"/>
    <w:rsid w:val="006B5BFE"/>
    <w:rsid w:val="006B5C42"/>
    <w:rsid w:val="006B5C98"/>
    <w:rsid w:val="006B5DDB"/>
    <w:rsid w:val="006B618E"/>
    <w:rsid w:val="006B6276"/>
    <w:rsid w:val="006B635F"/>
    <w:rsid w:val="006B6393"/>
    <w:rsid w:val="006B64CD"/>
    <w:rsid w:val="006B6713"/>
    <w:rsid w:val="006B67D4"/>
    <w:rsid w:val="006B6954"/>
    <w:rsid w:val="006B69FD"/>
    <w:rsid w:val="006B6B76"/>
    <w:rsid w:val="006B6CD4"/>
    <w:rsid w:val="006B6D43"/>
    <w:rsid w:val="006B6D4E"/>
    <w:rsid w:val="006B6ECF"/>
    <w:rsid w:val="006B6F23"/>
    <w:rsid w:val="006B70FB"/>
    <w:rsid w:val="006B7171"/>
    <w:rsid w:val="006B71AC"/>
    <w:rsid w:val="006B71DF"/>
    <w:rsid w:val="006B720B"/>
    <w:rsid w:val="006B7238"/>
    <w:rsid w:val="006B7399"/>
    <w:rsid w:val="006B73AA"/>
    <w:rsid w:val="006B74AD"/>
    <w:rsid w:val="006B7567"/>
    <w:rsid w:val="006B75F0"/>
    <w:rsid w:val="006B7715"/>
    <w:rsid w:val="006B772E"/>
    <w:rsid w:val="006B7930"/>
    <w:rsid w:val="006B7C25"/>
    <w:rsid w:val="006B7C63"/>
    <w:rsid w:val="006B7D43"/>
    <w:rsid w:val="006B7EAF"/>
    <w:rsid w:val="006C005B"/>
    <w:rsid w:val="006C0433"/>
    <w:rsid w:val="006C05FA"/>
    <w:rsid w:val="006C065A"/>
    <w:rsid w:val="006C067F"/>
    <w:rsid w:val="006C07AD"/>
    <w:rsid w:val="006C096A"/>
    <w:rsid w:val="006C0982"/>
    <w:rsid w:val="006C0B42"/>
    <w:rsid w:val="006C0BD0"/>
    <w:rsid w:val="006C0C10"/>
    <w:rsid w:val="006C0E7A"/>
    <w:rsid w:val="006C0EAF"/>
    <w:rsid w:val="006C0FB9"/>
    <w:rsid w:val="006C11C8"/>
    <w:rsid w:val="006C1761"/>
    <w:rsid w:val="006C184E"/>
    <w:rsid w:val="006C1B41"/>
    <w:rsid w:val="006C1C5F"/>
    <w:rsid w:val="006C1EB4"/>
    <w:rsid w:val="006C1EC8"/>
    <w:rsid w:val="006C264A"/>
    <w:rsid w:val="006C26ED"/>
    <w:rsid w:val="006C289C"/>
    <w:rsid w:val="006C28C0"/>
    <w:rsid w:val="006C29B9"/>
    <w:rsid w:val="006C2C01"/>
    <w:rsid w:val="006C2C12"/>
    <w:rsid w:val="006C2C37"/>
    <w:rsid w:val="006C2C63"/>
    <w:rsid w:val="006C2CCB"/>
    <w:rsid w:val="006C30A2"/>
    <w:rsid w:val="006C3107"/>
    <w:rsid w:val="006C3410"/>
    <w:rsid w:val="006C3460"/>
    <w:rsid w:val="006C36A4"/>
    <w:rsid w:val="006C37D5"/>
    <w:rsid w:val="006C37DE"/>
    <w:rsid w:val="006C3834"/>
    <w:rsid w:val="006C38EF"/>
    <w:rsid w:val="006C3A03"/>
    <w:rsid w:val="006C3C4F"/>
    <w:rsid w:val="006C3C82"/>
    <w:rsid w:val="006C3DED"/>
    <w:rsid w:val="006C3EB7"/>
    <w:rsid w:val="006C3EF0"/>
    <w:rsid w:val="006C40D0"/>
    <w:rsid w:val="006C410F"/>
    <w:rsid w:val="006C449D"/>
    <w:rsid w:val="006C44EB"/>
    <w:rsid w:val="006C44FD"/>
    <w:rsid w:val="006C476D"/>
    <w:rsid w:val="006C4845"/>
    <w:rsid w:val="006C487E"/>
    <w:rsid w:val="006C4960"/>
    <w:rsid w:val="006C4B9C"/>
    <w:rsid w:val="006C4D90"/>
    <w:rsid w:val="006C4E0C"/>
    <w:rsid w:val="006C4FAE"/>
    <w:rsid w:val="006C5029"/>
    <w:rsid w:val="006C5254"/>
    <w:rsid w:val="006C53CF"/>
    <w:rsid w:val="006C54E3"/>
    <w:rsid w:val="006C5551"/>
    <w:rsid w:val="006C5703"/>
    <w:rsid w:val="006C5778"/>
    <w:rsid w:val="006C594D"/>
    <w:rsid w:val="006C5A8A"/>
    <w:rsid w:val="006C5BD1"/>
    <w:rsid w:val="006C5CDD"/>
    <w:rsid w:val="006C5CE2"/>
    <w:rsid w:val="006C5EAE"/>
    <w:rsid w:val="006C612F"/>
    <w:rsid w:val="006C6370"/>
    <w:rsid w:val="006C66CA"/>
    <w:rsid w:val="006C6734"/>
    <w:rsid w:val="006C67E0"/>
    <w:rsid w:val="006C68F4"/>
    <w:rsid w:val="006C692D"/>
    <w:rsid w:val="006C69C9"/>
    <w:rsid w:val="006C6A59"/>
    <w:rsid w:val="006C6C5F"/>
    <w:rsid w:val="006C6C88"/>
    <w:rsid w:val="006C6CDA"/>
    <w:rsid w:val="006C6CF6"/>
    <w:rsid w:val="006C6D7A"/>
    <w:rsid w:val="006C6E23"/>
    <w:rsid w:val="006C6E46"/>
    <w:rsid w:val="006C6E6D"/>
    <w:rsid w:val="006C6FD2"/>
    <w:rsid w:val="006C7095"/>
    <w:rsid w:val="006C7146"/>
    <w:rsid w:val="006C7165"/>
    <w:rsid w:val="006C717B"/>
    <w:rsid w:val="006C749A"/>
    <w:rsid w:val="006C74F7"/>
    <w:rsid w:val="006C7502"/>
    <w:rsid w:val="006C752D"/>
    <w:rsid w:val="006C7568"/>
    <w:rsid w:val="006C75DB"/>
    <w:rsid w:val="006C7640"/>
    <w:rsid w:val="006C7799"/>
    <w:rsid w:val="006C786F"/>
    <w:rsid w:val="006C789D"/>
    <w:rsid w:val="006C795F"/>
    <w:rsid w:val="006C7A49"/>
    <w:rsid w:val="006C7BD2"/>
    <w:rsid w:val="006C7D83"/>
    <w:rsid w:val="006D0030"/>
    <w:rsid w:val="006D0189"/>
    <w:rsid w:val="006D01FA"/>
    <w:rsid w:val="006D05E5"/>
    <w:rsid w:val="006D063F"/>
    <w:rsid w:val="006D07AB"/>
    <w:rsid w:val="006D087A"/>
    <w:rsid w:val="006D0A07"/>
    <w:rsid w:val="006D0F0D"/>
    <w:rsid w:val="006D0F4C"/>
    <w:rsid w:val="006D0F78"/>
    <w:rsid w:val="006D14B8"/>
    <w:rsid w:val="006D154F"/>
    <w:rsid w:val="006D15DC"/>
    <w:rsid w:val="006D1658"/>
    <w:rsid w:val="006D1681"/>
    <w:rsid w:val="006D1859"/>
    <w:rsid w:val="006D18BF"/>
    <w:rsid w:val="006D1B09"/>
    <w:rsid w:val="006D1BB0"/>
    <w:rsid w:val="006D1DC9"/>
    <w:rsid w:val="006D1E54"/>
    <w:rsid w:val="006D1F38"/>
    <w:rsid w:val="006D21E2"/>
    <w:rsid w:val="006D235C"/>
    <w:rsid w:val="006D2397"/>
    <w:rsid w:val="006D25D7"/>
    <w:rsid w:val="006D266A"/>
    <w:rsid w:val="006D28DE"/>
    <w:rsid w:val="006D2956"/>
    <w:rsid w:val="006D295A"/>
    <w:rsid w:val="006D2974"/>
    <w:rsid w:val="006D2A14"/>
    <w:rsid w:val="006D303B"/>
    <w:rsid w:val="006D330B"/>
    <w:rsid w:val="006D3313"/>
    <w:rsid w:val="006D3411"/>
    <w:rsid w:val="006D35C0"/>
    <w:rsid w:val="006D3690"/>
    <w:rsid w:val="006D38E3"/>
    <w:rsid w:val="006D3A6C"/>
    <w:rsid w:val="006D3BA3"/>
    <w:rsid w:val="006D3CBF"/>
    <w:rsid w:val="006D3CFF"/>
    <w:rsid w:val="006D3D30"/>
    <w:rsid w:val="006D3E15"/>
    <w:rsid w:val="006D3EA4"/>
    <w:rsid w:val="006D42A1"/>
    <w:rsid w:val="006D4332"/>
    <w:rsid w:val="006D43F2"/>
    <w:rsid w:val="006D4562"/>
    <w:rsid w:val="006D4694"/>
    <w:rsid w:val="006D4712"/>
    <w:rsid w:val="006D4809"/>
    <w:rsid w:val="006D4901"/>
    <w:rsid w:val="006D4BB5"/>
    <w:rsid w:val="006D4DB5"/>
    <w:rsid w:val="006D4DD9"/>
    <w:rsid w:val="006D4EBC"/>
    <w:rsid w:val="006D4EF9"/>
    <w:rsid w:val="006D4F8D"/>
    <w:rsid w:val="006D5039"/>
    <w:rsid w:val="006D541B"/>
    <w:rsid w:val="006D5661"/>
    <w:rsid w:val="006D5795"/>
    <w:rsid w:val="006D5852"/>
    <w:rsid w:val="006D58FF"/>
    <w:rsid w:val="006D5ADA"/>
    <w:rsid w:val="006D5BFD"/>
    <w:rsid w:val="006D5D87"/>
    <w:rsid w:val="006D5EB6"/>
    <w:rsid w:val="006D5F11"/>
    <w:rsid w:val="006D6011"/>
    <w:rsid w:val="006D609D"/>
    <w:rsid w:val="006D6241"/>
    <w:rsid w:val="006D62DE"/>
    <w:rsid w:val="006D631E"/>
    <w:rsid w:val="006D635B"/>
    <w:rsid w:val="006D638B"/>
    <w:rsid w:val="006D654B"/>
    <w:rsid w:val="006D676B"/>
    <w:rsid w:val="006D689B"/>
    <w:rsid w:val="006D68DD"/>
    <w:rsid w:val="006D6C5B"/>
    <w:rsid w:val="006D724B"/>
    <w:rsid w:val="006D7273"/>
    <w:rsid w:val="006D73AB"/>
    <w:rsid w:val="006D7642"/>
    <w:rsid w:val="006D76B0"/>
    <w:rsid w:val="006D7745"/>
    <w:rsid w:val="006D77AA"/>
    <w:rsid w:val="006D7809"/>
    <w:rsid w:val="006D7922"/>
    <w:rsid w:val="006D7A32"/>
    <w:rsid w:val="006D7B25"/>
    <w:rsid w:val="006D7C52"/>
    <w:rsid w:val="006D7FFE"/>
    <w:rsid w:val="006E0086"/>
    <w:rsid w:val="006E00A6"/>
    <w:rsid w:val="006E01D6"/>
    <w:rsid w:val="006E02E4"/>
    <w:rsid w:val="006E04DE"/>
    <w:rsid w:val="006E06B7"/>
    <w:rsid w:val="006E06C8"/>
    <w:rsid w:val="006E0837"/>
    <w:rsid w:val="006E09BB"/>
    <w:rsid w:val="006E0A29"/>
    <w:rsid w:val="006E0B35"/>
    <w:rsid w:val="006E0C79"/>
    <w:rsid w:val="006E0DCB"/>
    <w:rsid w:val="006E0E2B"/>
    <w:rsid w:val="006E0FF2"/>
    <w:rsid w:val="006E1119"/>
    <w:rsid w:val="006E1124"/>
    <w:rsid w:val="006E124F"/>
    <w:rsid w:val="006E157A"/>
    <w:rsid w:val="006E1879"/>
    <w:rsid w:val="006E1956"/>
    <w:rsid w:val="006E1991"/>
    <w:rsid w:val="006E1B10"/>
    <w:rsid w:val="006E1B65"/>
    <w:rsid w:val="006E1B78"/>
    <w:rsid w:val="006E1BAF"/>
    <w:rsid w:val="006E1CB5"/>
    <w:rsid w:val="006E205F"/>
    <w:rsid w:val="006E2209"/>
    <w:rsid w:val="006E22C4"/>
    <w:rsid w:val="006E2310"/>
    <w:rsid w:val="006E2460"/>
    <w:rsid w:val="006E27D4"/>
    <w:rsid w:val="006E2874"/>
    <w:rsid w:val="006E2895"/>
    <w:rsid w:val="006E298E"/>
    <w:rsid w:val="006E2B0D"/>
    <w:rsid w:val="006E2BAC"/>
    <w:rsid w:val="006E2BD4"/>
    <w:rsid w:val="006E2E3F"/>
    <w:rsid w:val="006E2E77"/>
    <w:rsid w:val="006E2F54"/>
    <w:rsid w:val="006E2FCC"/>
    <w:rsid w:val="006E315C"/>
    <w:rsid w:val="006E328D"/>
    <w:rsid w:val="006E3362"/>
    <w:rsid w:val="006E33AF"/>
    <w:rsid w:val="006E3467"/>
    <w:rsid w:val="006E3598"/>
    <w:rsid w:val="006E38F7"/>
    <w:rsid w:val="006E39CE"/>
    <w:rsid w:val="006E39DE"/>
    <w:rsid w:val="006E3BE2"/>
    <w:rsid w:val="006E3EF7"/>
    <w:rsid w:val="006E3F12"/>
    <w:rsid w:val="006E3F60"/>
    <w:rsid w:val="006E409B"/>
    <w:rsid w:val="006E425C"/>
    <w:rsid w:val="006E477B"/>
    <w:rsid w:val="006E47CE"/>
    <w:rsid w:val="006E486D"/>
    <w:rsid w:val="006E48DB"/>
    <w:rsid w:val="006E4A7D"/>
    <w:rsid w:val="006E4CBA"/>
    <w:rsid w:val="006E4D5B"/>
    <w:rsid w:val="006E4DD7"/>
    <w:rsid w:val="006E4DF2"/>
    <w:rsid w:val="006E4DF3"/>
    <w:rsid w:val="006E4E86"/>
    <w:rsid w:val="006E4F31"/>
    <w:rsid w:val="006E4FA5"/>
    <w:rsid w:val="006E50DF"/>
    <w:rsid w:val="006E520A"/>
    <w:rsid w:val="006E550F"/>
    <w:rsid w:val="006E5BB3"/>
    <w:rsid w:val="006E5C3D"/>
    <w:rsid w:val="006E5E26"/>
    <w:rsid w:val="006E5EED"/>
    <w:rsid w:val="006E5F85"/>
    <w:rsid w:val="006E6077"/>
    <w:rsid w:val="006E6190"/>
    <w:rsid w:val="006E61F2"/>
    <w:rsid w:val="006E6431"/>
    <w:rsid w:val="006E65AF"/>
    <w:rsid w:val="006E65B1"/>
    <w:rsid w:val="006E6C99"/>
    <w:rsid w:val="006E6D19"/>
    <w:rsid w:val="006E6DA4"/>
    <w:rsid w:val="006E6DD8"/>
    <w:rsid w:val="006E6E5A"/>
    <w:rsid w:val="006E6EFA"/>
    <w:rsid w:val="006E7178"/>
    <w:rsid w:val="006E7338"/>
    <w:rsid w:val="006E7390"/>
    <w:rsid w:val="006E743B"/>
    <w:rsid w:val="006E7443"/>
    <w:rsid w:val="006E74A7"/>
    <w:rsid w:val="006E7725"/>
    <w:rsid w:val="006E78C1"/>
    <w:rsid w:val="006E79E9"/>
    <w:rsid w:val="006E7B2B"/>
    <w:rsid w:val="006E7BF6"/>
    <w:rsid w:val="006E7C99"/>
    <w:rsid w:val="006E7D17"/>
    <w:rsid w:val="006E7EDE"/>
    <w:rsid w:val="006F0033"/>
    <w:rsid w:val="006F0070"/>
    <w:rsid w:val="006F01B4"/>
    <w:rsid w:val="006F03FF"/>
    <w:rsid w:val="006F042A"/>
    <w:rsid w:val="006F043B"/>
    <w:rsid w:val="006F0685"/>
    <w:rsid w:val="006F06B1"/>
    <w:rsid w:val="006F0935"/>
    <w:rsid w:val="006F0999"/>
    <w:rsid w:val="006F0B1C"/>
    <w:rsid w:val="006F0C0C"/>
    <w:rsid w:val="006F0C31"/>
    <w:rsid w:val="006F0C93"/>
    <w:rsid w:val="006F0C9E"/>
    <w:rsid w:val="006F0E20"/>
    <w:rsid w:val="006F0FFA"/>
    <w:rsid w:val="006F1180"/>
    <w:rsid w:val="006F12B4"/>
    <w:rsid w:val="006F143B"/>
    <w:rsid w:val="006F1ACD"/>
    <w:rsid w:val="006F1AF2"/>
    <w:rsid w:val="006F1D44"/>
    <w:rsid w:val="006F1D80"/>
    <w:rsid w:val="006F1E20"/>
    <w:rsid w:val="006F1FBC"/>
    <w:rsid w:val="006F251A"/>
    <w:rsid w:val="006F26A0"/>
    <w:rsid w:val="006F2743"/>
    <w:rsid w:val="006F27A3"/>
    <w:rsid w:val="006F27B6"/>
    <w:rsid w:val="006F2865"/>
    <w:rsid w:val="006F2966"/>
    <w:rsid w:val="006F29C3"/>
    <w:rsid w:val="006F2B57"/>
    <w:rsid w:val="006F2C2F"/>
    <w:rsid w:val="006F2DF3"/>
    <w:rsid w:val="006F2EF6"/>
    <w:rsid w:val="006F3091"/>
    <w:rsid w:val="006F32C8"/>
    <w:rsid w:val="006F341B"/>
    <w:rsid w:val="006F3597"/>
    <w:rsid w:val="006F38D2"/>
    <w:rsid w:val="006F3962"/>
    <w:rsid w:val="006F397D"/>
    <w:rsid w:val="006F3A4E"/>
    <w:rsid w:val="006F3ABB"/>
    <w:rsid w:val="006F3BD2"/>
    <w:rsid w:val="006F3D0D"/>
    <w:rsid w:val="006F3D57"/>
    <w:rsid w:val="006F3E6E"/>
    <w:rsid w:val="006F3FDC"/>
    <w:rsid w:val="006F40D7"/>
    <w:rsid w:val="006F4126"/>
    <w:rsid w:val="006F42DB"/>
    <w:rsid w:val="006F483A"/>
    <w:rsid w:val="006F4A08"/>
    <w:rsid w:val="006F4B43"/>
    <w:rsid w:val="006F4C1C"/>
    <w:rsid w:val="006F4D2B"/>
    <w:rsid w:val="006F4FBA"/>
    <w:rsid w:val="006F4FBB"/>
    <w:rsid w:val="006F51F7"/>
    <w:rsid w:val="006F5273"/>
    <w:rsid w:val="006F537A"/>
    <w:rsid w:val="006F5A86"/>
    <w:rsid w:val="006F5B4E"/>
    <w:rsid w:val="006F5CD2"/>
    <w:rsid w:val="006F5E3F"/>
    <w:rsid w:val="006F5E62"/>
    <w:rsid w:val="006F5EA9"/>
    <w:rsid w:val="006F5FF2"/>
    <w:rsid w:val="006F6004"/>
    <w:rsid w:val="006F615D"/>
    <w:rsid w:val="006F6165"/>
    <w:rsid w:val="006F63F1"/>
    <w:rsid w:val="006F6519"/>
    <w:rsid w:val="006F65D7"/>
    <w:rsid w:val="006F66AD"/>
    <w:rsid w:val="006F66B7"/>
    <w:rsid w:val="006F6719"/>
    <w:rsid w:val="006F6B0D"/>
    <w:rsid w:val="006F6C85"/>
    <w:rsid w:val="006F6EB5"/>
    <w:rsid w:val="006F6FFC"/>
    <w:rsid w:val="006F7051"/>
    <w:rsid w:val="006F71E7"/>
    <w:rsid w:val="006F73C0"/>
    <w:rsid w:val="006F757E"/>
    <w:rsid w:val="006F76D5"/>
    <w:rsid w:val="006F78ED"/>
    <w:rsid w:val="006F7930"/>
    <w:rsid w:val="006F7B03"/>
    <w:rsid w:val="006F7E1C"/>
    <w:rsid w:val="0070017A"/>
    <w:rsid w:val="007001DC"/>
    <w:rsid w:val="00700297"/>
    <w:rsid w:val="0070091B"/>
    <w:rsid w:val="00700964"/>
    <w:rsid w:val="00700AE9"/>
    <w:rsid w:val="00700D1E"/>
    <w:rsid w:val="00701081"/>
    <w:rsid w:val="007010D2"/>
    <w:rsid w:val="00701185"/>
    <w:rsid w:val="007011EA"/>
    <w:rsid w:val="00701224"/>
    <w:rsid w:val="00701256"/>
    <w:rsid w:val="0070139D"/>
    <w:rsid w:val="00701560"/>
    <w:rsid w:val="007015E8"/>
    <w:rsid w:val="007016D6"/>
    <w:rsid w:val="00701743"/>
    <w:rsid w:val="00701CAF"/>
    <w:rsid w:val="00701DD4"/>
    <w:rsid w:val="00701E93"/>
    <w:rsid w:val="00701ED4"/>
    <w:rsid w:val="00701FB1"/>
    <w:rsid w:val="0070271B"/>
    <w:rsid w:val="007028A4"/>
    <w:rsid w:val="007029E5"/>
    <w:rsid w:val="00702BBD"/>
    <w:rsid w:val="00702C3A"/>
    <w:rsid w:val="00702C3B"/>
    <w:rsid w:val="00702C8D"/>
    <w:rsid w:val="00702D9E"/>
    <w:rsid w:val="00702ED3"/>
    <w:rsid w:val="00703149"/>
    <w:rsid w:val="0070332C"/>
    <w:rsid w:val="00703346"/>
    <w:rsid w:val="007035D8"/>
    <w:rsid w:val="00703746"/>
    <w:rsid w:val="007037B0"/>
    <w:rsid w:val="0070380F"/>
    <w:rsid w:val="00703823"/>
    <w:rsid w:val="00703853"/>
    <w:rsid w:val="007038FA"/>
    <w:rsid w:val="00703A26"/>
    <w:rsid w:val="00703A72"/>
    <w:rsid w:val="00703AE6"/>
    <w:rsid w:val="00703B8B"/>
    <w:rsid w:val="00703BF3"/>
    <w:rsid w:val="00703D3E"/>
    <w:rsid w:val="00703D7C"/>
    <w:rsid w:val="00703E54"/>
    <w:rsid w:val="00703EAA"/>
    <w:rsid w:val="00704409"/>
    <w:rsid w:val="007046DA"/>
    <w:rsid w:val="00704791"/>
    <w:rsid w:val="007047EF"/>
    <w:rsid w:val="007047F8"/>
    <w:rsid w:val="0070486E"/>
    <w:rsid w:val="007049F7"/>
    <w:rsid w:val="00704B67"/>
    <w:rsid w:val="00704BEB"/>
    <w:rsid w:val="00704D75"/>
    <w:rsid w:val="00704EBB"/>
    <w:rsid w:val="00704EBD"/>
    <w:rsid w:val="00704F55"/>
    <w:rsid w:val="00705120"/>
    <w:rsid w:val="007051B8"/>
    <w:rsid w:val="007052F3"/>
    <w:rsid w:val="00705477"/>
    <w:rsid w:val="0070552F"/>
    <w:rsid w:val="00705591"/>
    <w:rsid w:val="007056B9"/>
    <w:rsid w:val="0070575A"/>
    <w:rsid w:val="00705788"/>
    <w:rsid w:val="007058B6"/>
    <w:rsid w:val="00705903"/>
    <w:rsid w:val="00705B4D"/>
    <w:rsid w:val="00705C6A"/>
    <w:rsid w:val="00705D30"/>
    <w:rsid w:val="00705D46"/>
    <w:rsid w:val="00705F49"/>
    <w:rsid w:val="0070603E"/>
    <w:rsid w:val="0070604C"/>
    <w:rsid w:val="007061E1"/>
    <w:rsid w:val="00706262"/>
    <w:rsid w:val="00706430"/>
    <w:rsid w:val="0070643E"/>
    <w:rsid w:val="00706498"/>
    <w:rsid w:val="007065B8"/>
    <w:rsid w:val="00706A43"/>
    <w:rsid w:val="00706B14"/>
    <w:rsid w:val="00706B37"/>
    <w:rsid w:val="00706B7E"/>
    <w:rsid w:val="00706DA1"/>
    <w:rsid w:val="0070720D"/>
    <w:rsid w:val="007073F5"/>
    <w:rsid w:val="00707410"/>
    <w:rsid w:val="00707745"/>
    <w:rsid w:val="007078C8"/>
    <w:rsid w:val="0070794D"/>
    <w:rsid w:val="007079DC"/>
    <w:rsid w:val="00707B2F"/>
    <w:rsid w:val="00707D55"/>
    <w:rsid w:val="00707DC5"/>
    <w:rsid w:val="00707DE1"/>
    <w:rsid w:val="00707E04"/>
    <w:rsid w:val="00707E40"/>
    <w:rsid w:val="00710006"/>
    <w:rsid w:val="00710338"/>
    <w:rsid w:val="007103C2"/>
    <w:rsid w:val="007105A4"/>
    <w:rsid w:val="0071079E"/>
    <w:rsid w:val="00710836"/>
    <w:rsid w:val="007109B4"/>
    <w:rsid w:val="007109F9"/>
    <w:rsid w:val="00710A4C"/>
    <w:rsid w:val="00710AE3"/>
    <w:rsid w:val="00710B85"/>
    <w:rsid w:val="00710BD5"/>
    <w:rsid w:val="00710BF5"/>
    <w:rsid w:val="00710E03"/>
    <w:rsid w:val="00710E86"/>
    <w:rsid w:val="00710EA6"/>
    <w:rsid w:val="00710ECC"/>
    <w:rsid w:val="00710F0F"/>
    <w:rsid w:val="0071107E"/>
    <w:rsid w:val="00711173"/>
    <w:rsid w:val="00711296"/>
    <w:rsid w:val="00711620"/>
    <w:rsid w:val="0071163E"/>
    <w:rsid w:val="00711732"/>
    <w:rsid w:val="00711A4D"/>
    <w:rsid w:val="00711A55"/>
    <w:rsid w:val="00711CB8"/>
    <w:rsid w:val="00711F0F"/>
    <w:rsid w:val="00711F11"/>
    <w:rsid w:val="007120C5"/>
    <w:rsid w:val="00712145"/>
    <w:rsid w:val="00712186"/>
    <w:rsid w:val="007121FA"/>
    <w:rsid w:val="00712309"/>
    <w:rsid w:val="00712399"/>
    <w:rsid w:val="007125C1"/>
    <w:rsid w:val="0071261E"/>
    <w:rsid w:val="007127B9"/>
    <w:rsid w:val="007128AA"/>
    <w:rsid w:val="007129E5"/>
    <w:rsid w:val="00712A38"/>
    <w:rsid w:val="00712B24"/>
    <w:rsid w:val="00712B57"/>
    <w:rsid w:val="0071314D"/>
    <w:rsid w:val="007132F8"/>
    <w:rsid w:val="00713355"/>
    <w:rsid w:val="00713481"/>
    <w:rsid w:val="007137AB"/>
    <w:rsid w:val="00713856"/>
    <w:rsid w:val="00713864"/>
    <w:rsid w:val="0071386B"/>
    <w:rsid w:val="007138AE"/>
    <w:rsid w:val="007139D4"/>
    <w:rsid w:val="00713C80"/>
    <w:rsid w:val="00713D6F"/>
    <w:rsid w:val="00714012"/>
    <w:rsid w:val="00714052"/>
    <w:rsid w:val="00714078"/>
    <w:rsid w:val="00714115"/>
    <w:rsid w:val="007141A1"/>
    <w:rsid w:val="00714335"/>
    <w:rsid w:val="007144B5"/>
    <w:rsid w:val="007148CB"/>
    <w:rsid w:val="007148F3"/>
    <w:rsid w:val="007149B6"/>
    <w:rsid w:val="00714AB1"/>
    <w:rsid w:val="00714BC4"/>
    <w:rsid w:val="00714C2E"/>
    <w:rsid w:val="00714D3F"/>
    <w:rsid w:val="00714DB9"/>
    <w:rsid w:val="007150E8"/>
    <w:rsid w:val="00715160"/>
    <w:rsid w:val="00715180"/>
    <w:rsid w:val="0071568E"/>
    <w:rsid w:val="007157E4"/>
    <w:rsid w:val="00715D47"/>
    <w:rsid w:val="00716393"/>
    <w:rsid w:val="0071645D"/>
    <w:rsid w:val="007164B1"/>
    <w:rsid w:val="00716562"/>
    <w:rsid w:val="00716B6A"/>
    <w:rsid w:val="00716BE0"/>
    <w:rsid w:val="00716D24"/>
    <w:rsid w:val="00716DAC"/>
    <w:rsid w:val="00716EDB"/>
    <w:rsid w:val="00717080"/>
    <w:rsid w:val="007170D3"/>
    <w:rsid w:val="00717112"/>
    <w:rsid w:val="007171B4"/>
    <w:rsid w:val="007173B0"/>
    <w:rsid w:val="007174A6"/>
    <w:rsid w:val="00717844"/>
    <w:rsid w:val="00717B01"/>
    <w:rsid w:val="00717C1F"/>
    <w:rsid w:val="00717DE3"/>
    <w:rsid w:val="00717E90"/>
    <w:rsid w:val="00717ECB"/>
    <w:rsid w:val="00717EF8"/>
    <w:rsid w:val="00717FC8"/>
    <w:rsid w:val="0072006C"/>
    <w:rsid w:val="0072006D"/>
    <w:rsid w:val="007204D9"/>
    <w:rsid w:val="0072076F"/>
    <w:rsid w:val="007207F1"/>
    <w:rsid w:val="00720893"/>
    <w:rsid w:val="00720A7B"/>
    <w:rsid w:val="00720AAA"/>
    <w:rsid w:val="00720B45"/>
    <w:rsid w:val="00720BC8"/>
    <w:rsid w:val="00720C03"/>
    <w:rsid w:val="00720C57"/>
    <w:rsid w:val="00720C78"/>
    <w:rsid w:val="00720D9C"/>
    <w:rsid w:val="00720EC0"/>
    <w:rsid w:val="00720F03"/>
    <w:rsid w:val="007210C9"/>
    <w:rsid w:val="0072119B"/>
    <w:rsid w:val="00721414"/>
    <w:rsid w:val="0072142C"/>
    <w:rsid w:val="0072155D"/>
    <w:rsid w:val="00721592"/>
    <w:rsid w:val="007215BD"/>
    <w:rsid w:val="007215D7"/>
    <w:rsid w:val="007217C4"/>
    <w:rsid w:val="0072184A"/>
    <w:rsid w:val="00721B4B"/>
    <w:rsid w:val="00721C5B"/>
    <w:rsid w:val="00721E25"/>
    <w:rsid w:val="00721E93"/>
    <w:rsid w:val="00721F10"/>
    <w:rsid w:val="00722099"/>
    <w:rsid w:val="007220EF"/>
    <w:rsid w:val="00722241"/>
    <w:rsid w:val="007222BD"/>
    <w:rsid w:val="007223AC"/>
    <w:rsid w:val="007223FB"/>
    <w:rsid w:val="00722403"/>
    <w:rsid w:val="0072264F"/>
    <w:rsid w:val="007227C4"/>
    <w:rsid w:val="007227E9"/>
    <w:rsid w:val="00722872"/>
    <w:rsid w:val="0072289E"/>
    <w:rsid w:val="00722917"/>
    <w:rsid w:val="0072295B"/>
    <w:rsid w:val="0072296E"/>
    <w:rsid w:val="00722A92"/>
    <w:rsid w:val="00722FED"/>
    <w:rsid w:val="007230F1"/>
    <w:rsid w:val="00723345"/>
    <w:rsid w:val="007235E9"/>
    <w:rsid w:val="00723793"/>
    <w:rsid w:val="0072390A"/>
    <w:rsid w:val="007239DE"/>
    <w:rsid w:val="00723AF7"/>
    <w:rsid w:val="00723B13"/>
    <w:rsid w:val="00723C19"/>
    <w:rsid w:val="00723C5A"/>
    <w:rsid w:val="00723C98"/>
    <w:rsid w:val="00723CD8"/>
    <w:rsid w:val="00723CD9"/>
    <w:rsid w:val="00723E10"/>
    <w:rsid w:val="00723E48"/>
    <w:rsid w:val="00723EC0"/>
    <w:rsid w:val="00723EF9"/>
    <w:rsid w:val="00723F72"/>
    <w:rsid w:val="00724171"/>
    <w:rsid w:val="007241AF"/>
    <w:rsid w:val="00724238"/>
    <w:rsid w:val="007242F0"/>
    <w:rsid w:val="007244E3"/>
    <w:rsid w:val="0072467D"/>
    <w:rsid w:val="007246D7"/>
    <w:rsid w:val="00724778"/>
    <w:rsid w:val="007249ED"/>
    <w:rsid w:val="00724B29"/>
    <w:rsid w:val="00724D10"/>
    <w:rsid w:val="0072501D"/>
    <w:rsid w:val="0072504C"/>
    <w:rsid w:val="00725198"/>
    <w:rsid w:val="007251D3"/>
    <w:rsid w:val="0072520B"/>
    <w:rsid w:val="00725398"/>
    <w:rsid w:val="007253A7"/>
    <w:rsid w:val="007253C6"/>
    <w:rsid w:val="007254DD"/>
    <w:rsid w:val="007254F6"/>
    <w:rsid w:val="00725518"/>
    <w:rsid w:val="00725563"/>
    <w:rsid w:val="00725587"/>
    <w:rsid w:val="007255F5"/>
    <w:rsid w:val="00725770"/>
    <w:rsid w:val="00725AB2"/>
    <w:rsid w:val="00725AB5"/>
    <w:rsid w:val="00725E18"/>
    <w:rsid w:val="00725E25"/>
    <w:rsid w:val="00725E66"/>
    <w:rsid w:val="00725FF1"/>
    <w:rsid w:val="007260B5"/>
    <w:rsid w:val="0072635A"/>
    <w:rsid w:val="00726443"/>
    <w:rsid w:val="00726520"/>
    <w:rsid w:val="00726634"/>
    <w:rsid w:val="007266A0"/>
    <w:rsid w:val="007267AF"/>
    <w:rsid w:val="007269CA"/>
    <w:rsid w:val="00726AA4"/>
    <w:rsid w:val="00726C0C"/>
    <w:rsid w:val="00726D8F"/>
    <w:rsid w:val="00726FA8"/>
    <w:rsid w:val="00726FED"/>
    <w:rsid w:val="0072702A"/>
    <w:rsid w:val="007270BD"/>
    <w:rsid w:val="00727363"/>
    <w:rsid w:val="0072742E"/>
    <w:rsid w:val="007274B8"/>
    <w:rsid w:val="0072755A"/>
    <w:rsid w:val="00727778"/>
    <w:rsid w:val="007277A0"/>
    <w:rsid w:val="00727975"/>
    <w:rsid w:val="007279E0"/>
    <w:rsid w:val="007279EF"/>
    <w:rsid w:val="00727A42"/>
    <w:rsid w:val="00727ADA"/>
    <w:rsid w:val="00727B37"/>
    <w:rsid w:val="00727BC1"/>
    <w:rsid w:val="00727C45"/>
    <w:rsid w:val="00727C5E"/>
    <w:rsid w:val="00727D7A"/>
    <w:rsid w:val="00727DFC"/>
    <w:rsid w:val="00727E68"/>
    <w:rsid w:val="00727F23"/>
    <w:rsid w:val="0073012B"/>
    <w:rsid w:val="007301C9"/>
    <w:rsid w:val="007301FD"/>
    <w:rsid w:val="0073053F"/>
    <w:rsid w:val="00730615"/>
    <w:rsid w:val="007306F9"/>
    <w:rsid w:val="007309A3"/>
    <w:rsid w:val="00730A66"/>
    <w:rsid w:val="00730B75"/>
    <w:rsid w:val="00730B90"/>
    <w:rsid w:val="00730C13"/>
    <w:rsid w:val="00730C3D"/>
    <w:rsid w:val="00730EB1"/>
    <w:rsid w:val="00730F7E"/>
    <w:rsid w:val="00730FFB"/>
    <w:rsid w:val="0073145B"/>
    <w:rsid w:val="0073167E"/>
    <w:rsid w:val="0073170C"/>
    <w:rsid w:val="0073180B"/>
    <w:rsid w:val="0073197D"/>
    <w:rsid w:val="007319B8"/>
    <w:rsid w:val="00731CD2"/>
    <w:rsid w:val="00731E15"/>
    <w:rsid w:val="00731E8B"/>
    <w:rsid w:val="00731E8D"/>
    <w:rsid w:val="00732105"/>
    <w:rsid w:val="007321A5"/>
    <w:rsid w:val="0073228C"/>
    <w:rsid w:val="007324FF"/>
    <w:rsid w:val="0073261E"/>
    <w:rsid w:val="00732867"/>
    <w:rsid w:val="0073287F"/>
    <w:rsid w:val="00732AE1"/>
    <w:rsid w:val="00732B18"/>
    <w:rsid w:val="00732B5C"/>
    <w:rsid w:val="00732CD2"/>
    <w:rsid w:val="00732CEE"/>
    <w:rsid w:val="00732F8A"/>
    <w:rsid w:val="00733120"/>
    <w:rsid w:val="007331DC"/>
    <w:rsid w:val="0073359F"/>
    <w:rsid w:val="00733747"/>
    <w:rsid w:val="007338D4"/>
    <w:rsid w:val="00733A11"/>
    <w:rsid w:val="00733BF9"/>
    <w:rsid w:val="00733C18"/>
    <w:rsid w:val="00733D3C"/>
    <w:rsid w:val="00733E1E"/>
    <w:rsid w:val="00733E56"/>
    <w:rsid w:val="00734132"/>
    <w:rsid w:val="0073472C"/>
    <w:rsid w:val="0073477E"/>
    <w:rsid w:val="007347CF"/>
    <w:rsid w:val="0073481F"/>
    <w:rsid w:val="00734A67"/>
    <w:rsid w:val="00734C19"/>
    <w:rsid w:val="00734C32"/>
    <w:rsid w:val="00734F91"/>
    <w:rsid w:val="007358C1"/>
    <w:rsid w:val="00735968"/>
    <w:rsid w:val="007359D6"/>
    <w:rsid w:val="00735A9B"/>
    <w:rsid w:val="00735B85"/>
    <w:rsid w:val="00735D1B"/>
    <w:rsid w:val="00735DE9"/>
    <w:rsid w:val="00735EC9"/>
    <w:rsid w:val="00735F2D"/>
    <w:rsid w:val="00735FC3"/>
    <w:rsid w:val="0073608A"/>
    <w:rsid w:val="00736144"/>
    <w:rsid w:val="0073614F"/>
    <w:rsid w:val="00736347"/>
    <w:rsid w:val="0073638B"/>
    <w:rsid w:val="0073641E"/>
    <w:rsid w:val="007364EC"/>
    <w:rsid w:val="00736871"/>
    <w:rsid w:val="00736D06"/>
    <w:rsid w:val="00736E18"/>
    <w:rsid w:val="00736E22"/>
    <w:rsid w:val="00736E2C"/>
    <w:rsid w:val="00736EC8"/>
    <w:rsid w:val="00737179"/>
    <w:rsid w:val="007371A6"/>
    <w:rsid w:val="00737277"/>
    <w:rsid w:val="0073728B"/>
    <w:rsid w:val="007374B2"/>
    <w:rsid w:val="007379C4"/>
    <w:rsid w:val="00737A2C"/>
    <w:rsid w:val="00737C47"/>
    <w:rsid w:val="00737CC4"/>
    <w:rsid w:val="00737DDE"/>
    <w:rsid w:val="00737E32"/>
    <w:rsid w:val="00737FA7"/>
    <w:rsid w:val="0074006D"/>
    <w:rsid w:val="00740148"/>
    <w:rsid w:val="007401C7"/>
    <w:rsid w:val="00740257"/>
    <w:rsid w:val="00740330"/>
    <w:rsid w:val="00740568"/>
    <w:rsid w:val="0074067A"/>
    <w:rsid w:val="007408DE"/>
    <w:rsid w:val="0074095E"/>
    <w:rsid w:val="0074097E"/>
    <w:rsid w:val="00740C54"/>
    <w:rsid w:val="00740D45"/>
    <w:rsid w:val="00740DCA"/>
    <w:rsid w:val="00740E06"/>
    <w:rsid w:val="00740ED3"/>
    <w:rsid w:val="00740EDB"/>
    <w:rsid w:val="00740EF5"/>
    <w:rsid w:val="00740F71"/>
    <w:rsid w:val="00741083"/>
    <w:rsid w:val="00741199"/>
    <w:rsid w:val="0074158C"/>
    <w:rsid w:val="007416FF"/>
    <w:rsid w:val="00741811"/>
    <w:rsid w:val="00741864"/>
    <w:rsid w:val="00741A9D"/>
    <w:rsid w:val="00741D88"/>
    <w:rsid w:val="00741F0E"/>
    <w:rsid w:val="00741F2B"/>
    <w:rsid w:val="00741FBB"/>
    <w:rsid w:val="00742051"/>
    <w:rsid w:val="0074243E"/>
    <w:rsid w:val="00742523"/>
    <w:rsid w:val="00742570"/>
    <w:rsid w:val="007428BF"/>
    <w:rsid w:val="007428D2"/>
    <w:rsid w:val="007429C5"/>
    <w:rsid w:val="00742B19"/>
    <w:rsid w:val="00742C43"/>
    <w:rsid w:val="00742C46"/>
    <w:rsid w:val="00742C5E"/>
    <w:rsid w:val="00742D40"/>
    <w:rsid w:val="00742EAF"/>
    <w:rsid w:val="00742F4B"/>
    <w:rsid w:val="007430EB"/>
    <w:rsid w:val="00743222"/>
    <w:rsid w:val="0074322A"/>
    <w:rsid w:val="00743374"/>
    <w:rsid w:val="00743706"/>
    <w:rsid w:val="00743764"/>
    <w:rsid w:val="00743849"/>
    <w:rsid w:val="0074386B"/>
    <w:rsid w:val="00743A0E"/>
    <w:rsid w:val="00743AB8"/>
    <w:rsid w:val="00743BBE"/>
    <w:rsid w:val="00743BC6"/>
    <w:rsid w:val="00743C06"/>
    <w:rsid w:val="00743C99"/>
    <w:rsid w:val="00743D85"/>
    <w:rsid w:val="00743E82"/>
    <w:rsid w:val="007440DC"/>
    <w:rsid w:val="00744125"/>
    <w:rsid w:val="007442A8"/>
    <w:rsid w:val="007442FB"/>
    <w:rsid w:val="00744379"/>
    <w:rsid w:val="00744391"/>
    <w:rsid w:val="00744475"/>
    <w:rsid w:val="0074459D"/>
    <w:rsid w:val="007449A3"/>
    <w:rsid w:val="00744B13"/>
    <w:rsid w:val="00744BFC"/>
    <w:rsid w:val="00744C10"/>
    <w:rsid w:val="00744C9D"/>
    <w:rsid w:val="00744CD3"/>
    <w:rsid w:val="00744E42"/>
    <w:rsid w:val="00745065"/>
    <w:rsid w:val="0074519A"/>
    <w:rsid w:val="00745303"/>
    <w:rsid w:val="00745366"/>
    <w:rsid w:val="0074545C"/>
    <w:rsid w:val="00745573"/>
    <w:rsid w:val="0074557B"/>
    <w:rsid w:val="007455DF"/>
    <w:rsid w:val="00745722"/>
    <w:rsid w:val="00745778"/>
    <w:rsid w:val="00745832"/>
    <w:rsid w:val="007459EA"/>
    <w:rsid w:val="007459F7"/>
    <w:rsid w:val="00745C01"/>
    <w:rsid w:val="00745E22"/>
    <w:rsid w:val="00745FEB"/>
    <w:rsid w:val="0074620D"/>
    <w:rsid w:val="00746478"/>
    <w:rsid w:val="007465AA"/>
    <w:rsid w:val="007466C4"/>
    <w:rsid w:val="00746742"/>
    <w:rsid w:val="0074687C"/>
    <w:rsid w:val="00746AD8"/>
    <w:rsid w:val="00746B24"/>
    <w:rsid w:val="00746B78"/>
    <w:rsid w:val="00746DC7"/>
    <w:rsid w:val="00746F42"/>
    <w:rsid w:val="00746F9D"/>
    <w:rsid w:val="007470A3"/>
    <w:rsid w:val="00747133"/>
    <w:rsid w:val="00747258"/>
    <w:rsid w:val="007472A6"/>
    <w:rsid w:val="007472E8"/>
    <w:rsid w:val="00747326"/>
    <w:rsid w:val="00747336"/>
    <w:rsid w:val="00747427"/>
    <w:rsid w:val="0074747D"/>
    <w:rsid w:val="007475BB"/>
    <w:rsid w:val="0074762D"/>
    <w:rsid w:val="007478A8"/>
    <w:rsid w:val="007479C6"/>
    <w:rsid w:val="00747B8E"/>
    <w:rsid w:val="00747C2B"/>
    <w:rsid w:val="00747D01"/>
    <w:rsid w:val="007502A6"/>
    <w:rsid w:val="007502D7"/>
    <w:rsid w:val="00750327"/>
    <w:rsid w:val="00750388"/>
    <w:rsid w:val="007504E1"/>
    <w:rsid w:val="0075085F"/>
    <w:rsid w:val="00750A45"/>
    <w:rsid w:val="00750BC8"/>
    <w:rsid w:val="00750C10"/>
    <w:rsid w:val="00750CF0"/>
    <w:rsid w:val="00750D31"/>
    <w:rsid w:val="00750D59"/>
    <w:rsid w:val="00750E66"/>
    <w:rsid w:val="00750F16"/>
    <w:rsid w:val="007510CF"/>
    <w:rsid w:val="007510D0"/>
    <w:rsid w:val="00751228"/>
    <w:rsid w:val="007514C1"/>
    <w:rsid w:val="00751622"/>
    <w:rsid w:val="00751660"/>
    <w:rsid w:val="007518B9"/>
    <w:rsid w:val="00751AE9"/>
    <w:rsid w:val="00751D98"/>
    <w:rsid w:val="00751E2A"/>
    <w:rsid w:val="00751F2C"/>
    <w:rsid w:val="0075232A"/>
    <w:rsid w:val="007524EA"/>
    <w:rsid w:val="007524FF"/>
    <w:rsid w:val="00752517"/>
    <w:rsid w:val="007526B4"/>
    <w:rsid w:val="00752788"/>
    <w:rsid w:val="00752A39"/>
    <w:rsid w:val="00752AE6"/>
    <w:rsid w:val="00752AE8"/>
    <w:rsid w:val="00752C2A"/>
    <w:rsid w:val="00752C46"/>
    <w:rsid w:val="00752C5D"/>
    <w:rsid w:val="00752EBA"/>
    <w:rsid w:val="00752FDA"/>
    <w:rsid w:val="007532F2"/>
    <w:rsid w:val="00753698"/>
    <w:rsid w:val="007536EE"/>
    <w:rsid w:val="007536F1"/>
    <w:rsid w:val="007538AF"/>
    <w:rsid w:val="00753B62"/>
    <w:rsid w:val="00753F0B"/>
    <w:rsid w:val="00753F17"/>
    <w:rsid w:val="0075401B"/>
    <w:rsid w:val="00754044"/>
    <w:rsid w:val="007540A4"/>
    <w:rsid w:val="007540BD"/>
    <w:rsid w:val="007541DB"/>
    <w:rsid w:val="007547BD"/>
    <w:rsid w:val="0075488D"/>
    <w:rsid w:val="00754914"/>
    <w:rsid w:val="00754929"/>
    <w:rsid w:val="00754B80"/>
    <w:rsid w:val="00754CCF"/>
    <w:rsid w:val="00754D08"/>
    <w:rsid w:val="00754D47"/>
    <w:rsid w:val="00754EEA"/>
    <w:rsid w:val="00754EEC"/>
    <w:rsid w:val="00754FE3"/>
    <w:rsid w:val="00755049"/>
    <w:rsid w:val="007550C0"/>
    <w:rsid w:val="007550D9"/>
    <w:rsid w:val="00755156"/>
    <w:rsid w:val="0075521A"/>
    <w:rsid w:val="0075523E"/>
    <w:rsid w:val="007553E5"/>
    <w:rsid w:val="00755690"/>
    <w:rsid w:val="00755881"/>
    <w:rsid w:val="007558FE"/>
    <w:rsid w:val="0075594E"/>
    <w:rsid w:val="00755A86"/>
    <w:rsid w:val="00755BE5"/>
    <w:rsid w:val="00755C10"/>
    <w:rsid w:val="00755D74"/>
    <w:rsid w:val="00755F2A"/>
    <w:rsid w:val="0075609A"/>
    <w:rsid w:val="007560FB"/>
    <w:rsid w:val="00756315"/>
    <w:rsid w:val="00756331"/>
    <w:rsid w:val="00756351"/>
    <w:rsid w:val="007563ED"/>
    <w:rsid w:val="0075644D"/>
    <w:rsid w:val="00756564"/>
    <w:rsid w:val="00756599"/>
    <w:rsid w:val="00756685"/>
    <w:rsid w:val="007568A2"/>
    <w:rsid w:val="00756AE3"/>
    <w:rsid w:val="00756B7C"/>
    <w:rsid w:val="00757112"/>
    <w:rsid w:val="00757252"/>
    <w:rsid w:val="007572E3"/>
    <w:rsid w:val="0075740D"/>
    <w:rsid w:val="0075789B"/>
    <w:rsid w:val="00757D25"/>
    <w:rsid w:val="00757D55"/>
    <w:rsid w:val="0076011D"/>
    <w:rsid w:val="007601AC"/>
    <w:rsid w:val="00760298"/>
    <w:rsid w:val="007603E2"/>
    <w:rsid w:val="0076058B"/>
    <w:rsid w:val="0076059B"/>
    <w:rsid w:val="007605AD"/>
    <w:rsid w:val="00760666"/>
    <w:rsid w:val="007607DC"/>
    <w:rsid w:val="00760B9A"/>
    <w:rsid w:val="00760C11"/>
    <w:rsid w:val="00760D53"/>
    <w:rsid w:val="00760D87"/>
    <w:rsid w:val="00760E10"/>
    <w:rsid w:val="00760EEC"/>
    <w:rsid w:val="007611B6"/>
    <w:rsid w:val="00761283"/>
    <w:rsid w:val="00761425"/>
    <w:rsid w:val="00761477"/>
    <w:rsid w:val="0076150A"/>
    <w:rsid w:val="0076185F"/>
    <w:rsid w:val="00761C10"/>
    <w:rsid w:val="00761D5F"/>
    <w:rsid w:val="00761D70"/>
    <w:rsid w:val="00761EB8"/>
    <w:rsid w:val="00761EED"/>
    <w:rsid w:val="00762142"/>
    <w:rsid w:val="00762182"/>
    <w:rsid w:val="007622FC"/>
    <w:rsid w:val="007625AB"/>
    <w:rsid w:val="007626A5"/>
    <w:rsid w:val="007626D1"/>
    <w:rsid w:val="00762926"/>
    <w:rsid w:val="00762C4B"/>
    <w:rsid w:val="00763153"/>
    <w:rsid w:val="007631A7"/>
    <w:rsid w:val="007635B5"/>
    <w:rsid w:val="007635E4"/>
    <w:rsid w:val="00763831"/>
    <w:rsid w:val="0076385D"/>
    <w:rsid w:val="00763875"/>
    <w:rsid w:val="0076392B"/>
    <w:rsid w:val="0076393F"/>
    <w:rsid w:val="007639D4"/>
    <w:rsid w:val="00763CC2"/>
    <w:rsid w:val="00763F28"/>
    <w:rsid w:val="00763F30"/>
    <w:rsid w:val="00765046"/>
    <w:rsid w:val="0076506D"/>
    <w:rsid w:val="007650CF"/>
    <w:rsid w:val="00765112"/>
    <w:rsid w:val="00765371"/>
    <w:rsid w:val="0076540C"/>
    <w:rsid w:val="0076572A"/>
    <w:rsid w:val="00765745"/>
    <w:rsid w:val="0076578C"/>
    <w:rsid w:val="007657A9"/>
    <w:rsid w:val="00765A11"/>
    <w:rsid w:val="00765CD9"/>
    <w:rsid w:val="00765D96"/>
    <w:rsid w:val="00765E10"/>
    <w:rsid w:val="00765F36"/>
    <w:rsid w:val="0076658F"/>
    <w:rsid w:val="00766768"/>
    <w:rsid w:val="00766783"/>
    <w:rsid w:val="007668BC"/>
    <w:rsid w:val="007669D0"/>
    <w:rsid w:val="00766C2B"/>
    <w:rsid w:val="00766CD4"/>
    <w:rsid w:val="00766D43"/>
    <w:rsid w:val="00766D5F"/>
    <w:rsid w:val="00766D92"/>
    <w:rsid w:val="00766DD0"/>
    <w:rsid w:val="00766E3D"/>
    <w:rsid w:val="00766FAD"/>
    <w:rsid w:val="0076700D"/>
    <w:rsid w:val="007670C9"/>
    <w:rsid w:val="007671BE"/>
    <w:rsid w:val="0076731D"/>
    <w:rsid w:val="007675B8"/>
    <w:rsid w:val="0076763F"/>
    <w:rsid w:val="0076799D"/>
    <w:rsid w:val="007679E7"/>
    <w:rsid w:val="00767A8C"/>
    <w:rsid w:val="007704E2"/>
    <w:rsid w:val="00770570"/>
    <w:rsid w:val="00770611"/>
    <w:rsid w:val="00770681"/>
    <w:rsid w:val="007706B0"/>
    <w:rsid w:val="007706BB"/>
    <w:rsid w:val="007709D0"/>
    <w:rsid w:val="00770A3F"/>
    <w:rsid w:val="00770B6D"/>
    <w:rsid w:val="00770BE2"/>
    <w:rsid w:val="00770CE6"/>
    <w:rsid w:val="00770D62"/>
    <w:rsid w:val="00770F31"/>
    <w:rsid w:val="00770F3A"/>
    <w:rsid w:val="00770F86"/>
    <w:rsid w:val="0077117E"/>
    <w:rsid w:val="007711B1"/>
    <w:rsid w:val="007712E5"/>
    <w:rsid w:val="007714BE"/>
    <w:rsid w:val="007714F8"/>
    <w:rsid w:val="0077150D"/>
    <w:rsid w:val="007716B9"/>
    <w:rsid w:val="00771751"/>
    <w:rsid w:val="00771794"/>
    <w:rsid w:val="007719BF"/>
    <w:rsid w:val="00771A95"/>
    <w:rsid w:val="00771AFB"/>
    <w:rsid w:val="00771B72"/>
    <w:rsid w:val="00771C5A"/>
    <w:rsid w:val="00771CD9"/>
    <w:rsid w:val="00771CDC"/>
    <w:rsid w:val="00771D44"/>
    <w:rsid w:val="00771D4F"/>
    <w:rsid w:val="00771D9E"/>
    <w:rsid w:val="00771DE3"/>
    <w:rsid w:val="00771EBA"/>
    <w:rsid w:val="00772279"/>
    <w:rsid w:val="007722F6"/>
    <w:rsid w:val="00772528"/>
    <w:rsid w:val="00772662"/>
    <w:rsid w:val="00772687"/>
    <w:rsid w:val="00772811"/>
    <w:rsid w:val="0077286E"/>
    <w:rsid w:val="00772B0E"/>
    <w:rsid w:val="00772CC1"/>
    <w:rsid w:val="00772FEE"/>
    <w:rsid w:val="00773083"/>
    <w:rsid w:val="007731BF"/>
    <w:rsid w:val="007731F8"/>
    <w:rsid w:val="0077320F"/>
    <w:rsid w:val="0077324F"/>
    <w:rsid w:val="00773308"/>
    <w:rsid w:val="007735DF"/>
    <w:rsid w:val="00773776"/>
    <w:rsid w:val="0077397E"/>
    <w:rsid w:val="007739E6"/>
    <w:rsid w:val="00773AAF"/>
    <w:rsid w:val="00773B2C"/>
    <w:rsid w:val="00773E1A"/>
    <w:rsid w:val="00773F19"/>
    <w:rsid w:val="0077403B"/>
    <w:rsid w:val="0077409D"/>
    <w:rsid w:val="0077412B"/>
    <w:rsid w:val="007742A3"/>
    <w:rsid w:val="007742B7"/>
    <w:rsid w:val="00774378"/>
    <w:rsid w:val="007743F4"/>
    <w:rsid w:val="007744C5"/>
    <w:rsid w:val="007744D3"/>
    <w:rsid w:val="007744F5"/>
    <w:rsid w:val="007746C2"/>
    <w:rsid w:val="0077491C"/>
    <w:rsid w:val="00774A57"/>
    <w:rsid w:val="00774A6E"/>
    <w:rsid w:val="00774D7C"/>
    <w:rsid w:val="00774E1D"/>
    <w:rsid w:val="00774F8C"/>
    <w:rsid w:val="00775065"/>
    <w:rsid w:val="007750EA"/>
    <w:rsid w:val="007751AB"/>
    <w:rsid w:val="0077539E"/>
    <w:rsid w:val="007754E9"/>
    <w:rsid w:val="007756BE"/>
    <w:rsid w:val="00775868"/>
    <w:rsid w:val="007758EE"/>
    <w:rsid w:val="007759E8"/>
    <w:rsid w:val="00775AB7"/>
    <w:rsid w:val="00775C61"/>
    <w:rsid w:val="00775DE0"/>
    <w:rsid w:val="00775E3E"/>
    <w:rsid w:val="00775EC2"/>
    <w:rsid w:val="00775F99"/>
    <w:rsid w:val="00775FFA"/>
    <w:rsid w:val="00776023"/>
    <w:rsid w:val="0077615F"/>
    <w:rsid w:val="00776516"/>
    <w:rsid w:val="00776650"/>
    <w:rsid w:val="00776683"/>
    <w:rsid w:val="007767E9"/>
    <w:rsid w:val="00776828"/>
    <w:rsid w:val="0077685D"/>
    <w:rsid w:val="007768E5"/>
    <w:rsid w:val="00776978"/>
    <w:rsid w:val="00776A5C"/>
    <w:rsid w:val="00776AE8"/>
    <w:rsid w:val="00776B3D"/>
    <w:rsid w:val="00776B9A"/>
    <w:rsid w:val="00776BDA"/>
    <w:rsid w:val="00776C5E"/>
    <w:rsid w:val="00776E9D"/>
    <w:rsid w:val="00776EAB"/>
    <w:rsid w:val="00776F8F"/>
    <w:rsid w:val="0077733F"/>
    <w:rsid w:val="007774CA"/>
    <w:rsid w:val="007777C7"/>
    <w:rsid w:val="0077792E"/>
    <w:rsid w:val="0077795E"/>
    <w:rsid w:val="00777AB8"/>
    <w:rsid w:val="00777B65"/>
    <w:rsid w:val="00777B99"/>
    <w:rsid w:val="00777D8F"/>
    <w:rsid w:val="00777DB0"/>
    <w:rsid w:val="00777F84"/>
    <w:rsid w:val="00780102"/>
    <w:rsid w:val="007802D1"/>
    <w:rsid w:val="007802EB"/>
    <w:rsid w:val="0078035E"/>
    <w:rsid w:val="00780468"/>
    <w:rsid w:val="0078047B"/>
    <w:rsid w:val="0078047E"/>
    <w:rsid w:val="00780486"/>
    <w:rsid w:val="007804C9"/>
    <w:rsid w:val="00780609"/>
    <w:rsid w:val="007806D1"/>
    <w:rsid w:val="0078073B"/>
    <w:rsid w:val="007807D7"/>
    <w:rsid w:val="007807FB"/>
    <w:rsid w:val="0078080B"/>
    <w:rsid w:val="007808E5"/>
    <w:rsid w:val="007809E2"/>
    <w:rsid w:val="00780C39"/>
    <w:rsid w:val="00780C43"/>
    <w:rsid w:val="00781071"/>
    <w:rsid w:val="007810C7"/>
    <w:rsid w:val="007812CE"/>
    <w:rsid w:val="007812FF"/>
    <w:rsid w:val="00781353"/>
    <w:rsid w:val="0078137A"/>
    <w:rsid w:val="0078149E"/>
    <w:rsid w:val="007817BB"/>
    <w:rsid w:val="00781B28"/>
    <w:rsid w:val="00781B6C"/>
    <w:rsid w:val="00781D39"/>
    <w:rsid w:val="00781DD8"/>
    <w:rsid w:val="00781E4E"/>
    <w:rsid w:val="00781EDE"/>
    <w:rsid w:val="00781FB3"/>
    <w:rsid w:val="00781FBD"/>
    <w:rsid w:val="0078201E"/>
    <w:rsid w:val="00782062"/>
    <w:rsid w:val="0078216B"/>
    <w:rsid w:val="007823AB"/>
    <w:rsid w:val="007826D6"/>
    <w:rsid w:val="007826DA"/>
    <w:rsid w:val="0078288B"/>
    <w:rsid w:val="00782995"/>
    <w:rsid w:val="00782B6F"/>
    <w:rsid w:val="00782B8E"/>
    <w:rsid w:val="00782E4E"/>
    <w:rsid w:val="00782F3F"/>
    <w:rsid w:val="00782F8D"/>
    <w:rsid w:val="00783276"/>
    <w:rsid w:val="00783607"/>
    <w:rsid w:val="0078373F"/>
    <w:rsid w:val="00783BC3"/>
    <w:rsid w:val="00783C3A"/>
    <w:rsid w:val="00783C4B"/>
    <w:rsid w:val="00783D5A"/>
    <w:rsid w:val="00783DBA"/>
    <w:rsid w:val="00783E79"/>
    <w:rsid w:val="00783FFE"/>
    <w:rsid w:val="0078405C"/>
    <w:rsid w:val="00784089"/>
    <w:rsid w:val="00784521"/>
    <w:rsid w:val="00784522"/>
    <w:rsid w:val="00784563"/>
    <w:rsid w:val="00784599"/>
    <w:rsid w:val="007846F3"/>
    <w:rsid w:val="00784A74"/>
    <w:rsid w:val="00784CCE"/>
    <w:rsid w:val="00784DD6"/>
    <w:rsid w:val="00784DED"/>
    <w:rsid w:val="00784F50"/>
    <w:rsid w:val="00784F66"/>
    <w:rsid w:val="0078506F"/>
    <w:rsid w:val="007850E8"/>
    <w:rsid w:val="00785106"/>
    <w:rsid w:val="007851B7"/>
    <w:rsid w:val="0078538C"/>
    <w:rsid w:val="0078548F"/>
    <w:rsid w:val="007854BC"/>
    <w:rsid w:val="00785527"/>
    <w:rsid w:val="00785711"/>
    <w:rsid w:val="0078587E"/>
    <w:rsid w:val="00785895"/>
    <w:rsid w:val="0078593A"/>
    <w:rsid w:val="0078593C"/>
    <w:rsid w:val="007859C9"/>
    <w:rsid w:val="00785BD5"/>
    <w:rsid w:val="00785E5F"/>
    <w:rsid w:val="00785F44"/>
    <w:rsid w:val="00785FF8"/>
    <w:rsid w:val="00786040"/>
    <w:rsid w:val="007862D7"/>
    <w:rsid w:val="007863FD"/>
    <w:rsid w:val="0078643C"/>
    <w:rsid w:val="007865F7"/>
    <w:rsid w:val="00786739"/>
    <w:rsid w:val="0078680B"/>
    <w:rsid w:val="007869FD"/>
    <w:rsid w:val="00786A28"/>
    <w:rsid w:val="00786B13"/>
    <w:rsid w:val="00786BB0"/>
    <w:rsid w:val="00787007"/>
    <w:rsid w:val="007873D2"/>
    <w:rsid w:val="0078742C"/>
    <w:rsid w:val="007874F1"/>
    <w:rsid w:val="0078769C"/>
    <w:rsid w:val="00787995"/>
    <w:rsid w:val="00787A0D"/>
    <w:rsid w:val="00787AB5"/>
    <w:rsid w:val="00787D12"/>
    <w:rsid w:val="00787D41"/>
    <w:rsid w:val="00787F65"/>
    <w:rsid w:val="007904B1"/>
    <w:rsid w:val="007907E1"/>
    <w:rsid w:val="007908B4"/>
    <w:rsid w:val="00790A3E"/>
    <w:rsid w:val="00790BB8"/>
    <w:rsid w:val="00790C41"/>
    <w:rsid w:val="00790D15"/>
    <w:rsid w:val="00790E79"/>
    <w:rsid w:val="00791116"/>
    <w:rsid w:val="00791156"/>
    <w:rsid w:val="007911A9"/>
    <w:rsid w:val="00791222"/>
    <w:rsid w:val="00791224"/>
    <w:rsid w:val="00791271"/>
    <w:rsid w:val="0079141D"/>
    <w:rsid w:val="00791580"/>
    <w:rsid w:val="0079175F"/>
    <w:rsid w:val="007917BE"/>
    <w:rsid w:val="007919F6"/>
    <w:rsid w:val="00791A02"/>
    <w:rsid w:val="00791D9B"/>
    <w:rsid w:val="00791EEA"/>
    <w:rsid w:val="007920C5"/>
    <w:rsid w:val="007921AC"/>
    <w:rsid w:val="007922F2"/>
    <w:rsid w:val="007923DF"/>
    <w:rsid w:val="007926C4"/>
    <w:rsid w:val="0079281E"/>
    <w:rsid w:val="0079281F"/>
    <w:rsid w:val="00792B1C"/>
    <w:rsid w:val="00792E7B"/>
    <w:rsid w:val="00792E8A"/>
    <w:rsid w:val="0079303D"/>
    <w:rsid w:val="00793130"/>
    <w:rsid w:val="00793305"/>
    <w:rsid w:val="007933E2"/>
    <w:rsid w:val="00793595"/>
    <w:rsid w:val="00793686"/>
    <w:rsid w:val="007937D8"/>
    <w:rsid w:val="007938DE"/>
    <w:rsid w:val="00793943"/>
    <w:rsid w:val="00793A11"/>
    <w:rsid w:val="00793E4A"/>
    <w:rsid w:val="00793EC9"/>
    <w:rsid w:val="00794041"/>
    <w:rsid w:val="007940C1"/>
    <w:rsid w:val="00794119"/>
    <w:rsid w:val="00794181"/>
    <w:rsid w:val="00794280"/>
    <w:rsid w:val="00794350"/>
    <w:rsid w:val="00794774"/>
    <w:rsid w:val="007947EF"/>
    <w:rsid w:val="007949DA"/>
    <w:rsid w:val="00794AA5"/>
    <w:rsid w:val="00794B29"/>
    <w:rsid w:val="00794B5C"/>
    <w:rsid w:val="00794CD5"/>
    <w:rsid w:val="00794D86"/>
    <w:rsid w:val="00795223"/>
    <w:rsid w:val="007952CE"/>
    <w:rsid w:val="00795410"/>
    <w:rsid w:val="00795471"/>
    <w:rsid w:val="0079556A"/>
    <w:rsid w:val="00795618"/>
    <w:rsid w:val="00795634"/>
    <w:rsid w:val="0079582E"/>
    <w:rsid w:val="00795834"/>
    <w:rsid w:val="007958F0"/>
    <w:rsid w:val="0079591A"/>
    <w:rsid w:val="007959A6"/>
    <w:rsid w:val="00795D24"/>
    <w:rsid w:val="00795DDD"/>
    <w:rsid w:val="00795FAF"/>
    <w:rsid w:val="007960F2"/>
    <w:rsid w:val="00796106"/>
    <w:rsid w:val="0079660C"/>
    <w:rsid w:val="007967C5"/>
    <w:rsid w:val="00796929"/>
    <w:rsid w:val="00796933"/>
    <w:rsid w:val="00796947"/>
    <w:rsid w:val="00796A27"/>
    <w:rsid w:val="00796D0B"/>
    <w:rsid w:val="0079715B"/>
    <w:rsid w:val="007972C4"/>
    <w:rsid w:val="007974E5"/>
    <w:rsid w:val="00797C94"/>
    <w:rsid w:val="00797D3D"/>
    <w:rsid w:val="00797E38"/>
    <w:rsid w:val="00797EF7"/>
    <w:rsid w:val="00797F3E"/>
    <w:rsid w:val="00797F55"/>
    <w:rsid w:val="00797F5D"/>
    <w:rsid w:val="00797FA4"/>
    <w:rsid w:val="007A00AC"/>
    <w:rsid w:val="007A01B6"/>
    <w:rsid w:val="007A02DC"/>
    <w:rsid w:val="007A0330"/>
    <w:rsid w:val="007A0519"/>
    <w:rsid w:val="007A0567"/>
    <w:rsid w:val="007A057B"/>
    <w:rsid w:val="007A05F8"/>
    <w:rsid w:val="007A0687"/>
    <w:rsid w:val="007A06D7"/>
    <w:rsid w:val="007A0701"/>
    <w:rsid w:val="007A0787"/>
    <w:rsid w:val="007A091E"/>
    <w:rsid w:val="007A09E3"/>
    <w:rsid w:val="007A0A3D"/>
    <w:rsid w:val="007A0A91"/>
    <w:rsid w:val="007A0AC6"/>
    <w:rsid w:val="007A0BE4"/>
    <w:rsid w:val="007A0C22"/>
    <w:rsid w:val="007A0D10"/>
    <w:rsid w:val="007A0F1D"/>
    <w:rsid w:val="007A0F25"/>
    <w:rsid w:val="007A0FD6"/>
    <w:rsid w:val="007A1011"/>
    <w:rsid w:val="007A1126"/>
    <w:rsid w:val="007A11D3"/>
    <w:rsid w:val="007A1297"/>
    <w:rsid w:val="007A1570"/>
    <w:rsid w:val="007A1640"/>
    <w:rsid w:val="007A164A"/>
    <w:rsid w:val="007A189D"/>
    <w:rsid w:val="007A18C4"/>
    <w:rsid w:val="007A1B53"/>
    <w:rsid w:val="007A1D09"/>
    <w:rsid w:val="007A1D1C"/>
    <w:rsid w:val="007A1DB6"/>
    <w:rsid w:val="007A202B"/>
    <w:rsid w:val="007A239E"/>
    <w:rsid w:val="007A23B1"/>
    <w:rsid w:val="007A24E8"/>
    <w:rsid w:val="007A26C8"/>
    <w:rsid w:val="007A2834"/>
    <w:rsid w:val="007A2947"/>
    <w:rsid w:val="007A29BD"/>
    <w:rsid w:val="007A2B44"/>
    <w:rsid w:val="007A2B99"/>
    <w:rsid w:val="007A2D1A"/>
    <w:rsid w:val="007A2F1D"/>
    <w:rsid w:val="007A2FB8"/>
    <w:rsid w:val="007A31A6"/>
    <w:rsid w:val="007A32B7"/>
    <w:rsid w:val="007A33C7"/>
    <w:rsid w:val="007A3436"/>
    <w:rsid w:val="007A36A7"/>
    <w:rsid w:val="007A387B"/>
    <w:rsid w:val="007A39B1"/>
    <w:rsid w:val="007A3B99"/>
    <w:rsid w:val="007A3C5B"/>
    <w:rsid w:val="007A3DA8"/>
    <w:rsid w:val="007A3E8A"/>
    <w:rsid w:val="007A4062"/>
    <w:rsid w:val="007A40F8"/>
    <w:rsid w:val="007A47B2"/>
    <w:rsid w:val="007A4838"/>
    <w:rsid w:val="007A48CB"/>
    <w:rsid w:val="007A4B7B"/>
    <w:rsid w:val="007A4CC6"/>
    <w:rsid w:val="007A4CCB"/>
    <w:rsid w:val="007A4F8F"/>
    <w:rsid w:val="007A5076"/>
    <w:rsid w:val="007A51E6"/>
    <w:rsid w:val="007A52E1"/>
    <w:rsid w:val="007A53DB"/>
    <w:rsid w:val="007A56A1"/>
    <w:rsid w:val="007A56D9"/>
    <w:rsid w:val="007A590B"/>
    <w:rsid w:val="007A590E"/>
    <w:rsid w:val="007A597C"/>
    <w:rsid w:val="007A5A7C"/>
    <w:rsid w:val="007A5B86"/>
    <w:rsid w:val="007A5C75"/>
    <w:rsid w:val="007A5F62"/>
    <w:rsid w:val="007A6035"/>
    <w:rsid w:val="007A61E3"/>
    <w:rsid w:val="007A62EC"/>
    <w:rsid w:val="007A6492"/>
    <w:rsid w:val="007A6644"/>
    <w:rsid w:val="007A686E"/>
    <w:rsid w:val="007A689E"/>
    <w:rsid w:val="007A6936"/>
    <w:rsid w:val="007A6950"/>
    <w:rsid w:val="007A6B75"/>
    <w:rsid w:val="007A6BD6"/>
    <w:rsid w:val="007A6D80"/>
    <w:rsid w:val="007A6EA2"/>
    <w:rsid w:val="007A703C"/>
    <w:rsid w:val="007A7130"/>
    <w:rsid w:val="007A7297"/>
    <w:rsid w:val="007A73AD"/>
    <w:rsid w:val="007A7480"/>
    <w:rsid w:val="007A75B5"/>
    <w:rsid w:val="007A76E5"/>
    <w:rsid w:val="007A78D9"/>
    <w:rsid w:val="007A78DE"/>
    <w:rsid w:val="007A7966"/>
    <w:rsid w:val="007A7BDC"/>
    <w:rsid w:val="007A7CC3"/>
    <w:rsid w:val="007A7E76"/>
    <w:rsid w:val="007A7E7D"/>
    <w:rsid w:val="007A7ECE"/>
    <w:rsid w:val="007B000F"/>
    <w:rsid w:val="007B005A"/>
    <w:rsid w:val="007B0216"/>
    <w:rsid w:val="007B02A6"/>
    <w:rsid w:val="007B04C0"/>
    <w:rsid w:val="007B055E"/>
    <w:rsid w:val="007B06D5"/>
    <w:rsid w:val="007B0793"/>
    <w:rsid w:val="007B0B27"/>
    <w:rsid w:val="007B0D07"/>
    <w:rsid w:val="007B0E0B"/>
    <w:rsid w:val="007B0FA7"/>
    <w:rsid w:val="007B1114"/>
    <w:rsid w:val="007B13BF"/>
    <w:rsid w:val="007B16F7"/>
    <w:rsid w:val="007B190C"/>
    <w:rsid w:val="007B1AA3"/>
    <w:rsid w:val="007B1ACA"/>
    <w:rsid w:val="007B1BC9"/>
    <w:rsid w:val="007B1C7F"/>
    <w:rsid w:val="007B2092"/>
    <w:rsid w:val="007B20AC"/>
    <w:rsid w:val="007B21FA"/>
    <w:rsid w:val="007B2205"/>
    <w:rsid w:val="007B230A"/>
    <w:rsid w:val="007B259F"/>
    <w:rsid w:val="007B25A8"/>
    <w:rsid w:val="007B2618"/>
    <w:rsid w:val="007B265D"/>
    <w:rsid w:val="007B2697"/>
    <w:rsid w:val="007B288C"/>
    <w:rsid w:val="007B28C2"/>
    <w:rsid w:val="007B2BE3"/>
    <w:rsid w:val="007B2BF7"/>
    <w:rsid w:val="007B2C0C"/>
    <w:rsid w:val="007B2E2E"/>
    <w:rsid w:val="007B2E53"/>
    <w:rsid w:val="007B3099"/>
    <w:rsid w:val="007B33CD"/>
    <w:rsid w:val="007B3549"/>
    <w:rsid w:val="007B3937"/>
    <w:rsid w:val="007B3A68"/>
    <w:rsid w:val="007B3B6B"/>
    <w:rsid w:val="007B3C6D"/>
    <w:rsid w:val="007B3CEA"/>
    <w:rsid w:val="007B3F39"/>
    <w:rsid w:val="007B4377"/>
    <w:rsid w:val="007B4442"/>
    <w:rsid w:val="007B47F2"/>
    <w:rsid w:val="007B49F1"/>
    <w:rsid w:val="007B4A32"/>
    <w:rsid w:val="007B4ACC"/>
    <w:rsid w:val="007B4C14"/>
    <w:rsid w:val="007B4CDE"/>
    <w:rsid w:val="007B4D39"/>
    <w:rsid w:val="007B4D72"/>
    <w:rsid w:val="007B4DDE"/>
    <w:rsid w:val="007B5022"/>
    <w:rsid w:val="007B5256"/>
    <w:rsid w:val="007B5282"/>
    <w:rsid w:val="007B536A"/>
    <w:rsid w:val="007B557F"/>
    <w:rsid w:val="007B5685"/>
    <w:rsid w:val="007B56E5"/>
    <w:rsid w:val="007B595F"/>
    <w:rsid w:val="007B5F5D"/>
    <w:rsid w:val="007B5FB7"/>
    <w:rsid w:val="007B60E0"/>
    <w:rsid w:val="007B61A0"/>
    <w:rsid w:val="007B6280"/>
    <w:rsid w:val="007B64BC"/>
    <w:rsid w:val="007B6566"/>
    <w:rsid w:val="007B6701"/>
    <w:rsid w:val="007B6747"/>
    <w:rsid w:val="007B68DF"/>
    <w:rsid w:val="007B6935"/>
    <w:rsid w:val="007B6977"/>
    <w:rsid w:val="007B6984"/>
    <w:rsid w:val="007B6C03"/>
    <w:rsid w:val="007B6D26"/>
    <w:rsid w:val="007B6D4A"/>
    <w:rsid w:val="007B6FB5"/>
    <w:rsid w:val="007B7023"/>
    <w:rsid w:val="007B70CF"/>
    <w:rsid w:val="007B7197"/>
    <w:rsid w:val="007B725F"/>
    <w:rsid w:val="007B7275"/>
    <w:rsid w:val="007B72D5"/>
    <w:rsid w:val="007B730C"/>
    <w:rsid w:val="007B7518"/>
    <w:rsid w:val="007B76F3"/>
    <w:rsid w:val="007B77AF"/>
    <w:rsid w:val="007B7845"/>
    <w:rsid w:val="007B78B1"/>
    <w:rsid w:val="007B7B3F"/>
    <w:rsid w:val="007B7DE4"/>
    <w:rsid w:val="007B7DFB"/>
    <w:rsid w:val="007C0044"/>
    <w:rsid w:val="007C00BD"/>
    <w:rsid w:val="007C00BF"/>
    <w:rsid w:val="007C00FB"/>
    <w:rsid w:val="007C0560"/>
    <w:rsid w:val="007C05B2"/>
    <w:rsid w:val="007C067F"/>
    <w:rsid w:val="007C096D"/>
    <w:rsid w:val="007C0A08"/>
    <w:rsid w:val="007C0B42"/>
    <w:rsid w:val="007C0CB4"/>
    <w:rsid w:val="007C0D4C"/>
    <w:rsid w:val="007C0F58"/>
    <w:rsid w:val="007C0FA6"/>
    <w:rsid w:val="007C12FB"/>
    <w:rsid w:val="007C1340"/>
    <w:rsid w:val="007C1345"/>
    <w:rsid w:val="007C1396"/>
    <w:rsid w:val="007C16BA"/>
    <w:rsid w:val="007C17F4"/>
    <w:rsid w:val="007C17F8"/>
    <w:rsid w:val="007C1804"/>
    <w:rsid w:val="007C1A20"/>
    <w:rsid w:val="007C1C3B"/>
    <w:rsid w:val="007C1CB0"/>
    <w:rsid w:val="007C1D04"/>
    <w:rsid w:val="007C1D7D"/>
    <w:rsid w:val="007C1F39"/>
    <w:rsid w:val="007C20C7"/>
    <w:rsid w:val="007C20DC"/>
    <w:rsid w:val="007C213F"/>
    <w:rsid w:val="007C23A2"/>
    <w:rsid w:val="007C24B4"/>
    <w:rsid w:val="007C2583"/>
    <w:rsid w:val="007C25AC"/>
    <w:rsid w:val="007C29C4"/>
    <w:rsid w:val="007C2A49"/>
    <w:rsid w:val="007C2CC9"/>
    <w:rsid w:val="007C2DC1"/>
    <w:rsid w:val="007C2F7F"/>
    <w:rsid w:val="007C3060"/>
    <w:rsid w:val="007C33CC"/>
    <w:rsid w:val="007C34EE"/>
    <w:rsid w:val="007C350D"/>
    <w:rsid w:val="007C35A2"/>
    <w:rsid w:val="007C36F8"/>
    <w:rsid w:val="007C37AC"/>
    <w:rsid w:val="007C3833"/>
    <w:rsid w:val="007C389C"/>
    <w:rsid w:val="007C38DF"/>
    <w:rsid w:val="007C38F6"/>
    <w:rsid w:val="007C3A09"/>
    <w:rsid w:val="007C3A14"/>
    <w:rsid w:val="007C3AAD"/>
    <w:rsid w:val="007C3B42"/>
    <w:rsid w:val="007C3D78"/>
    <w:rsid w:val="007C3DC6"/>
    <w:rsid w:val="007C3ECA"/>
    <w:rsid w:val="007C40E9"/>
    <w:rsid w:val="007C46C1"/>
    <w:rsid w:val="007C478F"/>
    <w:rsid w:val="007C48A5"/>
    <w:rsid w:val="007C4904"/>
    <w:rsid w:val="007C4953"/>
    <w:rsid w:val="007C4999"/>
    <w:rsid w:val="007C49A3"/>
    <w:rsid w:val="007C4E45"/>
    <w:rsid w:val="007C50C4"/>
    <w:rsid w:val="007C51EA"/>
    <w:rsid w:val="007C5279"/>
    <w:rsid w:val="007C53F7"/>
    <w:rsid w:val="007C5A06"/>
    <w:rsid w:val="007C5AC2"/>
    <w:rsid w:val="007C5D40"/>
    <w:rsid w:val="007C5D81"/>
    <w:rsid w:val="007C5E5F"/>
    <w:rsid w:val="007C5EC1"/>
    <w:rsid w:val="007C5ECC"/>
    <w:rsid w:val="007C5F57"/>
    <w:rsid w:val="007C5F91"/>
    <w:rsid w:val="007C6013"/>
    <w:rsid w:val="007C626A"/>
    <w:rsid w:val="007C639D"/>
    <w:rsid w:val="007C6457"/>
    <w:rsid w:val="007C65FB"/>
    <w:rsid w:val="007C6AF3"/>
    <w:rsid w:val="007C6C3B"/>
    <w:rsid w:val="007C6D12"/>
    <w:rsid w:val="007C6DDE"/>
    <w:rsid w:val="007C6DE2"/>
    <w:rsid w:val="007C7090"/>
    <w:rsid w:val="007C7146"/>
    <w:rsid w:val="007C718B"/>
    <w:rsid w:val="007C7439"/>
    <w:rsid w:val="007C7706"/>
    <w:rsid w:val="007C7747"/>
    <w:rsid w:val="007C77C2"/>
    <w:rsid w:val="007C7835"/>
    <w:rsid w:val="007C7B29"/>
    <w:rsid w:val="007C7BEA"/>
    <w:rsid w:val="007D02BC"/>
    <w:rsid w:val="007D02DB"/>
    <w:rsid w:val="007D032A"/>
    <w:rsid w:val="007D04DD"/>
    <w:rsid w:val="007D06B3"/>
    <w:rsid w:val="007D08DD"/>
    <w:rsid w:val="007D09B6"/>
    <w:rsid w:val="007D09E0"/>
    <w:rsid w:val="007D0AFA"/>
    <w:rsid w:val="007D0C36"/>
    <w:rsid w:val="007D0D3A"/>
    <w:rsid w:val="007D0DAA"/>
    <w:rsid w:val="007D0DBB"/>
    <w:rsid w:val="007D0FC0"/>
    <w:rsid w:val="007D1033"/>
    <w:rsid w:val="007D10BC"/>
    <w:rsid w:val="007D10E0"/>
    <w:rsid w:val="007D1224"/>
    <w:rsid w:val="007D1567"/>
    <w:rsid w:val="007D1578"/>
    <w:rsid w:val="007D1584"/>
    <w:rsid w:val="007D16A1"/>
    <w:rsid w:val="007D1771"/>
    <w:rsid w:val="007D19A2"/>
    <w:rsid w:val="007D1E5B"/>
    <w:rsid w:val="007D1E84"/>
    <w:rsid w:val="007D206F"/>
    <w:rsid w:val="007D22D1"/>
    <w:rsid w:val="007D22F9"/>
    <w:rsid w:val="007D2767"/>
    <w:rsid w:val="007D296D"/>
    <w:rsid w:val="007D2A95"/>
    <w:rsid w:val="007D2B1F"/>
    <w:rsid w:val="007D2D15"/>
    <w:rsid w:val="007D2DCF"/>
    <w:rsid w:val="007D301C"/>
    <w:rsid w:val="007D309C"/>
    <w:rsid w:val="007D3124"/>
    <w:rsid w:val="007D31E5"/>
    <w:rsid w:val="007D3281"/>
    <w:rsid w:val="007D3328"/>
    <w:rsid w:val="007D341D"/>
    <w:rsid w:val="007D346F"/>
    <w:rsid w:val="007D3594"/>
    <w:rsid w:val="007D372D"/>
    <w:rsid w:val="007D376E"/>
    <w:rsid w:val="007D3810"/>
    <w:rsid w:val="007D3894"/>
    <w:rsid w:val="007D3A18"/>
    <w:rsid w:val="007D3BA7"/>
    <w:rsid w:val="007D3BE2"/>
    <w:rsid w:val="007D3D88"/>
    <w:rsid w:val="007D3E20"/>
    <w:rsid w:val="007D3F33"/>
    <w:rsid w:val="007D3F95"/>
    <w:rsid w:val="007D4068"/>
    <w:rsid w:val="007D4127"/>
    <w:rsid w:val="007D4296"/>
    <w:rsid w:val="007D429E"/>
    <w:rsid w:val="007D438C"/>
    <w:rsid w:val="007D46D2"/>
    <w:rsid w:val="007D46D3"/>
    <w:rsid w:val="007D49C9"/>
    <w:rsid w:val="007D4AB4"/>
    <w:rsid w:val="007D4B0D"/>
    <w:rsid w:val="007D4BE0"/>
    <w:rsid w:val="007D4DA2"/>
    <w:rsid w:val="007D4DAC"/>
    <w:rsid w:val="007D4DEE"/>
    <w:rsid w:val="007D4E8E"/>
    <w:rsid w:val="007D4F1F"/>
    <w:rsid w:val="007D519F"/>
    <w:rsid w:val="007D5291"/>
    <w:rsid w:val="007D5394"/>
    <w:rsid w:val="007D551A"/>
    <w:rsid w:val="007D569C"/>
    <w:rsid w:val="007D56FC"/>
    <w:rsid w:val="007D5AAD"/>
    <w:rsid w:val="007D5CAD"/>
    <w:rsid w:val="007D6088"/>
    <w:rsid w:val="007D60F0"/>
    <w:rsid w:val="007D61F8"/>
    <w:rsid w:val="007D661D"/>
    <w:rsid w:val="007D6883"/>
    <w:rsid w:val="007D69B6"/>
    <w:rsid w:val="007D6B24"/>
    <w:rsid w:val="007D6C8D"/>
    <w:rsid w:val="007D6CDD"/>
    <w:rsid w:val="007D6EF2"/>
    <w:rsid w:val="007D70A9"/>
    <w:rsid w:val="007D73EB"/>
    <w:rsid w:val="007D7450"/>
    <w:rsid w:val="007D75B1"/>
    <w:rsid w:val="007D78C0"/>
    <w:rsid w:val="007D7AD3"/>
    <w:rsid w:val="007D7B4F"/>
    <w:rsid w:val="007D7BE0"/>
    <w:rsid w:val="007D7C4D"/>
    <w:rsid w:val="007D7D80"/>
    <w:rsid w:val="007D7E6F"/>
    <w:rsid w:val="007D7ECB"/>
    <w:rsid w:val="007D7EFE"/>
    <w:rsid w:val="007E001D"/>
    <w:rsid w:val="007E01B8"/>
    <w:rsid w:val="007E0721"/>
    <w:rsid w:val="007E09E1"/>
    <w:rsid w:val="007E0A65"/>
    <w:rsid w:val="007E0CBF"/>
    <w:rsid w:val="007E0CFA"/>
    <w:rsid w:val="007E0DC5"/>
    <w:rsid w:val="007E0DF8"/>
    <w:rsid w:val="007E0FFE"/>
    <w:rsid w:val="007E1195"/>
    <w:rsid w:val="007E11D9"/>
    <w:rsid w:val="007E153B"/>
    <w:rsid w:val="007E182B"/>
    <w:rsid w:val="007E186E"/>
    <w:rsid w:val="007E189B"/>
    <w:rsid w:val="007E1A5C"/>
    <w:rsid w:val="007E1A75"/>
    <w:rsid w:val="007E1A80"/>
    <w:rsid w:val="007E1B9B"/>
    <w:rsid w:val="007E1DC5"/>
    <w:rsid w:val="007E1E7E"/>
    <w:rsid w:val="007E1F7C"/>
    <w:rsid w:val="007E1FA6"/>
    <w:rsid w:val="007E1FF4"/>
    <w:rsid w:val="007E21CB"/>
    <w:rsid w:val="007E239C"/>
    <w:rsid w:val="007E25CE"/>
    <w:rsid w:val="007E25D0"/>
    <w:rsid w:val="007E260F"/>
    <w:rsid w:val="007E280D"/>
    <w:rsid w:val="007E290F"/>
    <w:rsid w:val="007E29D9"/>
    <w:rsid w:val="007E2A31"/>
    <w:rsid w:val="007E2A72"/>
    <w:rsid w:val="007E2AFD"/>
    <w:rsid w:val="007E2C97"/>
    <w:rsid w:val="007E2CE9"/>
    <w:rsid w:val="007E2DD8"/>
    <w:rsid w:val="007E2E28"/>
    <w:rsid w:val="007E2E9F"/>
    <w:rsid w:val="007E2F31"/>
    <w:rsid w:val="007E2F85"/>
    <w:rsid w:val="007E3018"/>
    <w:rsid w:val="007E312C"/>
    <w:rsid w:val="007E3177"/>
    <w:rsid w:val="007E3188"/>
    <w:rsid w:val="007E31AB"/>
    <w:rsid w:val="007E327F"/>
    <w:rsid w:val="007E3423"/>
    <w:rsid w:val="007E3460"/>
    <w:rsid w:val="007E3499"/>
    <w:rsid w:val="007E34B6"/>
    <w:rsid w:val="007E376A"/>
    <w:rsid w:val="007E37A1"/>
    <w:rsid w:val="007E3804"/>
    <w:rsid w:val="007E3930"/>
    <w:rsid w:val="007E3AF2"/>
    <w:rsid w:val="007E3BF2"/>
    <w:rsid w:val="007E3E74"/>
    <w:rsid w:val="007E3EF8"/>
    <w:rsid w:val="007E4037"/>
    <w:rsid w:val="007E40E8"/>
    <w:rsid w:val="007E4377"/>
    <w:rsid w:val="007E4405"/>
    <w:rsid w:val="007E4525"/>
    <w:rsid w:val="007E45CB"/>
    <w:rsid w:val="007E45D8"/>
    <w:rsid w:val="007E469D"/>
    <w:rsid w:val="007E492D"/>
    <w:rsid w:val="007E4946"/>
    <w:rsid w:val="007E4A17"/>
    <w:rsid w:val="007E4C62"/>
    <w:rsid w:val="007E4E4B"/>
    <w:rsid w:val="007E5024"/>
    <w:rsid w:val="007E5027"/>
    <w:rsid w:val="007E502B"/>
    <w:rsid w:val="007E540D"/>
    <w:rsid w:val="007E540F"/>
    <w:rsid w:val="007E5644"/>
    <w:rsid w:val="007E56C4"/>
    <w:rsid w:val="007E574D"/>
    <w:rsid w:val="007E58B6"/>
    <w:rsid w:val="007E5A0B"/>
    <w:rsid w:val="007E5B36"/>
    <w:rsid w:val="007E5B53"/>
    <w:rsid w:val="007E5E1F"/>
    <w:rsid w:val="007E5FB3"/>
    <w:rsid w:val="007E6127"/>
    <w:rsid w:val="007E616A"/>
    <w:rsid w:val="007E658D"/>
    <w:rsid w:val="007E672D"/>
    <w:rsid w:val="007E67E1"/>
    <w:rsid w:val="007E695D"/>
    <w:rsid w:val="007E6CAB"/>
    <w:rsid w:val="007E6DB2"/>
    <w:rsid w:val="007E7209"/>
    <w:rsid w:val="007E7278"/>
    <w:rsid w:val="007E7561"/>
    <w:rsid w:val="007E75C9"/>
    <w:rsid w:val="007E7675"/>
    <w:rsid w:val="007E770C"/>
    <w:rsid w:val="007E7764"/>
    <w:rsid w:val="007E781D"/>
    <w:rsid w:val="007E7824"/>
    <w:rsid w:val="007E7949"/>
    <w:rsid w:val="007E7A02"/>
    <w:rsid w:val="007E7B43"/>
    <w:rsid w:val="007E7C1C"/>
    <w:rsid w:val="007E7D72"/>
    <w:rsid w:val="007F00FC"/>
    <w:rsid w:val="007F021D"/>
    <w:rsid w:val="007F03C5"/>
    <w:rsid w:val="007F0460"/>
    <w:rsid w:val="007F090E"/>
    <w:rsid w:val="007F0934"/>
    <w:rsid w:val="007F0B80"/>
    <w:rsid w:val="007F0B9C"/>
    <w:rsid w:val="007F0CD5"/>
    <w:rsid w:val="007F0D79"/>
    <w:rsid w:val="007F0E17"/>
    <w:rsid w:val="007F132A"/>
    <w:rsid w:val="007F1744"/>
    <w:rsid w:val="007F18AB"/>
    <w:rsid w:val="007F1DA4"/>
    <w:rsid w:val="007F1DB6"/>
    <w:rsid w:val="007F1FFF"/>
    <w:rsid w:val="007F20D8"/>
    <w:rsid w:val="007F2303"/>
    <w:rsid w:val="007F23C7"/>
    <w:rsid w:val="007F2681"/>
    <w:rsid w:val="007F26BE"/>
    <w:rsid w:val="007F2705"/>
    <w:rsid w:val="007F2788"/>
    <w:rsid w:val="007F28E2"/>
    <w:rsid w:val="007F290D"/>
    <w:rsid w:val="007F29B0"/>
    <w:rsid w:val="007F2D72"/>
    <w:rsid w:val="007F2F7E"/>
    <w:rsid w:val="007F2FDF"/>
    <w:rsid w:val="007F31DE"/>
    <w:rsid w:val="007F333D"/>
    <w:rsid w:val="007F35DB"/>
    <w:rsid w:val="007F368C"/>
    <w:rsid w:val="007F381B"/>
    <w:rsid w:val="007F38A5"/>
    <w:rsid w:val="007F3A5F"/>
    <w:rsid w:val="007F3B0E"/>
    <w:rsid w:val="007F3B70"/>
    <w:rsid w:val="007F3BFD"/>
    <w:rsid w:val="007F3D2B"/>
    <w:rsid w:val="007F3D31"/>
    <w:rsid w:val="007F3DE8"/>
    <w:rsid w:val="007F3EC4"/>
    <w:rsid w:val="007F3FF3"/>
    <w:rsid w:val="007F4134"/>
    <w:rsid w:val="007F41B4"/>
    <w:rsid w:val="007F4212"/>
    <w:rsid w:val="007F4283"/>
    <w:rsid w:val="007F42C7"/>
    <w:rsid w:val="007F445B"/>
    <w:rsid w:val="007F451C"/>
    <w:rsid w:val="007F46BB"/>
    <w:rsid w:val="007F48BD"/>
    <w:rsid w:val="007F4B50"/>
    <w:rsid w:val="007F4CFD"/>
    <w:rsid w:val="007F4E4E"/>
    <w:rsid w:val="007F4FAB"/>
    <w:rsid w:val="007F4FCE"/>
    <w:rsid w:val="007F50B7"/>
    <w:rsid w:val="007F5195"/>
    <w:rsid w:val="007F5374"/>
    <w:rsid w:val="007F53F2"/>
    <w:rsid w:val="007F54ED"/>
    <w:rsid w:val="007F55B7"/>
    <w:rsid w:val="007F57F7"/>
    <w:rsid w:val="007F5BD6"/>
    <w:rsid w:val="007F5D87"/>
    <w:rsid w:val="007F600D"/>
    <w:rsid w:val="007F61CF"/>
    <w:rsid w:val="007F62B9"/>
    <w:rsid w:val="007F63CB"/>
    <w:rsid w:val="007F63D9"/>
    <w:rsid w:val="007F662D"/>
    <w:rsid w:val="007F664D"/>
    <w:rsid w:val="007F6677"/>
    <w:rsid w:val="007F668D"/>
    <w:rsid w:val="007F67FF"/>
    <w:rsid w:val="007F690C"/>
    <w:rsid w:val="007F6CCE"/>
    <w:rsid w:val="007F6EEA"/>
    <w:rsid w:val="007F713F"/>
    <w:rsid w:val="007F743D"/>
    <w:rsid w:val="007F7578"/>
    <w:rsid w:val="007F75C5"/>
    <w:rsid w:val="007F78C5"/>
    <w:rsid w:val="007F7953"/>
    <w:rsid w:val="007F7A1B"/>
    <w:rsid w:val="007F7AF2"/>
    <w:rsid w:val="007F7B05"/>
    <w:rsid w:val="007F7DDC"/>
    <w:rsid w:val="007F7DDF"/>
    <w:rsid w:val="007F7F28"/>
    <w:rsid w:val="00800221"/>
    <w:rsid w:val="0080022F"/>
    <w:rsid w:val="008002C2"/>
    <w:rsid w:val="00800352"/>
    <w:rsid w:val="00800365"/>
    <w:rsid w:val="00800585"/>
    <w:rsid w:val="00800829"/>
    <w:rsid w:val="00800885"/>
    <w:rsid w:val="00800BD0"/>
    <w:rsid w:val="00800E29"/>
    <w:rsid w:val="00800FB2"/>
    <w:rsid w:val="00801038"/>
    <w:rsid w:val="0080128F"/>
    <w:rsid w:val="00801329"/>
    <w:rsid w:val="00801459"/>
    <w:rsid w:val="00801694"/>
    <w:rsid w:val="0080169B"/>
    <w:rsid w:val="0080192F"/>
    <w:rsid w:val="00801961"/>
    <w:rsid w:val="008019E9"/>
    <w:rsid w:val="00801AAC"/>
    <w:rsid w:val="00801B3B"/>
    <w:rsid w:val="00801CAC"/>
    <w:rsid w:val="00801DEC"/>
    <w:rsid w:val="00801E53"/>
    <w:rsid w:val="00801F44"/>
    <w:rsid w:val="00801FDA"/>
    <w:rsid w:val="00802028"/>
    <w:rsid w:val="0080262E"/>
    <w:rsid w:val="008028F6"/>
    <w:rsid w:val="00802A8E"/>
    <w:rsid w:val="00802BDC"/>
    <w:rsid w:val="00802F45"/>
    <w:rsid w:val="0080306A"/>
    <w:rsid w:val="008030AC"/>
    <w:rsid w:val="008030D6"/>
    <w:rsid w:val="00803442"/>
    <w:rsid w:val="008034A8"/>
    <w:rsid w:val="00803560"/>
    <w:rsid w:val="00803638"/>
    <w:rsid w:val="0080369D"/>
    <w:rsid w:val="008036C9"/>
    <w:rsid w:val="008037A4"/>
    <w:rsid w:val="00803807"/>
    <w:rsid w:val="0080385C"/>
    <w:rsid w:val="0080386E"/>
    <w:rsid w:val="008038A2"/>
    <w:rsid w:val="008038BD"/>
    <w:rsid w:val="00803A25"/>
    <w:rsid w:val="00803B03"/>
    <w:rsid w:val="00803B15"/>
    <w:rsid w:val="00803BF3"/>
    <w:rsid w:val="00803D00"/>
    <w:rsid w:val="00803E81"/>
    <w:rsid w:val="00803EAC"/>
    <w:rsid w:val="00803ED3"/>
    <w:rsid w:val="0080408B"/>
    <w:rsid w:val="00804150"/>
    <w:rsid w:val="00804460"/>
    <w:rsid w:val="008044DB"/>
    <w:rsid w:val="00804532"/>
    <w:rsid w:val="00804ADE"/>
    <w:rsid w:val="00804E8D"/>
    <w:rsid w:val="00804EB9"/>
    <w:rsid w:val="00805380"/>
    <w:rsid w:val="008054AE"/>
    <w:rsid w:val="008054B7"/>
    <w:rsid w:val="00805699"/>
    <w:rsid w:val="00805964"/>
    <w:rsid w:val="00805A33"/>
    <w:rsid w:val="00805C6F"/>
    <w:rsid w:val="00805DA3"/>
    <w:rsid w:val="00805DE8"/>
    <w:rsid w:val="00806097"/>
    <w:rsid w:val="00806098"/>
    <w:rsid w:val="00806235"/>
    <w:rsid w:val="008063CC"/>
    <w:rsid w:val="008063E6"/>
    <w:rsid w:val="00806503"/>
    <w:rsid w:val="008065AF"/>
    <w:rsid w:val="008065F5"/>
    <w:rsid w:val="00806697"/>
    <w:rsid w:val="00806729"/>
    <w:rsid w:val="00806770"/>
    <w:rsid w:val="008067A5"/>
    <w:rsid w:val="0080680C"/>
    <w:rsid w:val="0080683C"/>
    <w:rsid w:val="00806FF4"/>
    <w:rsid w:val="0080713D"/>
    <w:rsid w:val="00807215"/>
    <w:rsid w:val="00807647"/>
    <w:rsid w:val="008076DF"/>
    <w:rsid w:val="00807997"/>
    <w:rsid w:val="00807C63"/>
    <w:rsid w:val="00807F1C"/>
    <w:rsid w:val="00807FB1"/>
    <w:rsid w:val="00810084"/>
    <w:rsid w:val="008100A4"/>
    <w:rsid w:val="008100E9"/>
    <w:rsid w:val="00810506"/>
    <w:rsid w:val="008105F8"/>
    <w:rsid w:val="00810650"/>
    <w:rsid w:val="00810737"/>
    <w:rsid w:val="008107BA"/>
    <w:rsid w:val="008107C2"/>
    <w:rsid w:val="00810801"/>
    <w:rsid w:val="00810A1C"/>
    <w:rsid w:val="00810AEA"/>
    <w:rsid w:val="00810B1C"/>
    <w:rsid w:val="00810E10"/>
    <w:rsid w:val="00810ED5"/>
    <w:rsid w:val="0081157A"/>
    <w:rsid w:val="0081161D"/>
    <w:rsid w:val="0081162A"/>
    <w:rsid w:val="00811853"/>
    <w:rsid w:val="00811D91"/>
    <w:rsid w:val="00812076"/>
    <w:rsid w:val="00812192"/>
    <w:rsid w:val="00812245"/>
    <w:rsid w:val="0081235D"/>
    <w:rsid w:val="00812436"/>
    <w:rsid w:val="0081246A"/>
    <w:rsid w:val="008126C7"/>
    <w:rsid w:val="0081272B"/>
    <w:rsid w:val="0081294B"/>
    <w:rsid w:val="00812A30"/>
    <w:rsid w:val="00812AA6"/>
    <w:rsid w:val="00812ADC"/>
    <w:rsid w:val="00812AE9"/>
    <w:rsid w:val="00812C41"/>
    <w:rsid w:val="00812D44"/>
    <w:rsid w:val="00812DF9"/>
    <w:rsid w:val="00812EE3"/>
    <w:rsid w:val="008132B5"/>
    <w:rsid w:val="008133B2"/>
    <w:rsid w:val="00813B99"/>
    <w:rsid w:val="00813CD8"/>
    <w:rsid w:val="00813FB3"/>
    <w:rsid w:val="008141F4"/>
    <w:rsid w:val="0081436A"/>
    <w:rsid w:val="0081453A"/>
    <w:rsid w:val="00814620"/>
    <w:rsid w:val="008147DD"/>
    <w:rsid w:val="00814959"/>
    <w:rsid w:val="0081496F"/>
    <w:rsid w:val="00814AAB"/>
    <w:rsid w:val="00814B3B"/>
    <w:rsid w:val="00814C5B"/>
    <w:rsid w:val="00814C8A"/>
    <w:rsid w:val="00814DF7"/>
    <w:rsid w:val="00814E1F"/>
    <w:rsid w:val="00814E63"/>
    <w:rsid w:val="00815047"/>
    <w:rsid w:val="0081532F"/>
    <w:rsid w:val="00815415"/>
    <w:rsid w:val="008154BF"/>
    <w:rsid w:val="00815549"/>
    <w:rsid w:val="0081562A"/>
    <w:rsid w:val="008156AC"/>
    <w:rsid w:val="00815734"/>
    <w:rsid w:val="00815828"/>
    <w:rsid w:val="00815B33"/>
    <w:rsid w:val="00815D88"/>
    <w:rsid w:val="00815DF6"/>
    <w:rsid w:val="00815E5F"/>
    <w:rsid w:val="00815F13"/>
    <w:rsid w:val="00816177"/>
    <w:rsid w:val="0081625F"/>
    <w:rsid w:val="0081650C"/>
    <w:rsid w:val="00816898"/>
    <w:rsid w:val="008168EF"/>
    <w:rsid w:val="008168FD"/>
    <w:rsid w:val="008169A2"/>
    <w:rsid w:val="00816A60"/>
    <w:rsid w:val="00816A9F"/>
    <w:rsid w:val="00816B5C"/>
    <w:rsid w:val="00816E01"/>
    <w:rsid w:val="00816EBC"/>
    <w:rsid w:val="00816FF7"/>
    <w:rsid w:val="00817188"/>
    <w:rsid w:val="00817212"/>
    <w:rsid w:val="008172BB"/>
    <w:rsid w:val="00817322"/>
    <w:rsid w:val="00817340"/>
    <w:rsid w:val="008176A4"/>
    <w:rsid w:val="008176BB"/>
    <w:rsid w:val="00817855"/>
    <w:rsid w:val="0081786B"/>
    <w:rsid w:val="00817B72"/>
    <w:rsid w:val="00817E18"/>
    <w:rsid w:val="00820127"/>
    <w:rsid w:val="008201CB"/>
    <w:rsid w:val="008204A1"/>
    <w:rsid w:val="0082072C"/>
    <w:rsid w:val="00820805"/>
    <w:rsid w:val="00820845"/>
    <w:rsid w:val="00820877"/>
    <w:rsid w:val="0082089E"/>
    <w:rsid w:val="0082097D"/>
    <w:rsid w:val="00820ABD"/>
    <w:rsid w:val="00820BD4"/>
    <w:rsid w:val="00820CA8"/>
    <w:rsid w:val="00820D00"/>
    <w:rsid w:val="0082109F"/>
    <w:rsid w:val="0082114C"/>
    <w:rsid w:val="00821281"/>
    <w:rsid w:val="008212F1"/>
    <w:rsid w:val="008212F6"/>
    <w:rsid w:val="00821453"/>
    <w:rsid w:val="008214DE"/>
    <w:rsid w:val="008217F0"/>
    <w:rsid w:val="00821B09"/>
    <w:rsid w:val="00821D95"/>
    <w:rsid w:val="00822158"/>
    <w:rsid w:val="0082233A"/>
    <w:rsid w:val="00822351"/>
    <w:rsid w:val="0082248E"/>
    <w:rsid w:val="008224FA"/>
    <w:rsid w:val="00822598"/>
    <w:rsid w:val="008226A8"/>
    <w:rsid w:val="00822795"/>
    <w:rsid w:val="008227BF"/>
    <w:rsid w:val="0082281E"/>
    <w:rsid w:val="00822B27"/>
    <w:rsid w:val="00822CC8"/>
    <w:rsid w:val="00822D32"/>
    <w:rsid w:val="00822DA0"/>
    <w:rsid w:val="00823006"/>
    <w:rsid w:val="0082303B"/>
    <w:rsid w:val="00823091"/>
    <w:rsid w:val="00823093"/>
    <w:rsid w:val="0082311F"/>
    <w:rsid w:val="00823232"/>
    <w:rsid w:val="008232E3"/>
    <w:rsid w:val="008235AA"/>
    <w:rsid w:val="0082388A"/>
    <w:rsid w:val="00823A23"/>
    <w:rsid w:val="00824083"/>
    <w:rsid w:val="00824169"/>
    <w:rsid w:val="008241EE"/>
    <w:rsid w:val="008245CA"/>
    <w:rsid w:val="008245E2"/>
    <w:rsid w:val="00824738"/>
    <w:rsid w:val="00824749"/>
    <w:rsid w:val="008247CB"/>
    <w:rsid w:val="008249F1"/>
    <w:rsid w:val="00824A40"/>
    <w:rsid w:val="00824AC6"/>
    <w:rsid w:val="00824BCE"/>
    <w:rsid w:val="00825093"/>
    <w:rsid w:val="0082518B"/>
    <w:rsid w:val="008251D7"/>
    <w:rsid w:val="00825258"/>
    <w:rsid w:val="00825696"/>
    <w:rsid w:val="008257A7"/>
    <w:rsid w:val="008257E6"/>
    <w:rsid w:val="0082593D"/>
    <w:rsid w:val="008259B6"/>
    <w:rsid w:val="00825AFB"/>
    <w:rsid w:val="00825D17"/>
    <w:rsid w:val="00825D5D"/>
    <w:rsid w:val="00825DBB"/>
    <w:rsid w:val="00825EED"/>
    <w:rsid w:val="008260B8"/>
    <w:rsid w:val="0082616E"/>
    <w:rsid w:val="00826228"/>
    <w:rsid w:val="00826477"/>
    <w:rsid w:val="008264E2"/>
    <w:rsid w:val="00826683"/>
    <w:rsid w:val="008266B3"/>
    <w:rsid w:val="008267A9"/>
    <w:rsid w:val="00826935"/>
    <w:rsid w:val="00826945"/>
    <w:rsid w:val="00826BA3"/>
    <w:rsid w:val="00826BD1"/>
    <w:rsid w:val="00826C39"/>
    <w:rsid w:val="00826E1E"/>
    <w:rsid w:val="00826FE3"/>
    <w:rsid w:val="00826FE6"/>
    <w:rsid w:val="008272A9"/>
    <w:rsid w:val="008277BE"/>
    <w:rsid w:val="008279A9"/>
    <w:rsid w:val="00827A57"/>
    <w:rsid w:val="00827AF6"/>
    <w:rsid w:val="00827C4D"/>
    <w:rsid w:val="00827D54"/>
    <w:rsid w:val="00827D95"/>
    <w:rsid w:val="00827DEA"/>
    <w:rsid w:val="00827F08"/>
    <w:rsid w:val="00827FD4"/>
    <w:rsid w:val="008302D3"/>
    <w:rsid w:val="0083032E"/>
    <w:rsid w:val="00830444"/>
    <w:rsid w:val="00830450"/>
    <w:rsid w:val="0083056B"/>
    <w:rsid w:val="00830782"/>
    <w:rsid w:val="0083078B"/>
    <w:rsid w:val="00830EBD"/>
    <w:rsid w:val="00831178"/>
    <w:rsid w:val="008312D2"/>
    <w:rsid w:val="00831316"/>
    <w:rsid w:val="008313F2"/>
    <w:rsid w:val="00831576"/>
    <w:rsid w:val="008315B3"/>
    <w:rsid w:val="00831692"/>
    <w:rsid w:val="00831715"/>
    <w:rsid w:val="008317A7"/>
    <w:rsid w:val="00831A5D"/>
    <w:rsid w:val="00831BA1"/>
    <w:rsid w:val="00831CB4"/>
    <w:rsid w:val="00831FF2"/>
    <w:rsid w:val="00832389"/>
    <w:rsid w:val="0083271B"/>
    <w:rsid w:val="00832B5F"/>
    <w:rsid w:val="00832CE4"/>
    <w:rsid w:val="00832E55"/>
    <w:rsid w:val="00832E84"/>
    <w:rsid w:val="0083332D"/>
    <w:rsid w:val="00833417"/>
    <w:rsid w:val="008334DA"/>
    <w:rsid w:val="0083370B"/>
    <w:rsid w:val="00833C13"/>
    <w:rsid w:val="00833DA5"/>
    <w:rsid w:val="00833DD2"/>
    <w:rsid w:val="00833EC2"/>
    <w:rsid w:val="00833ED7"/>
    <w:rsid w:val="00834095"/>
    <w:rsid w:val="0083429C"/>
    <w:rsid w:val="00834362"/>
    <w:rsid w:val="00834540"/>
    <w:rsid w:val="008346ED"/>
    <w:rsid w:val="00834BAA"/>
    <w:rsid w:val="00834CDC"/>
    <w:rsid w:val="00834D29"/>
    <w:rsid w:val="00834DD1"/>
    <w:rsid w:val="00834EED"/>
    <w:rsid w:val="008353B2"/>
    <w:rsid w:val="0083546C"/>
    <w:rsid w:val="0083549F"/>
    <w:rsid w:val="00835857"/>
    <w:rsid w:val="0083596D"/>
    <w:rsid w:val="00835A4F"/>
    <w:rsid w:val="00835A91"/>
    <w:rsid w:val="00835B68"/>
    <w:rsid w:val="00835BDD"/>
    <w:rsid w:val="00835CB9"/>
    <w:rsid w:val="00835D40"/>
    <w:rsid w:val="00835D70"/>
    <w:rsid w:val="00835E33"/>
    <w:rsid w:val="00835F36"/>
    <w:rsid w:val="00835F3F"/>
    <w:rsid w:val="00835FC4"/>
    <w:rsid w:val="008360D6"/>
    <w:rsid w:val="008362C1"/>
    <w:rsid w:val="008363E1"/>
    <w:rsid w:val="008363F5"/>
    <w:rsid w:val="008365DC"/>
    <w:rsid w:val="008365E9"/>
    <w:rsid w:val="008366A9"/>
    <w:rsid w:val="008369F8"/>
    <w:rsid w:val="00836A7E"/>
    <w:rsid w:val="00836B0C"/>
    <w:rsid w:val="00836B3A"/>
    <w:rsid w:val="00836D07"/>
    <w:rsid w:val="00836F8F"/>
    <w:rsid w:val="00836FF0"/>
    <w:rsid w:val="0083744B"/>
    <w:rsid w:val="00837484"/>
    <w:rsid w:val="0083751A"/>
    <w:rsid w:val="008376C4"/>
    <w:rsid w:val="008377FE"/>
    <w:rsid w:val="0083783C"/>
    <w:rsid w:val="008379F7"/>
    <w:rsid w:val="00837BEC"/>
    <w:rsid w:val="00837F27"/>
    <w:rsid w:val="00840063"/>
    <w:rsid w:val="0084019F"/>
    <w:rsid w:val="00840288"/>
    <w:rsid w:val="008402B3"/>
    <w:rsid w:val="00840496"/>
    <w:rsid w:val="00840528"/>
    <w:rsid w:val="00840604"/>
    <w:rsid w:val="0084083B"/>
    <w:rsid w:val="00840EC5"/>
    <w:rsid w:val="00841254"/>
    <w:rsid w:val="00841290"/>
    <w:rsid w:val="008412A6"/>
    <w:rsid w:val="008412BF"/>
    <w:rsid w:val="008413C9"/>
    <w:rsid w:val="008415F2"/>
    <w:rsid w:val="00841646"/>
    <w:rsid w:val="00841A46"/>
    <w:rsid w:val="00841C9D"/>
    <w:rsid w:val="00841D7E"/>
    <w:rsid w:val="00841E53"/>
    <w:rsid w:val="00841EA4"/>
    <w:rsid w:val="00842232"/>
    <w:rsid w:val="00842291"/>
    <w:rsid w:val="00842393"/>
    <w:rsid w:val="008425C4"/>
    <w:rsid w:val="00842640"/>
    <w:rsid w:val="008426CC"/>
    <w:rsid w:val="00842781"/>
    <w:rsid w:val="00842845"/>
    <w:rsid w:val="0084286D"/>
    <w:rsid w:val="008428EC"/>
    <w:rsid w:val="00842971"/>
    <w:rsid w:val="008429B6"/>
    <w:rsid w:val="00842A4D"/>
    <w:rsid w:val="00842A9D"/>
    <w:rsid w:val="00842C34"/>
    <w:rsid w:val="00842D3D"/>
    <w:rsid w:val="00842F05"/>
    <w:rsid w:val="0084317A"/>
    <w:rsid w:val="008431C4"/>
    <w:rsid w:val="008432AF"/>
    <w:rsid w:val="008436A0"/>
    <w:rsid w:val="008436B3"/>
    <w:rsid w:val="0084372F"/>
    <w:rsid w:val="008438A8"/>
    <w:rsid w:val="00843B3F"/>
    <w:rsid w:val="00843BA9"/>
    <w:rsid w:val="00843DAA"/>
    <w:rsid w:val="00843DCF"/>
    <w:rsid w:val="00843E04"/>
    <w:rsid w:val="00843FA0"/>
    <w:rsid w:val="0084405A"/>
    <w:rsid w:val="00844091"/>
    <w:rsid w:val="008444B3"/>
    <w:rsid w:val="008445CA"/>
    <w:rsid w:val="00844873"/>
    <w:rsid w:val="008449A9"/>
    <w:rsid w:val="00844E40"/>
    <w:rsid w:val="00844F36"/>
    <w:rsid w:val="008451A8"/>
    <w:rsid w:val="00845386"/>
    <w:rsid w:val="008454A1"/>
    <w:rsid w:val="0084555C"/>
    <w:rsid w:val="008455BE"/>
    <w:rsid w:val="00845781"/>
    <w:rsid w:val="008457C7"/>
    <w:rsid w:val="008459F0"/>
    <w:rsid w:val="00845B49"/>
    <w:rsid w:val="00845BAE"/>
    <w:rsid w:val="00845C46"/>
    <w:rsid w:val="00845E7C"/>
    <w:rsid w:val="00845E97"/>
    <w:rsid w:val="0084611D"/>
    <w:rsid w:val="00846413"/>
    <w:rsid w:val="00846425"/>
    <w:rsid w:val="00846435"/>
    <w:rsid w:val="00846488"/>
    <w:rsid w:val="00846542"/>
    <w:rsid w:val="00846798"/>
    <w:rsid w:val="00846817"/>
    <w:rsid w:val="00846848"/>
    <w:rsid w:val="008468E4"/>
    <w:rsid w:val="00846A06"/>
    <w:rsid w:val="00846EF9"/>
    <w:rsid w:val="00846FC1"/>
    <w:rsid w:val="00847371"/>
    <w:rsid w:val="008473DA"/>
    <w:rsid w:val="008474C0"/>
    <w:rsid w:val="008475B0"/>
    <w:rsid w:val="00847763"/>
    <w:rsid w:val="0084784B"/>
    <w:rsid w:val="008478EF"/>
    <w:rsid w:val="008479FF"/>
    <w:rsid w:val="00847A05"/>
    <w:rsid w:val="00847A52"/>
    <w:rsid w:val="00847A80"/>
    <w:rsid w:val="00847DB2"/>
    <w:rsid w:val="00847DB4"/>
    <w:rsid w:val="008500B3"/>
    <w:rsid w:val="00850169"/>
    <w:rsid w:val="00850260"/>
    <w:rsid w:val="00850360"/>
    <w:rsid w:val="008503AC"/>
    <w:rsid w:val="008503E2"/>
    <w:rsid w:val="008505DB"/>
    <w:rsid w:val="00850657"/>
    <w:rsid w:val="008506EF"/>
    <w:rsid w:val="0085092D"/>
    <w:rsid w:val="008509DE"/>
    <w:rsid w:val="008509FD"/>
    <w:rsid w:val="00850B6F"/>
    <w:rsid w:val="00850D7E"/>
    <w:rsid w:val="00850DB8"/>
    <w:rsid w:val="00850DCE"/>
    <w:rsid w:val="00850DD7"/>
    <w:rsid w:val="00850EDB"/>
    <w:rsid w:val="00850FFC"/>
    <w:rsid w:val="008511D0"/>
    <w:rsid w:val="008512EE"/>
    <w:rsid w:val="00851374"/>
    <w:rsid w:val="008513AB"/>
    <w:rsid w:val="00851433"/>
    <w:rsid w:val="0085166B"/>
    <w:rsid w:val="00851683"/>
    <w:rsid w:val="0085171C"/>
    <w:rsid w:val="008518DC"/>
    <w:rsid w:val="00851B02"/>
    <w:rsid w:val="00851BD8"/>
    <w:rsid w:val="00851C6B"/>
    <w:rsid w:val="00851CFD"/>
    <w:rsid w:val="00851D1C"/>
    <w:rsid w:val="00851E16"/>
    <w:rsid w:val="00852187"/>
    <w:rsid w:val="0085221E"/>
    <w:rsid w:val="008525A2"/>
    <w:rsid w:val="0085270A"/>
    <w:rsid w:val="00852742"/>
    <w:rsid w:val="00852A42"/>
    <w:rsid w:val="00852A49"/>
    <w:rsid w:val="00852D38"/>
    <w:rsid w:val="00852EA5"/>
    <w:rsid w:val="00853310"/>
    <w:rsid w:val="00853325"/>
    <w:rsid w:val="00853609"/>
    <w:rsid w:val="00853625"/>
    <w:rsid w:val="0085364C"/>
    <w:rsid w:val="0085393C"/>
    <w:rsid w:val="00853A4D"/>
    <w:rsid w:val="00853A7E"/>
    <w:rsid w:val="00853C46"/>
    <w:rsid w:val="00853CD2"/>
    <w:rsid w:val="00853CF3"/>
    <w:rsid w:val="00853FD0"/>
    <w:rsid w:val="0085404A"/>
    <w:rsid w:val="008542AC"/>
    <w:rsid w:val="0085439A"/>
    <w:rsid w:val="008543BE"/>
    <w:rsid w:val="00854519"/>
    <w:rsid w:val="008545E4"/>
    <w:rsid w:val="0085475D"/>
    <w:rsid w:val="008548EB"/>
    <w:rsid w:val="00854A1B"/>
    <w:rsid w:val="00854B48"/>
    <w:rsid w:val="00854CB1"/>
    <w:rsid w:val="00854D16"/>
    <w:rsid w:val="0085502C"/>
    <w:rsid w:val="008550A3"/>
    <w:rsid w:val="00855146"/>
    <w:rsid w:val="008551EF"/>
    <w:rsid w:val="0085521C"/>
    <w:rsid w:val="0085543C"/>
    <w:rsid w:val="008554BF"/>
    <w:rsid w:val="00855509"/>
    <w:rsid w:val="008556E7"/>
    <w:rsid w:val="008558ED"/>
    <w:rsid w:val="00855A1F"/>
    <w:rsid w:val="00855A83"/>
    <w:rsid w:val="00855B5E"/>
    <w:rsid w:val="00855BB6"/>
    <w:rsid w:val="00855C09"/>
    <w:rsid w:val="00855CF5"/>
    <w:rsid w:val="00855D59"/>
    <w:rsid w:val="00855D9E"/>
    <w:rsid w:val="00855EFC"/>
    <w:rsid w:val="00855F8A"/>
    <w:rsid w:val="00855FC0"/>
    <w:rsid w:val="00856020"/>
    <w:rsid w:val="0085618B"/>
    <w:rsid w:val="0085623F"/>
    <w:rsid w:val="008562E4"/>
    <w:rsid w:val="0085640C"/>
    <w:rsid w:val="008565A7"/>
    <w:rsid w:val="0085677D"/>
    <w:rsid w:val="008567B1"/>
    <w:rsid w:val="008567B2"/>
    <w:rsid w:val="00856A99"/>
    <w:rsid w:val="00856BFB"/>
    <w:rsid w:val="00856C09"/>
    <w:rsid w:val="00856C36"/>
    <w:rsid w:val="00856EAB"/>
    <w:rsid w:val="00856FF8"/>
    <w:rsid w:val="0085724E"/>
    <w:rsid w:val="0085734C"/>
    <w:rsid w:val="00857631"/>
    <w:rsid w:val="00857684"/>
    <w:rsid w:val="008578C9"/>
    <w:rsid w:val="00857922"/>
    <w:rsid w:val="008579FB"/>
    <w:rsid w:val="00857E13"/>
    <w:rsid w:val="00860266"/>
    <w:rsid w:val="008606FE"/>
    <w:rsid w:val="00860785"/>
    <w:rsid w:val="00860A8F"/>
    <w:rsid w:val="00860AA2"/>
    <w:rsid w:val="00860AF3"/>
    <w:rsid w:val="00860B51"/>
    <w:rsid w:val="00860C53"/>
    <w:rsid w:val="00860E7E"/>
    <w:rsid w:val="008611F3"/>
    <w:rsid w:val="008612B3"/>
    <w:rsid w:val="008612F2"/>
    <w:rsid w:val="00861408"/>
    <w:rsid w:val="00861528"/>
    <w:rsid w:val="0086188C"/>
    <w:rsid w:val="008618B6"/>
    <w:rsid w:val="00861DB0"/>
    <w:rsid w:val="00861ECD"/>
    <w:rsid w:val="00861F0B"/>
    <w:rsid w:val="00862097"/>
    <w:rsid w:val="00862184"/>
    <w:rsid w:val="00862202"/>
    <w:rsid w:val="00862232"/>
    <w:rsid w:val="008622B2"/>
    <w:rsid w:val="008626A5"/>
    <w:rsid w:val="008626DD"/>
    <w:rsid w:val="0086287D"/>
    <w:rsid w:val="008629BF"/>
    <w:rsid w:val="00862C2F"/>
    <w:rsid w:val="00862C61"/>
    <w:rsid w:val="00862CDE"/>
    <w:rsid w:val="00862DCC"/>
    <w:rsid w:val="00862F29"/>
    <w:rsid w:val="00863230"/>
    <w:rsid w:val="00863249"/>
    <w:rsid w:val="00863397"/>
    <w:rsid w:val="008636D7"/>
    <w:rsid w:val="0086373A"/>
    <w:rsid w:val="008637C3"/>
    <w:rsid w:val="008638BB"/>
    <w:rsid w:val="00863AF9"/>
    <w:rsid w:val="00863BE8"/>
    <w:rsid w:val="00863D5B"/>
    <w:rsid w:val="00863E81"/>
    <w:rsid w:val="00863E8F"/>
    <w:rsid w:val="00863FB2"/>
    <w:rsid w:val="00863FDA"/>
    <w:rsid w:val="008640EC"/>
    <w:rsid w:val="00864110"/>
    <w:rsid w:val="00864117"/>
    <w:rsid w:val="00864223"/>
    <w:rsid w:val="00864236"/>
    <w:rsid w:val="00864488"/>
    <w:rsid w:val="00864563"/>
    <w:rsid w:val="0086458E"/>
    <w:rsid w:val="0086461B"/>
    <w:rsid w:val="00864678"/>
    <w:rsid w:val="00864A29"/>
    <w:rsid w:val="00864B27"/>
    <w:rsid w:val="0086516B"/>
    <w:rsid w:val="008651E5"/>
    <w:rsid w:val="00865358"/>
    <w:rsid w:val="00865364"/>
    <w:rsid w:val="008653AC"/>
    <w:rsid w:val="008653D9"/>
    <w:rsid w:val="008654EA"/>
    <w:rsid w:val="00865611"/>
    <w:rsid w:val="008657D5"/>
    <w:rsid w:val="008658D0"/>
    <w:rsid w:val="00865A10"/>
    <w:rsid w:val="00865A13"/>
    <w:rsid w:val="00865AF3"/>
    <w:rsid w:val="00865E00"/>
    <w:rsid w:val="00865ED1"/>
    <w:rsid w:val="00865F49"/>
    <w:rsid w:val="00865FA9"/>
    <w:rsid w:val="00866256"/>
    <w:rsid w:val="00866258"/>
    <w:rsid w:val="0086631C"/>
    <w:rsid w:val="00866499"/>
    <w:rsid w:val="00866631"/>
    <w:rsid w:val="0086676A"/>
    <w:rsid w:val="0086686D"/>
    <w:rsid w:val="00866937"/>
    <w:rsid w:val="00866A36"/>
    <w:rsid w:val="00866A3A"/>
    <w:rsid w:val="00866D92"/>
    <w:rsid w:val="00866F46"/>
    <w:rsid w:val="00866FE3"/>
    <w:rsid w:val="00867040"/>
    <w:rsid w:val="00867199"/>
    <w:rsid w:val="0086727B"/>
    <w:rsid w:val="008672C8"/>
    <w:rsid w:val="0086745B"/>
    <w:rsid w:val="00867638"/>
    <w:rsid w:val="008676F8"/>
    <w:rsid w:val="0086774E"/>
    <w:rsid w:val="00867909"/>
    <w:rsid w:val="0086790C"/>
    <w:rsid w:val="00867A1B"/>
    <w:rsid w:val="00867A61"/>
    <w:rsid w:val="00867A89"/>
    <w:rsid w:val="00867BEF"/>
    <w:rsid w:val="00867D0F"/>
    <w:rsid w:val="00867D8F"/>
    <w:rsid w:val="00867DA2"/>
    <w:rsid w:val="0087051D"/>
    <w:rsid w:val="008707E4"/>
    <w:rsid w:val="008709E8"/>
    <w:rsid w:val="00870AC1"/>
    <w:rsid w:val="00870AF9"/>
    <w:rsid w:val="00870AFF"/>
    <w:rsid w:val="00870B7F"/>
    <w:rsid w:val="00870BD2"/>
    <w:rsid w:val="00870C56"/>
    <w:rsid w:val="00870E14"/>
    <w:rsid w:val="00870F90"/>
    <w:rsid w:val="00870F96"/>
    <w:rsid w:val="00871058"/>
    <w:rsid w:val="008710C0"/>
    <w:rsid w:val="0087141E"/>
    <w:rsid w:val="00871569"/>
    <w:rsid w:val="0087165B"/>
    <w:rsid w:val="00871666"/>
    <w:rsid w:val="00871690"/>
    <w:rsid w:val="008716AF"/>
    <w:rsid w:val="008716BE"/>
    <w:rsid w:val="00871877"/>
    <w:rsid w:val="008719EC"/>
    <w:rsid w:val="00871C64"/>
    <w:rsid w:val="00871DC2"/>
    <w:rsid w:val="00871EA9"/>
    <w:rsid w:val="00871EFF"/>
    <w:rsid w:val="00871F21"/>
    <w:rsid w:val="008720CE"/>
    <w:rsid w:val="008720ED"/>
    <w:rsid w:val="008720FA"/>
    <w:rsid w:val="008723FD"/>
    <w:rsid w:val="0087249A"/>
    <w:rsid w:val="0087253B"/>
    <w:rsid w:val="008727B6"/>
    <w:rsid w:val="00872810"/>
    <w:rsid w:val="00872B0B"/>
    <w:rsid w:val="00872CF3"/>
    <w:rsid w:val="00873061"/>
    <w:rsid w:val="0087310C"/>
    <w:rsid w:val="00873123"/>
    <w:rsid w:val="008731B6"/>
    <w:rsid w:val="008731F8"/>
    <w:rsid w:val="0087330E"/>
    <w:rsid w:val="0087372D"/>
    <w:rsid w:val="008737A2"/>
    <w:rsid w:val="008739A6"/>
    <w:rsid w:val="00873B09"/>
    <w:rsid w:val="00873BCD"/>
    <w:rsid w:val="00873C43"/>
    <w:rsid w:val="00873E66"/>
    <w:rsid w:val="00873FDC"/>
    <w:rsid w:val="008742CC"/>
    <w:rsid w:val="00874481"/>
    <w:rsid w:val="008745AC"/>
    <w:rsid w:val="00874670"/>
    <w:rsid w:val="00874AB5"/>
    <w:rsid w:val="00874EE5"/>
    <w:rsid w:val="00874F72"/>
    <w:rsid w:val="00875007"/>
    <w:rsid w:val="008751BF"/>
    <w:rsid w:val="008752A8"/>
    <w:rsid w:val="00875395"/>
    <w:rsid w:val="008753B0"/>
    <w:rsid w:val="0087545D"/>
    <w:rsid w:val="008754E4"/>
    <w:rsid w:val="008755DA"/>
    <w:rsid w:val="008757FD"/>
    <w:rsid w:val="00875979"/>
    <w:rsid w:val="00875989"/>
    <w:rsid w:val="00875D3C"/>
    <w:rsid w:val="00875D55"/>
    <w:rsid w:val="00876101"/>
    <w:rsid w:val="00876136"/>
    <w:rsid w:val="0087622B"/>
    <w:rsid w:val="00876239"/>
    <w:rsid w:val="00876377"/>
    <w:rsid w:val="0087640D"/>
    <w:rsid w:val="008764CE"/>
    <w:rsid w:val="008765C1"/>
    <w:rsid w:val="008765F8"/>
    <w:rsid w:val="008766EF"/>
    <w:rsid w:val="00876812"/>
    <w:rsid w:val="0087684E"/>
    <w:rsid w:val="008769E1"/>
    <w:rsid w:val="00876AC0"/>
    <w:rsid w:val="00876AFE"/>
    <w:rsid w:val="00876CC9"/>
    <w:rsid w:val="00876E5D"/>
    <w:rsid w:val="00876EA3"/>
    <w:rsid w:val="00876EF4"/>
    <w:rsid w:val="00877042"/>
    <w:rsid w:val="00877054"/>
    <w:rsid w:val="008770E7"/>
    <w:rsid w:val="00877113"/>
    <w:rsid w:val="008771BB"/>
    <w:rsid w:val="008771C4"/>
    <w:rsid w:val="00877317"/>
    <w:rsid w:val="00877333"/>
    <w:rsid w:val="00877668"/>
    <w:rsid w:val="0087767C"/>
    <w:rsid w:val="008777EB"/>
    <w:rsid w:val="00877D27"/>
    <w:rsid w:val="00877DB0"/>
    <w:rsid w:val="00877FC5"/>
    <w:rsid w:val="0088002A"/>
    <w:rsid w:val="008800F1"/>
    <w:rsid w:val="008802C8"/>
    <w:rsid w:val="0088034E"/>
    <w:rsid w:val="008803F3"/>
    <w:rsid w:val="00880584"/>
    <w:rsid w:val="008806BF"/>
    <w:rsid w:val="0088070F"/>
    <w:rsid w:val="008808F6"/>
    <w:rsid w:val="00880904"/>
    <w:rsid w:val="00880932"/>
    <w:rsid w:val="008809B4"/>
    <w:rsid w:val="00880C1B"/>
    <w:rsid w:val="00880E8F"/>
    <w:rsid w:val="00880FE8"/>
    <w:rsid w:val="008810F5"/>
    <w:rsid w:val="0088128F"/>
    <w:rsid w:val="00881296"/>
    <w:rsid w:val="0088150A"/>
    <w:rsid w:val="008817FB"/>
    <w:rsid w:val="0088188F"/>
    <w:rsid w:val="00881E74"/>
    <w:rsid w:val="00882043"/>
    <w:rsid w:val="0088246C"/>
    <w:rsid w:val="008824D6"/>
    <w:rsid w:val="008826E0"/>
    <w:rsid w:val="00882812"/>
    <w:rsid w:val="00882877"/>
    <w:rsid w:val="0088287C"/>
    <w:rsid w:val="00882AB4"/>
    <w:rsid w:val="00882F10"/>
    <w:rsid w:val="00882F3A"/>
    <w:rsid w:val="00883042"/>
    <w:rsid w:val="0088311D"/>
    <w:rsid w:val="00883332"/>
    <w:rsid w:val="0088379F"/>
    <w:rsid w:val="008839CF"/>
    <w:rsid w:val="00883A6F"/>
    <w:rsid w:val="00883B21"/>
    <w:rsid w:val="00883CC0"/>
    <w:rsid w:val="00883D5B"/>
    <w:rsid w:val="00883EC4"/>
    <w:rsid w:val="00883EE6"/>
    <w:rsid w:val="00884093"/>
    <w:rsid w:val="008841CD"/>
    <w:rsid w:val="008841F6"/>
    <w:rsid w:val="00884261"/>
    <w:rsid w:val="008842AF"/>
    <w:rsid w:val="00884443"/>
    <w:rsid w:val="00884488"/>
    <w:rsid w:val="008844C3"/>
    <w:rsid w:val="008845E5"/>
    <w:rsid w:val="00884757"/>
    <w:rsid w:val="00884854"/>
    <w:rsid w:val="0088493C"/>
    <w:rsid w:val="008849D5"/>
    <w:rsid w:val="00884B22"/>
    <w:rsid w:val="00884E33"/>
    <w:rsid w:val="00884EF4"/>
    <w:rsid w:val="00885154"/>
    <w:rsid w:val="00885161"/>
    <w:rsid w:val="0088518E"/>
    <w:rsid w:val="00885408"/>
    <w:rsid w:val="0088556D"/>
    <w:rsid w:val="00885593"/>
    <w:rsid w:val="0088560E"/>
    <w:rsid w:val="0088570B"/>
    <w:rsid w:val="0088585F"/>
    <w:rsid w:val="00885892"/>
    <w:rsid w:val="008859B9"/>
    <w:rsid w:val="00885D54"/>
    <w:rsid w:val="008861A0"/>
    <w:rsid w:val="008864B0"/>
    <w:rsid w:val="00886802"/>
    <w:rsid w:val="008868CA"/>
    <w:rsid w:val="00886951"/>
    <w:rsid w:val="008869C9"/>
    <w:rsid w:val="00886B27"/>
    <w:rsid w:val="00886B30"/>
    <w:rsid w:val="00886E18"/>
    <w:rsid w:val="00886FA6"/>
    <w:rsid w:val="00887039"/>
    <w:rsid w:val="008870F7"/>
    <w:rsid w:val="008870FD"/>
    <w:rsid w:val="00887228"/>
    <w:rsid w:val="0088731D"/>
    <w:rsid w:val="00887409"/>
    <w:rsid w:val="008875CC"/>
    <w:rsid w:val="00887714"/>
    <w:rsid w:val="008877A7"/>
    <w:rsid w:val="00887B34"/>
    <w:rsid w:val="00887CA7"/>
    <w:rsid w:val="00887D0C"/>
    <w:rsid w:val="008900DD"/>
    <w:rsid w:val="0089027B"/>
    <w:rsid w:val="008902CF"/>
    <w:rsid w:val="00890300"/>
    <w:rsid w:val="008903FA"/>
    <w:rsid w:val="00890417"/>
    <w:rsid w:val="008907C2"/>
    <w:rsid w:val="00890BA2"/>
    <w:rsid w:val="00890CBB"/>
    <w:rsid w:val="00890E0D"/>
    <w:rsid w:val="00890EF3"/>
    <w:rsid w:val="00890F76"/>
    <w:rsid w:val="008910B6"/>
    <w:rsid w:val="00891431"/>
    <w:rsid w:val="00891480"/>
    <w:rsid w:val="008914ED"/>
    <w:rsid w:val="0089187D"/>
    <w:rsid w:val="008918A4"/>
    <w:rsid w:val="008918F1"/>
    <w:rsid w:val="00891B3F"/>
    <w:rsid w:val="00891D3C"/>
    <w:rsid w:val="00891E7E"/>
    <w:rsid w:val="0089200C"/>
    <w:rsid w:val="008920A8"/>
    <w:rsid w:val="008922AE"/>
    <w:rsid w:val="008922B1"/>
    <w:rsid w:val="0089232B"/>
    <w:rsid w:val="00892339"/>
    <w:rsid w:val="008923F4"/>
    <w:rsid w:val="008925CD"/>
    <w:rsid w:val="0089260F"/>
    <w:rsid w:val="0089279E"/>
    <w:rsid w:val="008927A3"/>
    <w:rsid w:val="00892BAA"/>
    <w:rsid w:val="00892C94"/>
    <w:rsid w:val="00892CBC"/>
    <w:rsid w:val="00892D3C"/>
    <w:rsid w:val="008930CE"/>
    <w:rsid w:val="00893147"/>
    <w:rsid w:val="008932D7"/>
    <w:rsid w:val="0089330C"/>
    <w:rsid w:val="0089358F"/>
    <w:rsid w:val="00893761"/>
    <w:rsid w:val="008937E5"/>
    <w:rsid w:val="0089392A"/>
    <w:rsid w:val="00893C94"/>
    <w:rsid w:val="00893D7F"/>
    <w:rsid w:val="00893DC8"/>
    <w:rsid w:val="00894318"/>
    <w:rsid w:val="0089431F"/>
    <w:rsid w:val="0089441F"/>
    <w:rsid w:val="00894491"/>
    <w:rsid w:val="00894509"/>
    <w:rsid w:val="00894572"/>
    <w:rsid w:val="0089466C"/>
    <w:rsid w:val="008946D8"/>
    <w:rsid w:val="00894728"/>
    <w:rsid w:val="00894876"/>
    <w:rsid w:val="00894A33"/>
    <w:rsid w:val="00894B80"/>
    <w:rsid w:val="00894CB1"/>
    <w:rsid w:val="0089500F"/>
    <w:rsid w:val="008950D9"/>
    <w:rsid w:val="00895456"/>
    <w:rsid w:val="00895491"/>
    <w:rsid w:val="0089550A"/>
    <w:rsid w:val="008955B7"/>
    <w:rsid w:val="0089581C"/>
    <w:rsid w:val="00895B84"/>
    <w:rsid w:val="00895E1B"/>
    <w:rsid w:val="00895F1D"/>
    <w:rsid w:val="008963E0"/>
    <w:rsid w:val="00896785"/>
    <w:rsid w:val="00896819"/>
    <w:rsid w:val="00896B46"/>
    <w:rsid w:val="00896B9A"/>
    <w:rsid w:val="00896BA9"/>
    <w:rsid w:val="00896E95"/>
    <w:rsid w:val="00896EC1"/>
    <w:rsid w:val="00896EC8"/>
    <w:rsid w:val="00897119"/>
    <w:rsid w:val="00897122"/>
    <w:rsid w:val="008971D6"/>
    <w:rsid w:val="008973EE"/>
    <w:rsid w:val="00897443"/>
    <w:rsid w:val="008975F0"/>
    <w:rsid w:val="00897731"/>
    <w:rsid w:val="00897898"/>
    <w:rsid w:val="00897BB0"/>
    <w:rsid w:val="00897C01"/>
    <w:rsid w:val="00897D54"/>
    <w:rsid w:val="00897D63"/>
    <w:rsid w:val="00897D68"/>
    <w:rsid w:val="008A00AF"/>
    <w:rsid w:val="008A00C4"/>
    <w:rsid w:val="008A0353"/>
    <w:rsid w:val="008A036C"/>
    <w:rsid w:val="008A03CC"/>
    <w:rsid w:val="008A046C"/>
    <w:rsid w:val="008A09E8"/>
    <w:rsid w:val="008A0A43"/>
    <w:rsid w:val="008A0B01"/>
    <w:rsid w:val="008A0D1C"/>
    <w:rsid w:val="008A0E38"/>
    <w:rsid w:val="008A0FE4"/>
    <w:rsid w:val="008A1209"/>
    <w:rsid w:val="008A1245"/>
    <w:rsid w:val="008A1405"/>
    <w:rsid w:val="008A14A5"/>
    <w:rsid w:val="008A1813"/>
    <w:rsid w:val="008A185F"/>
    <w:rsid w:val="008A19B1"/>
    <w:rsid w:val="008A1C1E"/>
    <w:rsid w:val="008A1C84"/>
    <w:rsid w:val="008A1E3B"/>
    <w:rsid w:val="008A1EE1"/>
    <w:rsid w:val="008A1EF6"/>
    <w:rsid w:val="008A1F9E"/>
    <w:rsid w:val="008A23F6"/>
    <w:rsid w:val="008A245F"/>
    <w:rsid w:val="008A24B3"/>
    <w:rsid w:val="008A2632"/>
    <w:rsid w:val="008A2C88"/>
    <w:rsid w:val="008A2E67"/>
    <w:rsid w:val="008A348C"/>
    <w:rsid w:val="008A356D"/>
    <w:rsid w:val="008A363B"/>
    <w:rsid w:val="008A38B1"/>
    <w:rsid w:val="008A38EC"/>
    <w:rsid w:val="008A3948"/>
    <w:rsid w:val="008A3CF2"/>
    <w:rsid w:val="008A3F04"/>
    <w:rsid w:val="008A3FB7"/>
    <w:rsid w:val="008A409A"/>
    <w:rsid w:val="008A42C5"/>
    <w:rsid w:val="008A42CE"/>
    <w:rsid w:val="008A445D"/>
    <w:rsid w:val="008A44C5"/>
    <w:rsid w:val="008A459A"/>
    <w:rsid w:val="008A4608"/>
    <w:rsid w:val="008A46D9"/>
    <w:rsid w:val="008A487C"/>
    <w:rsid w:val="008A4C44"/>
    <w:rsid w:val="008A4D99"/>
    <w:rsid w:val="008A4DC9"/>
    <w:rsid w:val="008A4EB0"/>
    <w:rsid w:val="008A4ED4"/>
    <w:rsid w:val="008A529A"/>
    <w:rsid w:val="008A530A"/>
    <w:rsid w:val="008A53F6"/>
    <w:rsid w:val="008A54DE"/>
    <w:rsid w:val="008A569C"/>
    <w:rsid w:val="008A579A"/>
    <w:rsid w:val="008A58C9"/>
    <w:rsid w:val="008A5AA7"/>
    <w:rsid w:val="008A5B05"/>
    <w:rsid w:val="008A672B"/>
    <w:rsid w:val="008A6765"/>
    <w:rsid w:val="008A67F1"/>
    <w:rsid w:val="008A6849"/>
    <w:rsid w:val="008A6A1A"/>
    <w:rsid w:val="008A6B05"/>
    <w:rsid w:val="008A6C5C"/>
    <w:rsid w:val="008A6C7F"/>
    <w:rsid w:val="008A6D64"/>
    <w:rsid w:val="008A6DE1"/>
    <w:rsid w:val="008A7040"/>
    <w:rsid w:val="008A730D"/>
    <w:rsid w:val="008A7435"/>
    <w:rsid w:val="008A74AE"/>
    <w:rsid w:val="008A7634"/>
    <w:rsid w:val="008A7923"/>
    <w:rsid w:val="008A7A75"/>
    <w:rsid w:val="008A7D18"/>
    <w:rsid w:val="008A7D63"/>
    <w:rsid w:val="008A7DAB"/>
    <w:rsid w:val="008A7FDC"/>
    <w:rsid w:val="008B044D"/>
    <w:rsid w:val="008B04C3"/>
    <w:rsid w:val="008B06F8"/>
    <w:rsid w:val="008B0722"/>
    <w:rsid w:val="008B088E"/>
    <w:rsid w:val="008B08C8"/>
    <w:rsid w:val="008B0D12"/>
    <w:rsid w:val="008B1025"/>
    <w:rsid w:val="008B1321"/>
    <w:rsid w:val="008B1500"/>
    <w:rsid w:val="008B159E"/>
    <w:rsid w:val="008B16FD"/>
    <w:rsid w:val="008B179D"/>
    <w:rsid w:val="008B1B48"/>
    <w:rsid w:val="008B1B73"/>
    <w:rsid w:val="008B1CF5"/>
    <w:rsid w:val="008B1E62"/>
    <w:rsid w:val="008B1EAA"/>
    <w:rsid w:val="008B1F9B"/>
    <w:rsid w:val="008B20FD"/>
    <w:rsid w:val="008B2199"/>
    <w:rsid w:val="008B219C"/>
    <w:rsid w:val="008B21D4"/>
    <w:rsid w:val="008B2439"/>
    <w:rsid w:val="008B244D"/>
    <w:rsid w:val="008B2557"/>
    <w:rsid w:val="008B26F8"/>
    <w:rsid w:val="008B270C"/>
    <w:rsid w:val="008B2801"/>
    <w:rsid w:val="008B2AD3"/>
    <w:rsid w:val="008B2DBF"/>
    <w:rsid w:val="008B2E00"/>
    <w:rsid w:val="008B3049"/>
    <w:rsid w:val="008B33CA"/>
    <w:rsid w:val="008B345D"/>
    <w:rsid w:val="008B36C1"/>
    <w:rsid w:val="008B37CF"/>
    <w:rsid w:val="008B3C65"/>
    <w:rsid w:val="008B3E88"/>
    <w:rsid w:val="008B3EA6"/>
    <w:rsid w:val="008B42DD"/>
    <w:rsid w:val="008B4340"/>
    <w:rsid w:val="008B440D"/>
    <w:rsid w:val="008B4846"/>
    <w:rsid w:val="008B488F"/>
    <w:rsid w:val="008B4B23"/>
    <w:rsid w:val="008B4D43"/>
    <w:rsid w:val="008B4E34"/>
    <w:rsid w:val="008B4FE4"/>
    <w:rsid w:val="008B5194"/>
    <w:rsid w:val="008B530E"/>
    <w:rsid w:val="008B532F"/>
    <w:rsid w:val="008B53CD"/>
    <w:rsid w:val="008B5485"/>
    <w:rsid w:val="008B5489"/>
    <w:rsid w:val="008B5510"/>
    <w:rsid w:val="008B5583"/>
    <w:rsid w:val="008B55C3"/>
    <w:rsid w:val="008B56C0"/>
    <w:rsid w:val="008B5709"/>
    <w:rsid w:val="008B5774"/>
    <w:rsid w:val="008B5866"/>
    <w:rsid w:val="008B591F"/>
    <w:rsid w:val="008B592E"/>
    <w:rsid w:val="008B5C98"/>
    <w:rsid w:val="008B5D8B"/>
    <w:rsid w:val="008B5DE2"/>
    <w:rsid w:val="008B6018"/>
    <w:rsid w:val="008B6043"/>
    <w:rsid w:val="008B6240"/>
    <w:rsid w:val="008B63AD"/>
    <w:rsid w:val="008B6710"/>
    <w:rsid w:val="008B681F"/>
    <w:rsid w:val="008B6849"/>
    <w:rsid w:val="008B6CF7"/>
    <w:rsid w:val="008B6D24"/>
    <w:rsid w:val="008B6DAC"/>
    <w:rsid w:val="008B6DFD"/>
    <w:rsid w:val="008B6E49"/>
    <w:rsid w:val="008B709B"/>
    <w:rsid w:val="008B72AE"/>
    <w:rsid w:val="008B731C"/>
    <w:rsid w:val="008B734E"/>
    <w:rsid w:val="008B7451"/>
    <w:rsid w:val="008B7457"/>
    <w:rsid w:val="008B76AA"/>
    <w:rsid w:val="008B77A3"/>
    <w:rsid w:val="008B7828"/>
    <w:rsid w:val="008B79B3"/>
    <w:rsid w:val="008B7AC6"/>
    <w:rsid w:val="008B7B51"/>
    <w:rsid w:val="008B7DF2"/>
    <w:rsid w:val="008B7E00"/>
    <w:rsid w:val="008B7E98"/>
    <w:rsid w:val="008B7FA9"/>
    <w:rsid w:val="008C01F7"/>
    <w:rsid w:val="008C0206"/>
    <w:rsid w:val="008C0496"/>
    <w:rsid w:val="008C04DA"/>
    <w:rsid w:val="008C054B"/>
    <w:rsid w:val="008C05A2"/>
    <w:rsid w:val="008C0830"/>
    <w:rsid w:val="008C0839"/>
    <w:rsid w:val="008C09D0"/>
    <w:rsid w:val="008C0A39"/>
    <w:rsid w:val="008C0AD4"/>
    <w:rsid w:val="008C0C5C"/>
    <w:rsid w:val="008C0CA9"/>
    <w:rsid w:val="008C0ECE"/>
    <w:rsid w:val="008C0EF4"/>
    <w:rsid w:val="008C0F14"/>
    <w:rsid w:val="008C1147"/>
    <w:rsid w:val="008C13B0"/>
    <w:rsid w:val="008C158A"/>
    <w:rsid w:val="008C1635"/>
    <w:rsid w:val="008C1A4B"/>
    <w:rsid w:val="008C1BB0"/>
    <w:rsid w:val="008C1D21"/>
    <w:rsid w:val="008C1DDA"/>
    <w:rsid w:val="008C1FF3"/>
    <w:rsid w:val="008C2091"/>
    <w:rsid w:val="008C20BE"/>
    <w:rsid w:val="008C220C"/>
    <w:rsid w:val="008C22F7"/>
    <w:rsid w:val="008C230A"/>
    <w:rsid w:val="008C24A5"/>
    <w:rsid w:val="008C25C7"/>
    <w:rsid w:val="008C26EE"/>
    <w:rsid w:val="008C2718"/>
    <w:rsid w:val="008C2746"/>
    <w:rsid w:val="008C277F"/>
    <w:rsid w:val="008C27E1"/>
    <w:rsid w:val="008C27F1"/>
    <w:rsid w:val="008C2810"/>
    <w:rsid w:val="008C2946"/>
    <w:rsid w:val="008C29B5"/>
    <w:rsid w:val="008C2A10"/>
    <w:rsid w:val="008C2AF7"/>
    <w:rsid w:val="008C2D2A"/>
    <w:rsid w:val="008C300E"/>
    <w:rsid w:val="008C3049"/>
    <w:rsid w:val="008C315E"/>
    <w:rsid w:val="008C323F"/>
    <w:rsid w:val="008C3355"/>
    <w:rsid w:val="008C336B"/>
    <w:rsid w:val="008C33DB"/>
    <w:rsid w:val="008C34A7"/>
    <w:rsid w:val="008C3562"/>
    <w:rsid w:val="008C362D"/>
    <w:rsid w:val="008C3794"/>
    <w:rsid w:val="008C3910"/>
    <w:rsid w:val="008C3911"/>
    <w:rsid w:val="008C3A67"/>
    <w:rsid w:val="008C3B6F"/>
    <w:rsid w:val="008C3B96"/>
    <w:rsid w:val="008C3CF9"/>
    <w:rsid w:val="008C3D28"/>
    <w:rsid w:val="008C3E12"/>
    <w:rsid w:val="008C444F"/>
    <w:rsid w:val="008C4574"/>
    <w:rsid w:val="008C4648"/>
    <w:rsid w:val="008C466F"/>
    <w:rsid w:val="008C4769"/>
    <w:rsid w:val="008C4818"/>
    <w:rsid w:val="008C4887"/>
    <w:rsid w:val="008C4950"/>
    <w:rsid w:val="008C5056"/>
    <w:rsid w:val="008C50FF"/>
    <w:rsid w:val="008C519A"/>
    <w:rsid w:val="008C52F4"/>
    <w:rsid w:val="008C54A3"/>
    <w:rsid w:val="008C54D4"/>
    <w:rsid w:val="008C599C"/>
    <w:rsid w:val="008C5B20"/>
    <w:rsid w:val="008C5B47"/>
    <w:rsid w:val="008C5D2F"/>
    <w:rsid w:val="008C5F6E"/>
    <w:rsid w:val="008C63B9"/>
    <w:rsid w:val="008C64D0"/>
    <w:rsid w:val="008C65C9"/>
    <w:rsid w:val="008C67B9"/>
    <w:rsid w:val="008C6A4F"/>
    <w:rsid w:val="008C70FA"/>
    <w:rsid w:val="008C7286"/>
    <w:rsid w:val="008C73BF"/>
    <w:rsid w:val="008C75BF"/>
    <w:rsid w:val="008C75F8"/>
    <w:rsid w:val="008C7734"/>
    <w:rsid w:val="008C7784"/>
    <w:rsid w:val="008C7A8B"/>
    <w:rsid w:val="008C7ADA"/>
    <w:rsid w:val="008C7BA4"/>
    <w:rsid w:val="008C7DC2"/>
    <w:rsid w:val="008C7F2B"/>
    <w:rsid w:val="008D02AA"/>
    <w:rsid w:val="008D02AD"/>
    <w:rsid w:val="008D0360"/>
    <w:rsid w:val="008D0374"/>
    <w:rsid w:val="008D0537"/>
    <w:rsid w:val="008D0743"/>
    <w:rsid w:val="008D083C"/>
    <w:rsid w:val="008D0919"/>
    <w:rsid w:val="008D0A0C"/>
    <w:rsid w:val="008D0CD8"/>
    <w:rsid w:val="008D0D6B"/>
    <w:rsid w:val="008D0DF9"/>
    <w:rsid w:val="008D0F24"/>
    <w:rsid w:val="008D16F0"/>
    <w:rsid w:val="008D1817"/>
    <w:rsid w:val="008D186F"/>
    <w:rsid w:val="008D1AC1"/>
    <w:rsid w:val="008D21F2"/>
    <w:rsid w:val="008D22BB"/>
    <w:rsid w:val="008D2357"/>
    <w:rsid w:val="008D2568"/>
    <w:rsid w:val="008D25B5"/>
    <w:rsid w:val="008D25DB"/>
    <w:rsid w:val="008D25E0"/>
    <w:rsid w:val="008D26EC"/>
    <w:rsid w:val="008D2B28"/>
    <w:rsid w:val="008D2C43"/>
    <w:rsid w:val="008D2D2B"/>
    <w:rsid w:val="008D309C"/>
    <w:rsid w:val="008D3128"/>
    <w:rsid w:val="008D315B"/>
    <w:rsid w:val="008D3261"/>
    <w:rsid w:val="008D35D8"/>
    <w:rsid w:val="008D39B7"/>
    <w:rsid w:val="008D3B89"/>
    <w:rsid w:val="008D3C01"/>
    <w:rsid w:val="008D3E31"/>
    <w:rsid w:val="008D3FB5"/>
    <w:rsid w:val="008D40B2"/>
    <w:rsid w:val="008D4105"/>
    <w:rsid w:val="008D4185"/>
    <w:rsid w:val="008D4300"/>
    <w:rsid w:val="008D4371"/>
    <w:rsid w:val="008D4628"/>
    <w:rsid w:val="008D470A"/>
    <w:rsid w:val="008D4745"/>
    <w:rsid w:val="008D499C"/>
    <w:rsid w:val="008D4D7F"/>
    <w:rsid w:val="008D4E28"/>
    <w:rsid w:val="008D4F93"/>
    <w:rsid w:val="008D52E4"/>
    <w:rsid w:val="008D53B0"/>
    <w:rsid w:val="008D5735"/>
    <w:rsid w:val="008D5953"/>
    <w:rsid w:val="008D5987"/>
    <w:rsid w:val="008D5CAA"/>
    <w:rsid w:val="008D5DD1"/>
    <w:rsid w:val="008D5F3B"/>
    <w:rsid w:val="008D6156"/>
    <w:rsid w:val="008D6189"/>
    <w:rsid w:val="008D626D"/>
    <w:rsid w:val="008D6464"/>
    <w:rsid w:val="008D64DB"/>
    <w:rsid w:val="008D6552"/>
    <w:rsid w:val="008D6569"/>
    <w:rsid w:val="008D67C6"/>
    <w:rsid w:val="008D67D0"/>
    <w:rsid w:val="008D680C"/>
    <w:rsid w:val="008D6889"/>
    <w:rsid w:val="008D6894"/>
    <w:rsid w:val="008D69AC"/>
    <w:rsid w:val="008D6B3D"/>
    <w:rsid w:val="008D6BE8"/>
    <w:rsid w:val="008D6DBD"/>
    <w:rsid w:val="008D6F33"/>
    <w:rsid w:val="008D6F6A"/>
    <w:rsid w:val="008D706F"/>
    <w:rsid w:val="008D71D8"/>
    <w:rsid w:val="008D76BD"/>
    <w:rsid w:val="008D77FA"/>
    <w:rsid w:val="008D78E0"/>
    <w:rsid w:val="008D7A88"/>
    <w:rsid w:val="008D7AD8"/>
    <w:rsid w:val="008D7B6F"/>
    <w:rsid w:val="008D7BFF"/>
    <w:rsid w:val="008D7C26"/>
    <w:rsid w:val="008D7C73"/>
    <w:rsid w:val="008D7DAF"/>
    <w:rsid w:val="008D7E32"/>
    <w:rsid w:val="008D7E77"/>
    <w:rsid w:val="008D7EAF"/>
    <w:rsid w:val="008D7F13"/>
    <w:rsid w:val="008D7F67"/>
    <w:rsid w:val="008E0090"/>
    <w:rsid w:val="008E0172"/>
    <w:rsid w:val="008E04A0"/>
    <w:rsid w:val="008E04C7"/>
    <w:rsid w:val="008E04E6"/>
    <w:rsid w:val="008E0530"/>
    <w:rsid w:val="008E0725"/>
    <w:rsid w:val="008E0809"/>
    <w:rsid w:val="008E0846"/>
    <w:rsid w:val="008E09D6"/>
    <w:rsid w:val="008E0C53"/>
    <w:rsid w:val="008E0D4A"/>
    <w:rsid w:val="008E156E"/>
    <w:rsid w:val="008E17A9"/>
    <w:rsid w:val="008E1804"/>
    <w:rsid w:val="008E1B1F"/>
    <w:rsid w:val="008E1B69"/>
    <w:rsid w:val="008E1CC3"/>
    <w:rsid w:val="008E1D2C"/>
    <w:rsid w:val="008E1E02"/>
    <w:rsid w:val="008E1F9F"/>
    <w:rsid w:val="008E2171"/>
    <w:rsid w:val="008E225A"/>
    <w:rsid w:val="008E23DB"/>
    <w:rsid w:val="008E23F7"/>
    <w:rsid w:val="008E260D"/>
    <w:rsid w:val="008E2701"/>
    <w:rsid w:val="008E2952"/>
    <w:rsid w:val="008E2A59"/>
    <w:rsid w:val="008E2ADC"/>
    <w:rsid w:val="008E2AE9"/>
    <w:rsid w:val="008E2C2B"/>
    <w:rsid w:val="008E30EA"/>
    <w:rsid w:val="008E35AB"/>
    <w:rsid w:val="008E3682"/>
    <w:rsid w:val="008E37C7"/>
    <w:rsid w:val="008E3AED"/>
    <w:rsid w:val="008E3D33"/>
    <w:rsid w:val="008E3DBD"/>
    <w:rsid w:val="008E3E54"/>
    <w:rsid w:val="008E3EC1"/>
    <w:rsid w:val="008E4152"/>
    <w:rsid w:val="008E4181"/>
    <w:rsid w:val="008E41CA"/>
    <w:rsid w:val="008E4287"/>
    <w:rsid w:val="008E4295"/>
    <w:rsid w:val="008E457B"/>
    <w:rsid w:val="008E469E"/>
    <w:rsid w:val="008E46D6"/>
    <w:rsid w:val="008E4800"/>
    <w:rsid w:val="008E49CB"/>
    <w:rsid w:val="008E4A6A"/>
    <w:rsid w:val="008E4ADA"/>
    <w:rsid w:val="008E4B89"/>
    <w:rsid w:val="008E4D02"/>
    <w:rsid w:val="008E4F23"/>
    <w:rsid w:val="008E4F2A"/>
    <w:rsid w:val="008E511A"/>
    <w:rsid w:val="008E5360"/>
    <w:rsid w:val="008E5477"/>
    <w:rsid w:val="008E54CF"/>
    <w:rsid w:val="008E5585"/>
    <w:rsid w:val="008E55F9"/>
    <w:rsid w:val="008E5658"/>
    <w:rsid w:val="008E56DD"/>
    <w:rsid w:val="008E5973"/>
    <w:rsid w:val="008E59B3"/>
    <w:rsid w:val="008E59E0"/>
    <w:rsid w:val="008E5B73"/>
    <w:rsid w:val="008E5C86"/>
    <w:rsid w:val="008E5CF6"/>
    <w:rsid w:val="008E6059"/>
    <w:rsid w:val="008E63F2"/>
    <w:rsid w:val="008E6407"/>
    <w:rsid w:val="008E6426"/>
    <w:rsid w:val="008E64D2"/>
    <w:rsid w:val="008E64F6"/>
    <w:rsid w:val="008E6650"/>
    <w:rsid w:val="008E672E"/>
    <w:rsid w:val="008E67C9"/>
    <w:rsid w:val="008E6837"/>
    <w:rsid w:val="008E69B5"/>
    <w:rsid w:val="008E69D9"/>
    <w:rsid w:val="008E6CA3"/>
    <w:rsid w:val="008E6EBA"/>
    <w:rsid w:val="008E7342"/>
    <w:rsid w:val="008E744A"/>
    <w:rsid w:val="008E766E"/>
    <w:rsid w:val="008E7728"/>
    <w:rsid w:val="008E7844"/>
    <w:rsid w:val="008E7B20"/>
    <w:rsid w:val="008E7BB0"/>
    <w:rsid w:val="008E7DE3"/>
    <w:rsid w:val="008E7E31"/>
    <w:rsid w:val="008E7E42"/>
    <w:rsid w:val="008E7EBE"/>
    <w:rsid w:val="008F0002"/>
    <w:rsid w:val="008F0032"/>
    <w:rsid w:val="008F005E"/>
    <w:rsid w:val="008F0128"/>
    <w:rsid w:val="008F059B"/>
    <w:rsid w:val="008F06B2"/>
    <w:rsid w:val="008F08D8"/>
    <w:rsid w:val="008F0A8E"/>
    <w:rsid w:val="008F0AE5"/>
    <w:rsid w:val="008F0E56"/>
    <w:rsid w:val="008F10CA"/>
    <w:rsid w:val="008F1104"/>
    <w:rsid w:val="008F118C"/>
    <w:rsid w:val="008F1300"/>
    <w:rsid w:val="008F1329"/>
    <w:rsid w:val="008F145A"/>
    <w:rsid w:val="008F14B1"/>
    <w:rsid w:val="008F150B"/>
    <w:rsid w:val="008F1612"/>
    <w:rsid w:val="008F19D9"/>
    <w:rsid w:val="008F1A67"/>
    <w:rsid w:val="008F1BD5"/>
    <w:rsid w:val="008F1D3F"/>
    <w:rsid w:val="008F1D5B"/>
    <w:rsid w:val="008F1D84"/>
    <w:rsid w:val="008F1DBE"/>
    <w:rsid w:val="008F2038"/>
    <w:rsid w:val="008F2101"/>
    <w:rsid w:val="008F2269"/>
    <w:rsid w:val="008F2440"/>
    <w:rsid w:val="008F250A"/>
    <w:rsid w:val="008F280B"/>
    <w:rsid w:val="008F2853"/>
    <w:rsid w:val="008F289E"/>
    <w:rsid w:val="008F289F"/>
    <w:rsid w:val="008F2B68"/>
    <w:rsid w:val="008F2E6F"/>
    <w:rsid w:val="008F2EB4"/>
    <w:rsid w:val="008F2F08"/>
    <w:rsid w:val="008F305B"/>
    <w:rsid w:val="008F3084"/>
    <w:rsid w:val="008F334F"/>
    <w:rsid w:val="008F3B45"/>
    <w:rsid w:val="008F3B4B"/>
    <w:rsid w:val="008F3BE9"/>
    <w:rsid w:val="008F3BFE"/>
    <w:rsid w:val="008F3CE0"/>
    <w:rsid w:val="008F3D3C"/>
    <w:rsid w:val="008F3D60"/>
    <w:rsid w:val="008F3DDF"/>
    <w:rsid w:val="008F3ED4"/>
    <w:rsid w:val="008F3FAE"/>
    <w:rsid w:val="008F410A"/>
    <w:rsid w:val="008F4277"/>
    <w:rsid w:val="008F42D8"/>
    <w:rsid w:val="008F43D2"/>
    <w:rsid w:val="008F44B5"/>
    <w:rsid w:val="008F44C1"/>
    <w:rsid w:val="008F4536"/>
    <w:rsid w:val="008F453A"/>
    <w:rsid w:val="008F45B7"/>
    <w:rsid w:val="008F472C"/>
    <w:rsid w:val="008F47C8"/>
    <w:rsid w:val="008F49E0"/>
    <w:rsid w:val="008F4E8B"/>
    <w:rsid w:val="008F5065"/>
    <w:rsid w:val="008F507B"/>
    <w:rsid w:val="008F5101"/>
    <w:rsid w:val="008F5390"/>
    <w:rsid w:val="008F544D"/>
    <w:rsid w:val="008F5504"/>
    <w:rsid w:val="008F55D9"/>
    <w:rsid w:val="008F55FE"/>
    <w:rsid w:val="008F569E"/>
    <w:rsid w:val="008F575D"/>
    <w:rsid w:val="008F5863"/>
    <w:rsid w:val="008F5D57"/>
    <w:rsid w:val="008F5EA6"/>
    <w:rsid w:val="008F5FC7"/>
    <w:rsid w:val="008F614B"/>
    <w:rsid w:val="008F6163"/>
    <w:rsid w:val="008F6481"/>
    <w:rsid w:val="008F64A9"/>
    <w:rsid w:val="008F664F"/>
    <w:rsid w:val="008F66D6"/>
    <w:rsid w:val="008F677D"/>
    <w:rsid w:val="008F67C0"/>
    <w:rsid w:val="008F681F"/>
    <w:rsid w:val="008F6D65"/>
    <w:rsid w:val="008F6F02"/>
    <w:rsid w:val="008F6FC3"/>
    <w:rsid w:val="008F72B1"/>
    <w:rsid w:val="008F731D"/>
    <w:rsid w:val="008F7569"/>
    <w:rsid w:val="008F768B"/>
    <w:rsid w:val="008F7720"/>
    <w:rsid w:val="008F7EB9"/>
    <w:rsid w:val="009000E0"/>
    <w:rsid w:val="009000EB"/>
    <w:rsid w:val="0090019E"/>
    <w:rsid w:val="009002F2"/>
    <w:rsid w:val="0090033F"/>
    <w:rsid w:val="009004C7"/>
    <w:rsid w:val="00900997"/>
    <w:rsid w:val="009010DB"/>
    <w:rsid w:val="009013E3"/>
    <w:rsid w:val="00901694"/>
    <w:rsid w:val="00901821"/>
    <w:rsid w:val="00901A05"/>
    <w:rsid w:val="00901A0B"/>
    <w:rsid w:val="00901BCB"/>
    <w:rsid w:val="00901C04"/>
    <w:rsid w:val="00901EDD"/>
    <w:rsid w:val="00901F3E"/>
    <w:rsid w:val="00902153"/>
    <w:rsid w:val="0090220A"/>
    <w:rsid w:val="009025FA"/>
    <w:rsid w:val="00902B92"/>
    <w:rsid w:val="00902E6A"/>
    <w:rsid w:val="0090333E"/>
    <w:rsid w:val="0090351C"/>
    <w:rsid w:val="0090380B"/>
    <w:rsid w:val="00903847"/>
    <w:rsid w:val="009039D2"/>
    <w:rsid w:val="00903C1E"/>
    <w:rsid w:val="00903EA7"/>
    <w:rsid w:val="00903F2B"/>
    <w:rsid w:val="00903F7F"/>
    <w:rsid w:val="0090408F"/>
    <w:rsid w:val="009044D5"/>
    <w:rsid w:val="0090451A"/>
    <w:rsid w:val="00904567"/>
    <w:rsid w:val="009046D9"/>
    <w:rsid w:val="009048EE"/>
    <w:rsid w:val="00904CFD"/>
    <w:rsid w:val="00904DB0"/>
    <w:rsid w:val="00904ECB"/>
    <w:rsid w:val="0090501C"/>
    <w:rsid w:val="00905059"/>
    <w:rsid w:val="00905399"/>
    <w:rsid w:val="009054C1"/>
    <w:rsid w:val="0090574D"/>
    <w:rsid w:val="00905B8D"/>
    <w:rsid w:val="00905DA4"/>
    <w:rsid w:val="00905EB1"/>
    <w:rsid w:val="00905F5D"/>
    <w:rsid w:val="00906027"/>
    <w:rsid w:val="00906039"/>
    <w:rsid w:val="009060FD"/>
    <w:rsid w:val="009065A7"/>
    <w:rsid w:val="009065F9"/>
    <w:rsid w:val="0090682E"/>
    <w:rsid w:val="00906A2D"/>
    <w:rsid w:val="00906A6D"/>
    <w:rsid w:val="00906BE4"/>
    <w:rsid w:val="00906C42"/>
    <w:rsid w:val="00906CA0"/>
    <w:rsid w:val="00907028"/>
    <w:rsid w:val="00907310"/>
    <w:rsid w:val="009073E2"/>
    <w:rsid w:val="00907413"/>
    <w:rsid w:val="00907460"/>
    <w:rsid w:val="00907569"/>
    <w:rsid w:val="009077FE"/>
    <w:rsid w:val="00907B7B"/>
    <w:rsid w:val="00907DF9"/>
    <w:rsid w:val="00907DFC"/>
    <w:rsid w:val="00907E75"/>
    <w:rsid w:val="00907EC3"/>
    <w:rsid w:val="0091051E"/>
    <w:rsid w:val="00910630"/>
    <w:rsid w:val="00910648"/>
    <w:rsid w:val="0091080F"/>
    <w:rsid w:val="009108C2"/>
    <w:rsid w:val="00910BE4"/>
    <w:rsid w:val="00910CF5"/>
    <w:rsid w:val="00910F90"/>
    <w:rsid w:val="00910FC9"/>
    <w:rsid w:val="0091106E"/>
    <w:rsid w:val="009110F1"/>
    <w:rsid w:val="009111E0"/>
    <w:rsid w:val="0091132A"/>
    <w:rsid w:val="009114FE"/>
    <w:rsid w:val="0091158C"/>
    <w:rsid w:val="00911692"/>
    <w:rsid w:val="00911896"/>
    <w:rsid w:val="00911907"/>
    <w:rsid w:val="00911D71"/>
    <w:rsid w:val="00911DF2"/>
    <w:rsid w:val="00911EB1"/>
    <w:rsid w:val="00911EBC"/>
    <w:rsid w:val="00911EBD"/>
    <w:rsid w:val="009120B9"/>
    <w:rsid w:val="00912197"/>
    <w:rsid w:val="009121B8"/>
    <w:rsid w:val="009121CB"/>
    <w:rsid w:val="00912238"/>
    <w:rsid w:val="009122E4"/>
    <w:rsid w:val="0091241E"/>
    <w:rsid w:val="00912434"/>
    <w:rsid w:val="0091251A"/>
    <w:rsid w:val="0091265B"/>
    <w:rsid w:val="0091274A"/>
    <w:rsid w:val="00912763"/>
    <w:rsid w:val="00912790"/>
    <w:rsid w:val="0091285E"/>
    <w:rsid w:val="00912BF1"/>
    <w:rsid w:val="00912D70"/>
    <w:rsid w:val="00912E40"/>
    <w:rsid w:val="00913271"/>
    <w:rsid w:val="009132B4"/>
    <w:rsid w:val="0091331B"/>
    <w:rsid w:val="00913406"/>
    <w:rsid w:val="00913659"/>
    <w:rsid w:val="009136CE"/>
    <w:rsid w:val="00913811"/>
    <w:rsid w:val="00913A38"/>
    <w:rsid w:val="00913B39"/>
    <w:rsid w:val="00913B6B"/>
    <w:rsid w:val="00913B78"/>
    <w:rsid w:val="00913CD2"/>
    <w:rsid w:val="00913CFC"/>
    <w:rsid w:val="00913D53"/>
    <w:rsid w:val="00913E46"/>
    <w:rsid w:val="00913EFC"/>
    <w:rsid w:val="00913F71"/>
    <w:rsid w:val="00913FC0"/>
    <w:rsid w:val="00913FD8"/>
    <w:rsid w:val="009140A8"/>
    <w:rsid w:val="0091418D"/>
    <w:rsid w:val="00914530"/>
    <w:rsid w:val="009148EC"/>
    <w:rsid w:val="00914B81"/>
    <w:rsid w:val="00914D0A"/>
    <w:rsid w:val="00914D99"/>
    <w:rsid w:val="00914D9C"/>
    <w:rsid w:val="00914FE8"/>
    <w:rsid w:val="00915188"/>
    <w:rsid w:val="00915205"/>
    <w:rsid w:val="0091526C"/>
    <w:rsid w:val="00915346"/>
    <w:rsid w:val="00915484"/>
    <w:rsid w:val="00915560"/>
    <w:rsid w:val="009155D4"/>
    <w:rsid w:val="00915644"/>
    <w:rsid w:val="0091574C"/>
    <w:rsid w:val="00915C7D"/>
    <w:rsid w:val="00915F60"/>
    <w:rsid w:val="009160A0"/>
    <w:rsid w:val="009160C6"/>
    <w:rsid w:val="00916162"/>
    <w:rsid w:val="009166BC"/>
    <w:rsid w:val="00916977"/>
    <w:rsid w:val="00916A0B"/>
    <w:rsid w:val="00916B90"/>
    <w:rsid w:val="00916B9A"/>
    <w:rsid w:val="00916FC2"/>
    <w:rsid w:val="0091734B"/>
    <w:rsid w:val="009174B6"/>
    <w:rsid w:val="009174E8"/>
    <w:rsid w:val="00917958"/>
    <w:rsid w:val="00917B5C"/>
    <w:rsid w:val="00917CBA"/>
    <w:rsid w:val="00917E56"/>
    <w:rsid w:val="00917E7B"/>
    <w:rsid w:val="009201EA"/>
    <w:rsid w:val="009202C7"/>
    <w:rsid w:val="00920319"/>
    <w:rsid w:val="009203CA"/>
    <w:rsid w:val="0092054C"/>
    <w:rsid w:val="009205BA"/>
    <w:rsid w:val="00920740"/>
    <w:rsid w:val="00920792"/>
    <w:rsid w:val="00920899"/>
    <w:rsid w:val="00920CE7"/>
    <w:rsid w:val="00920F40"/>
    <w:rsid w:val="00920F43"/>
    <w:rsid w:val="009211C9"/>
    <w:rsid w:val="00921247"/>
    <w:rsid w:val="009212DC"/>
    <w:rsid w:val="00921491"/>
    <w:rsid w:val="009215C6"/>
    <w:rsid w:val="009215E3"/>
    <w:rsid w:val="0092185E"/>
    <w:rsid w:val="009218C2"/>
    <w:rsid w:val="00921A14"/>
    <w:rsid w:val="00921C6D"/>
    <w:rsid w:val="00921D5D"/>
    <w:rsid w:val="00921E0E"/>
    <w:rsid w:val="00922124"/>
    <w:rsid w:val="009221E6"/>
    <w:rsid w:val="00922238"/>
    <w:rsid w:val="00922351"/>
    <w:rsid w:val="00922530"/>
    <w:rsid w:val="0092263F"/>
    <w:rsid w:val="0092266A"/>
    <w:rsid w:val="0092273E"/>
    <w:rsid w:val="009227AA"/>
    <w:rsid w:val="0092288F"/>
    <w:rsid w:val="00922AB1"/>
    <w:rsid w:val="00922BD4"/>
    <w:rsid w:val="00922C93"/>
    <w:rsid w:val="00922D5F"/>
    <w:rsid w:val="00922E8B"/>
    <w:rsid w:val="00923344"/>
    <w:rsid w:val="00923487"/>
    <w:rsid w:val="009236FD"/>
    <w:rsid w:val="00923738"/>
    <w:rsid w:val="00923AB0"/>
    <w:rsid w:val="00923E68"/>
    <w:rsid w:val="00923F15"/>
    <w:rsid w:val="00923FB5"/>
    <w:rsid w:val="00923FC4"/>
    <w:rsid w:val="00924082"/>
    <w:rsid w:val="0092414F"/>
    <w:rsid w:val="009241D4"/>
    <w:rsid w:val="009241F5"/>
    <w:rsid w:val="0092430E"/>
    <w:rsid w:val="009243C4"/>
    <w:rsid w:val="00924669"/>
    <w:rsid w:val="0092468E"/>
    <w:rsid w:val="009246A1"/>
    <w:rsid w:val="009246AA"/>
    <w:rsid w:val="00924848"/>
    <w:rsid w:val="00924A47"/>
    <w:rsid w:val="00924A85"/>
    <w:rsid w:val="00924CAC"/>
    <w:rsid w:val="00924D75"/>
    <w:rsid w:val="00924DEE"/>
    <w:rsid w:val="00924F35"/>
    <w:rsid w:val="00925257"/>
    <w:rsid w:val="0092543A"/>
    <w:rsid w:val="0092546C"/>
    <w:rsid w:val="0092549A"/>
    <w:rsid w:val="009254B5"/>
    <w:rsid w:val="009254E6"/>
    <w:rsid w:val="0092563A"/>
    <w:rsid w:val="0092577F"/>
    <w:rsid w:val="0092579D"/>
    <w:rsid w:val="009257C3"/>
    <w:rsid w:val="00925803"/>
    <w:rsid w:val="00925830"/>
    <w:rsid w:val="00925AC1"/>
    <w:rsid w:val="00925B78"/>
    <w:rsid w:val="00925B93"/>
    <w:rsid w:val="00925B97"/>
    <w:rsid w:val="00925BDD"/>
    <w:rsid w:val="009260C3"/>
    <w:rsid w:val="00926263"/>
    <w:rsid w:val="009265CD"/>
    <w:rsid w:val="00926613"/>
    <w:rsid w:val="009268AE"/>
    <w:rsid w:val="00926AEF"/>
    <w:rsid w:val="00926B1C"/>
    <w:rsid w:val="00926C0B"/>
    <w:rsid w:val="00926CA9"/>
    <w:rsid w:val="00926FC2"/>
    <w:rsid w:val="00927082"/>
    <w:rsid w:val="009270EF"/>
    <w:rsid w:val="00927168"/>
    <w:rsid w:val="0092730D"/>
    <w:rsid w:val="00927349"/>
    <w:rsid w:val="00927353"/>
    <w:rsid w:val="00927443"/>
    <w:rsid w:val="00927452"/>
    <w:rsid w:val="00927552"/>
    <w:rsid w:val="0092758B"/>
    <w:rsid w:val="00927593"/>
    <w:rsid w:val="009275A0"/>
    <w:rsid w:val="009275A5"/>
    <w:rsid w:val="009278C7"/>
    <w:rsid w:val="00927982"/>
    <w:rsid w:val="009279E7"/>
    <w:rsid w:val="00927BCA"/>
    <w:rsid w:val="00927D11"/>
    <w:rsid w:val="00927DC6"/>
    <w:rsid w:val="00927E56"/>
    <w:rsid w:val="00927F9C"/>
    <w:rsid w:val="00927FCF"/>
    <w:rsid w:val="0093025D"/>
    <w:rsid w:val="00930A52"/>
    <w:rsid w:val="00930BEB"/>
    <w:rsid w:val="00930C8D"/>
    <w:rsid w:val="00930E6F"/>
    <w:rsid w:val="00931018"/>
    <w:rsid w:val="00931039"/>
    <w:rsid w:val="009311E4"/>
    <w:rsid w:val="00931212"/>
    <w:rsid w:val="00931254"/>
    <w:rsid w:val="009312B9"/>
    <w:rsid w:val="009313D5"/>
    <w:rsid w:val="00931461"/>
    <w:rsid w:val="009314F2"/>
    <w:rsid w:val="0093150B"/>
    <w:rsid w:val="0093166E"/>
    <w:rsid w:val="00931A9B"/>
    <w:rsid w:val="00931C02"/>
    <w:rsid w:val="00931ED1"/>
    <w:rsid w:val="00932361"/>
    <w:rsid w:val="00932440"/>
    <w:rsid w:val="00932463"/>
    <w:rsid w:val="0093270B"/>
    <w:rsid w:val="00932798"/>
    <w:rsid w:val="009327FF"/>
    <w:rsid w:val="0093298D"/>
    <w:rsid w:val="00932B49"/>
    <w:rsid w:val="00932C19"/>
    <w:rsid w:val="00932CC0"/>
    <w:rsid w:val="00932D1A"/>
    <w:rsid w:val="00932E82"/>
    <w:rsid w:val="00932F1D"/>
    <w:rsid w:val="00933127"/>
    <w:rsid w:val="00933344"/>
    <w:rsid w:val="0093334C"/>
    <w:rsid w:val="0093334D"/>
    <w:rsid w:val="009335AB"/>
    <w:rsid w:val="009336D9"/>
    <w:rsid w:val="009336FD"/>
    <w:rsid w:val="0093391E"/>
    <w:rsid w:val="0093396B"/>
    <w:rsid w:val="00933995"/>
    <w:rsid w:val="00933A7A"/>
    <w:rsid w:val="00933EAD"/>
    <w:rsid w:val="00933FDD"/>
    <w:rsid w:val="00934390"/>
    <w:rsid w:val="00934411"/>
    <w:rsid w:val="009344AD"/>
    <w:rsid w:val="009344C5"/>
    <w:rsid w:val="00934A3E"/>
    <w:rsid w:val="00934E23"/>
    <w:rsid w:val="009350CF"/>
    <w:rsid w:val="00935298"/>
    <w:rsid w:val="00935376"/>
    <w:rsid w:val="00935778"/>
    <w:rsid w:val="0093578D"/>
    <w:rsid w:val="009357B8"/>
    <w:rsid w:val="009358B7"/>
    <w:rsid w:val="009359CB"/>
    <w:rsid w:val="00935B33"/>
    <w:rsid w:val="00935D74"/>
    <w:rsid w:val="00935EC7"/>
    <w:rsid w:val="00935EF3"/>
    <w:rsid w:val="00936425"/>
    <w:rsid w:val="00936490"/>
    <w:rsid w:val="009364F1"/>
    <w:rsid w:val="00936682"/>
    <w:rsid w:val="00936891"/>
    <w:rsid w:val="009369D4"/>
    <w:rsid w:val="00936B21"/>
    <w:rsid w:val="00936B72"/>
    <w:rsid w:val="00936CB3"/>
    <w:rsid w:val="0093708D"/>
    <w:rsid w:val="009370CC"/>
    <w:rsid w:val="009373CF"/>
    <w:rsid w:val="009375CB"/>
    <w:rsid w:val="0093772F"/>
    <w:rsid w:val="0093777A"/>
    <w:rsid w:val="009378FF"/>
    <w:rsid w:val="0093795A"/>
    <w:rsid w:val="00937A86"/>
    <w:rsid w:val="00937B08"/>
    <w:rsid w:val="00937DF8"/>
    <w:rsid w:val="00937E96"/>
    <w:rsid w:val="0094016D"/>
    <w:rsid w:val="009401E0"/>
    <w:rsid w:val="00940839"/>
    <w:rsid w:val="00940A32"/>
    <w:rsid w:val="00940ED5"/>
    <w:rsid w:val="00940EEB"/>
    <w:rsid w:val="00940FE4"/>
    <w:rsid w:val="0094122A"/>
    <w:rsid w:val="0094122E"/>
    <w:rsid w:val="00941272"/>
    <w:rsid w:val="009412A3"/>
    <w:rsid w:val="009413E5"/>
    <w:rsid w:val="0094142D"/>
    <w:rsid w:val="0094154B"/>
    <w:rsid w:val="009416B2"/>
    <w:rsid w:val="009416CC"/>
    <w:rsid w:val="00941846"/>
    <w:rsid w:val="00941894"/>
    <w:rsid w:val="00941BE6"/>
    <w:rsid w:val="00941CB5"/>
    <w:rsid w:val="00941D04"/>
    <w:rsid w:val="00942077"/>
    <w:rsid w:val="00942114"/>
    <w:rsid w:val="009422D9"/>
    <w:rsid w:val="009422F9"/>
    <w:rsid w:val="009425E8"/>
    <w:rsid w:val="0094267D"/>
    <w:rsid w:val="00942ADC"/>
    <w:rsid w:val="00942D50"/>
    <w:rsid w:val="00942E2E"/>
    <w:rsid w:val="00942F23"/>
    <w:rsid w:val="00942F6B"/>
    <w:rsid w:val="00943002"/>
    <w:rsid w:val="009430A1"/>
    <w:rsid w:val="0094321A"/>
    <w:rsid w:val="00943336"/>
    <w:rsid w:val="00943588"/>
    <w:rsid w:val="0094365D"/>
    <w:rsid w:val="009436D1"/>
    <w:rsid w:val="0094376B"/>
    <w:rsid w:val="0094377D"/>
    <w:rsid w:val="009437D9"/>
    <w:rsid w:val="009437E1"/>
    <w:rsid w:val="009438F8"/>
    <w:rsid w:val="009439FD"/>
    <w:rsid w:val="00943AA6"/>
    <w:rsid w:val="00943AF1"/>
    <w:rsid w:val="00943B60"/>
    <w:rsid w:val="00943BA9"/>
    <w:rsid w:val="00943DE4"/>
    <w:rsid w:val="00943EAF"/>
    <w:rsid w:val="0094407C"/>
    <w:rsid w:val="00944089"/>
    <w:rsid w:val="009440A9"/>
    <w:rsid w:val="009440CF"/>
    <w:rsid w:val="0094414D"/>
    <w:rsid w:val="00944252"/>
    <w:rsid w:val="00944585"/>
    <w:rsid w:val="009447A8"/>
    <w:rsid w:val="009447FD"/>
    <w:rsid w:val="0094482D"/>
    <w:rsid w:val="0094484C"/>
    <w:rsid w:val="00944AAF"/>
    <w:rsid w:val="00944AE2"/>
    <w:rsid w:val="00944B0E"/>
    <w:rsid w:val="00944B4A"/>
    <w:rsid w:val="00944DF6"/>
    <w:rsid w:val="009450CC"/>
    <w:rsid w:val="00945285"/>
    <w:rsid w:val="009454CA"/>
    <w:rsid w:val="00945776"/>
    <w:rsid w:val="0094595E"/>
    <w:rsid w:val="00945A9A"/>
    <w:rsid w:val="00945AE9"/>
    <w:rsid w:val="00945CB2"/>
    <w:rsid w:val="00945D12"/>
    <w:rsid w:val="00945DBC"/>
    <w:rsid w:val="00945E94"/>
    <w:rsid w:val="00946138"/>
    <w:rsid w:val="009461E1"/>
    <w:rsid w:val="00946275"/>
    <w:rsid w:val="00946375"/>
    <w:rsid w:val="00946403"/>
    <w:rsid w:val="0094651E"/>
    <w:rsid w:val="0094672F"/>
    <w:rsid w:val="0094673D"/>
    <w:rsid w:val="0094687E"/>
    <w:rsid w:val="00946D11"/>
    <w:rsid w:val="00946F43"/>
    <w:rsid w:val="009471B2"/>
    <w:rsid w:val="009472E9"/>
    <w:rsid w:val="009473A7"/>
    <w:rsid w:val="009473D8"/>
    <w:rsid w:val="009474A1"/>
    <w:rsid w:val="00947536"/>
    <w:rsid w:val="009475EE"/>
    <w:rsid w:val="00947703"/>
    <w:rsid w:val="009477B8"/>
    <w:rsid w:val="009478EB"/>
    <w:rsid w:val="0094791F"/>
    <w:rsid w:val="009479F9"/>
    <w:rsid w:val="00947AEA"/>
    <w:rsid w:val="00947B16"/>
    <w:rsid w:val="00947B35"/>
    <w:rsid w:val="00947CF7"/>
    <w:rsid w:val="00947EB1"/>
    <w:rsid w:val="009484EF"/>
    <w:rsid w:val="009500AB"/>
    <w:rsid w:val="00950380"/>
    <w:rsid w:val="00950580"/>
    <w:rsid w:val="0095061E"/>
    <w:rsid w:val="00950623"/>
    <w:rsid w:val="0095096C"/>
    <w:rsid w:val="00950A28"/>
    <w:rsid w:val="00950B17"/>
    <w:rsid w:val="00950D39"/>
    <w:rsid w:val="00950E83"/>
    <w:rsid w:val="00951051"/>
    <w:rsid w:val="009512DE"/>
    <w:rsid w:val="0095143B"/>
    <w:rsid w:val="00951482"/>
    <w:rsid w:val="0095166E"/>
    <w:rsid w:val="00951761"/>
    <w:rsid w:val="00951794"/>
    <w:rsid w:val="00951AC8"/>
    <w:rsid w:val="00951C2A"/>
    <w:rsid w:val="00951CF5"/>
    <w:rsid w:val="00951E05"/>
    <w:rsid w:val="00951E9A"/>
    <w:rsid w:val="0095214D"/>
    <w:rsid w:val="00952361"/>
    <w:rsid w:val="00952675"/>
    <w:rsid w:val="0095275A"/>
    <w:rsid w:val="00952D1F"/>
    <w:rsid w:val="00952DA2"/>
    <w:rsid w:val="00952FD2"/>
    <w:rsid w:val="009537AB"/>
    <w:rsid w:val="009538CE"/>
    <w:rsid w:val="009539C6"/>
    <w:rsid w:val="00953A93"/>
    <w:rsid w:val="00953BF7"/>
    <w:rsid w:val="00953CCC"/>
    <w:rsid w:val="00953CE0"/>
    <w:rsid w:val="00953EB8"/>
    <w:rsid w:val="00953F06"/>
    <w:rsid w:val="00953F68"/>
    <w:rsid w:val="00954142"/>
    <w:rsid w:val="00954219"/>
    <w:rsid w:val="0095432D"/>
    <w:rsid w:val="00954465"/>
    <w:rsid w:val="009545B4"/>
    <w:rsid w:val="00954618"/>
    <w:rsid w:val="00954864"/>
    <w:rsid w:val="00954DE6"/>
    <w:rsid w:val="00954EDC"/>
    <w:rsid w:val="00954F3B"/>
    <w:rsid w:val="00954F8B"/>
    <w:rsid w:val="00955028"/>
    <w:rsid w:val="00955259"/>
    <w:rsid w:val="009554FB"/>
    <w:rsid w:val="00955659"/>
    <w:rsid w:val="00955695"/>
    <w:rsid w:val="0095573C"/>
    <w:rsid w:val="00955ABC"/>
    <w:rsid w:val="00955B10"/>
    <w:rsid w:val="00955B16"/>
    <w:rsid w:val="00955BBA"/>
    <w:rsid w:val="00955CD1"/>
    <w:rsid w:val="00955D64"/>
    <w:rsid w:val="00955F78"/>
    <w:rsid w:val="009560EE"/>
    <w:rsid w:val="009562CB"/>
    <w:rsid w:val="00956372"/>
    <w:rsid w:val="0095646F"/>
    <w:rsid w:val="009566DD"/>
    <w:rsid w:val="009569B1"/>
    <w:rsid w:val="00956C1B"/>
    <w:rsid w:val="00956D92"/>
    <w:rsid w:val="00956DAC"/>
    <w:rsid w:val="0095706A"/>
    <w:rsid w:val="00957094"/>
    <w:rsid w:val="009570FD"/>
    <w:rsid w:val="00957195"/>
    <w:rsid w:val="009571CE"/>
    <w:rsid w:val="00957459"/>
    <w:rsid w:val="009574AC"/>
    <w:rsid w:val="009574DB"/>
    <w:rsid w:val="009576E8"/>
    <w:rsid w:val="0095786C"/>
    <w:rsid w:val="009578CF"/>
    <w:rsid w:val="00957960"/>
    <w:rsid w:val="00957974"/>
    <w:rsid w:val="00957984"/>
    <w:rsid w:val="00957ABD"/>
    <w:rsid w:val="00957C84"/>
    <w:rsid w:val="00957D75"/>
    <w:rsid w:val="00957E71"/>
    <w:rsid w:val="00957F45"/>
    <w:rsid w:val="00960086"/>
    <w:rsid w:val="009600D9"/>
    <w:rsid w:val="00960178"/>
    <w:rsid w:val="009603C4"/>
    <w:rsid w:val="009604EF"/>
    <w:rsid w:val="009607BF"/>
    <w:rsid w:val="00960827"/>
    <w:rsid w:val="00960CAF"/>
    <w:rsid w:val="00960D93"/>
    <w:rsid w:val="00960FAF"/>
    <w:rsid w:val="0096108D"/>
    <w:rsid w:val="009611E5"/>
    <w:rsid w:val="009612BF"/>
    <w:rsid w:val="00961337"/>
    <w:rsid w:val="00961633"/>
    <w:rsid w:val="009618DA"/>
    <w:rsid w:val="00961994"/>
    <w:rsid w:val="00961A00"/>
    <w:rsid w:val="00961C6B"/>
    <w:rsid w:val="00961D03"/>
    <w:rsid w:val="00961E41"/>
    <w:rsid w:val="00961E6B"/>
    <w:rsid w:val="00961F4F"/>
    <w:rsid w:val="00962148"/>
    <w:rsid w:val="00962280"/>
    <w:rsid w:val="00962283"/>
    <w:rsid w:val="009622A6"/>
    <w:rsid w:val="00962353"/>
    <w:rsid w:val="00962590"/>
    <w:rsid w:val="00962697"/>
    <w:rsid w:val="009626EC"/>
    <w:rsid w:val="00962878"/>
    <w:rsid w:val="00962A33"/>
    <w:rsid w:val="00962A72"/>
    <w:rsid w:val="00962A84"/>
    <w:rsid w:val="00962C69"/>
    <w:rsid w:val="00962CF9"/>
    <w:rsid w:val="0096319A"/>
    <w:rsid w:val="00963216"/>
    <w:rsid w:val="009633FB"/>
    <w:rsid w:val="00963464"/>
    <w:rsid w:val="009635EB"/>
    <w:rsid w:val="009637DB"/>
    <w:rsid w:val="009638A2"/>
    <w:rsid w:val="009638BE"/>
    <w:rsid w:val="009639C5"/>
    <w:rsid w:val="00963BC2"/>
    <w:rsid w:val="00963C58"/>
    <w:rsid w:val="00963C7C"/>
    <w:rsid w:val="00963F25"/>
    <w:rsid w:val="00964058"/>
    <w:rsid w:val="00964452"/>
    <w:rsid w:val="0096469E"/>
    <w:rsid w:val="0096482D"/>
    <w:rsid w:val="00964A1D"/>
    <w:rsid w:val="00964B92"/>
    <w:rsid w:val="00964B9D"/>
    <w:rsid w:val="00964C2A"/>
    <w:rsid w:val="00964EAB"/>
    <w:rsid w:val="00964FAC"/>
    <w:rsid w:val="009650CC"/>
    <w:rsid w:val="00965246"/>
    <w:rsid w:val="00965382"/>
    <w:rsid w:val="0096539F"/>
    <w:rsid w:val="00965464"/>
    <w:rsid w:val="0096555A"/>
    <w:rsid w:val="009655D7"/>
    <w:rsid w:val="0096593A"/>
    <w:rsid w:val="009659FD"/>
    <w:rsid w:val="00965BD3"/>
    <w:rsid w:val="00965DE7"/>
    <w:rsid w:val="00965EB8"/>
    <w:rsid w:val="009660C4"/>
    <w:rsid w:val="009661A1"/>
    <w:rsid w:val="009662F7"/>
    <w:rsid w:val="009663DA"/>
    <w:rsid w:val="0096651A"/>
    <w:rsid w:val="00966617"/>
    <w:rsid w:val="009666F3"/>
    <w:rsid w:val="009666FD"/>
    <w:rsid w:val="00966700"/>
    <w:rsid w:val="0096696E"/>
    <w:rsid w:val="00966A09"/>
    <w:rsid w:val="00966C46"/>
    <w:rsid w:val="00966D5E"/>
    <w:rsid w:val="00966D90"/>
    <w:rsid w:val="00966ECB"/>
    <w:rsid w:val="00966EE4"/>
    <w:rsid w:val="00966FC0"/>
    <w:rsid w:val="009671E4"/>
    <w:rsid w:val="00967243"/>
    <w:rsid w:val="00967344"/>
    <w:rsid w:val="0096747D"/>
    <w:rsid w:val="009674E7"/>
    <w:rsid w:val="009674F5"/>
    <w:rsid w:val="00967501"/>
    <w:rsid w:val="009675DB"/>
    <w:rsid w:val="009676C7"/>
    <w:rsid w:val="00967730"/>
    <w:rsid w:val="00967928"/>
    <w:rsid w:val="00967996"/>
    <w:rsid w:val="00967D9F"/>
    <w:rsid w:val="00967E44"/>
    <w:rsid w:val="0097025F"/>
    <w:rsid w:val="009703A5"/>
    <w:rsid w:val="009704D3"/>
    <w:rsid w:val="00970980"/>
    <w:rsid w:val="009709A0"/>
    <w:rsid w:val="00970A4E"/>
    <w:rsid w:val="00970A62"/>
    <w:rsid w:val="00970ACF"/>
    <w:rsid w:val="00970AD4"/>
    <w:rsid w:val="00970B0C"/>
    <w:rsid w:val="00970BB5"/>
    <w:rsid w:val="00970D06"/>
    <w:rsid w:val="00970D0B"/>
    <w:rsid w:val="00970E89"/>
    <w:rsid w:val="00970F06"/>
    <w:rsid w:val="00970FA2"/>
    <w:rsid w:val="00970FE1"/>
    <w:rsid w:val="00971136"/>
    <w:rsid w:val="009711E8"/>
    <w:rsid w:val="0097121F"/>
    <w:rsid w:val="0097122F"/>
    <w:rsid w:val="0097125F"/>
    <w:rsid w:val="009712E4"/>
    <w:rsid w:val="00971328"/>
    <w:rsid w:val="009713F4"/>
    <w:rsid w:val="00971506"/>
    <w:rsid w:val="0097167A"/>
    <w:rsid w:val="00971690"/>
    <w:rsid w:val="009717E5"/>
    <w:rsid w:val="009718E2"/>
    <w:rsid w:val="00971906"/>
    <w:rsid w:val="00971A16"/>
    <w:rsid w:val="00971FF5"/>
    <w:rsid w:val="0097209E"/>
    <w:rsid w:val="009720A3"/>
    <w:rsid w:val="00972160"/>
    <w:rsid w:val="009721EE"/>
    <w:rsid w:val="009723F8"/>
    <w:rsid w:val="00972603"/>
    <w:rsid w:val="00972859"/>
    <w:rsid w:val="0097286E"/>
    <w:rsid w:val="00972990"/>
    <w:rsid w:val="00972A16"/>
    <w:rsid w:val="00972AE1"/>
    <w:rsid w:val="00972D1D"/>
    <w:rsid w:val="00973035"/>
    <w:rsid w:val="00973245"/>
    <w:rsid w:val="0097357B"/>
    <w:rsid w:val="0097383E"/>
    <w:rsid w:val="009739A7"/>
    <w:rsid w:val="00973AE8"/>
    <w:rsid w:val="00973B6C"/>
    <w:rsid w:val="00973BCF"/>
    <w:rsid w:val="00973F1F"/>
    <w:rsid w:val="00974004"/>
    <w:rsid w:val="00974034"/>
    <w:rsid w:val="00974056"/>
    <w:rsid w:val="00974172"/>
    <w:rsid w:val="009746EA"/>
    <w:rsid w:val="00974827"/>
    <w:rsid w:val="009748EF"/>
    <w:rsid w:val="00974AB9"/>
    <w:rsid w:val="00974B3E"/>
    <w:rsid w:val="00974E57"/>
    <w:rsid w:val="00974F61"/>
    <w:rsid w:val="009751F4"/>
    <w:rsid w:val="00975492"/>
    <w:rsid w:val="009755C6"/>
    <w:rsid w:val="009755E4"/>
    <w:rsid w:val="00975761"/>
    <w:rsid w:val="00975866"/>
    <w:rsid w:val="0097597F"/>
    <w:rsid w:val="00975A0F"/>
    <w:rsid w:val="00975A41"/>
    <w:rsid w:val="00975A5C"/>
    <w:rsid w:val="00975B46"/>
    <w:rsid w:val="00975B6A"/>
    <w:rsid w:val="00975F8D"/>
    <w:rsid w:val="0097604D"/>
    <w:rsid w:val="009762A8"/>
    <w:rsid w:val="009762E0"/>
    <w:rsid w:val="00976337"/>
    <w:rsid w:val="009763AF"/>
    <w:rsid w:val="00976659"/>
    <w:rsid w:val="00976836"/>
    <w:rsid w:val="00976837"/>
    <w:rsid w:val="0097687F"/>
    <w:rsid w:val="00976920"/>
    <w:rsid w:val="00976D02"/>
    <w:rsid w:val="00976D63"/>
    <w:rsid w:val="00976DF1"/>
    <w:rsid w:val="00976E31"/>
    <w:rsid w:val="00976FCB"/>
    <w:rsid w:val="009770AE"/>
    <w:rsid w:val="0097738E"/>
    <w:rsid w:val="009774AA"/>
    <w:rsid w:val="009776EE"/>
    <w:rsid w:val="009778BE"/>
    <w:rsid w:val="0097796C"/>
    <w:rsid w:val="009779AE"/>
    <w:rsid w:val="00977A26"/>
    <w:rsid w:val="00977BC1"/>
    <w:rsid w:val="00977DE3"/>
    <w:rsid w:val="00977EE0"/>
    <w:rsid w:val="00980121"/>
    <w:rsid w:val="009802FD"/>
    <w:rsid w:val="00980332"/>
    <w:rsid w:val="0098035C"/>
    <w:rsid w:val="0098090D"/>
    <w:rsid w:val="00980A89"/>
    <w:rsid w:val="00980AF3"/>
    <w:rsid w:val="00980B05"/>
    <w:rsid w:val="00980B43"/>
    <w:rsid w:val="00980BA0"/>
    <w:rsid w:val="00980BAB"/>
    <w:rsid w:val="00980D2E"/>
    <w:rsid w:val="00980D63"/>
    <w:rsid w:val="00980F65"/>
    <w:rsid w:val="00981018"/>
    <w:rsid w:val="00981092"/>
    <w:rsid w:val="009812A9"/>
    <w:rsid w:val="009814BC"/>
    <w:rsid w:val="0098155E"/>
    <w:rsid w:val="00981570"/>
    <w:rsid w:val="009815C0"/>
    <w:rsid w:val="009816BD"/>
    <w:rsid w:val="009816F3"/>
    <w:rsid w:val="009817D8"/>
    <w:rsid w:val="00981958"/>
    <w:rsid w:val="0098197B"/>
    <w:rsid w:val="009819ED"/>
    <w:rsid w:val="00981A93"/>
    <w:rsid w:val="00981AB3"/>
    <w:rsid w:val="00981ADB"/>
    <w:rsid w:val="00981C25"/>
    <w:rsid w:val="00981CCF"/>
    <w:rsid w:val="00981E06"/>
    <w:rsid w:val="00981EA3"/>
    <w:rsid w:val="00982031"/>
    <w:rsid w:val="00982291"/>
    <w:rsid w:val="009826DE"/>
    <w:rsid w:val="00982727"/>
    <w:rsid w:val="00982876"/>
    <w:rsid w:val="00982AB1"/>
    <w:rsid w:val="00982CF7"/>
    <w:rsid w:val="00982E01"/>
    <w:rsid w:val="009830D9"/>
    <w:rsid w:val="009831B6"/>
    <w:rsid w:val="009832F8"/>
    <w:rsid w:val="00983352"/>
    <w:rsid w:val="00983587"/>
    <w:rsid w:val="009835B6"/>
    <w:rsid w:val="00983834"/>
    <w:rsid w:val="009838B5"/>
    <w:rsid w:val="0098393D"/>
    <w:rsid w:val="00983C78"/>
    <w:rsid w:val="00983E66"/>
    <w:rsid w:val="00984031"/>
    <w:rsid w:val="00984110"/>
    <w:rsid w:val="0098418C"/>
    <w:rsid w:val="009841C1"/>
    <w:rsid w:val="00984549"/>
    <w:rsid w:val="0098463C"/>
    <w:rsid w:val="00984A79"/>
    <w:rsid w:val="00984AFC"/>
    <w:rsid w:val="00984B38"/>
    <w:rsid w:val="00984B7D"/>
    <w:rsid w:val="00984E1F"/>
    <w:rsid w:val="00984E8B"/>
    <w:rsid w:val="00984FE6"/>
    <w:rsid w:val="00985057"/>
    <w:rsid w:val="00985085"/>
    <w:rsid w:val="0098509D"/>
    <w:rsid w:val="0098509F"/>
    <w:rsid w:val="00985258"/>
    <w:rsid w:val="00985504"/>
    <w:rsid w:val="00985537"/>
    <w:rsid w:val="00985674"/>
    <w:rsid w:val="0098568A"/>
    <w:rsid w:val="009856C5"/>
    <w:rsid w:val="00985772"/>
    <w:rsid w:val="009857D4"/>
    <w:rsid w:val="00985949"/>
    <w:rsid w:val="00985B64"/>
    <w:rsid w:val="00985D84"/>
    <w:rsid w:val="00985E40"/>
    <w:rsid w:val="00985E8F"/>
    <w:rsid w:val="00986032"/>
    <w:rsid w:val="009860ED"/>
    <w:rsid w:val="009860F0"/>
    <w:rsid w:val="00986456"/>
    <w:rsid w:val="009864AA"/>
    <w:rsid w:val="0098664B"/>
    <w:rsid w:val="00986661"/>
    <w:rsid w:val="009868F2"/>
    <w:rsid w:val="00986ADB"/>
    <w:rsid w:val="00986B0F"/>
    <w:rsid w:val="00986D5C"/>
    <w:rsid w:val="00986E62"/>
    <w:rsid w:val="00987265"/>
    <w:rsid w:val="00987269"/>
    <w:rsid w:val="009872E3"/>
    <w:rsid w:val="00987362"/>
    <w:rsid w:val="0098767C"/>
    <w:rsid w:val="00987809"/>
    <w:rsid w:val="00987A2E"/>
    <w:rsid w:val="00987A64"/>
    <w:rsid w:val="00987A93"/>
    <w:rsid w:val="00987ADB"/>
    <w:rsid w:val="00987B44"/>
    <w:rsid w:val="00987DA7"/>
    <w:rsid w:val="00987E38"/>
    <w:rsid w:val="009903BC"/>
    <w:rsid w:val="00990474"/>
    <w:rsid w:val="0099066D"/>
    <w:rsid w:val="009906CF"/>
    <w:rsid w:val="0099087D"/>
    <w:rsid w:val="0099089C"/>
    <w:rsid w:val="00990928"/>
    <w:rsid w:val="00990A4F"/>
    <w:rsid w:val="00990A50"/>
    <w:rsid w:val="00990CF0"/>
    <w:rsid w:val="00990D7E"/>
    <w:rsid w:val="00990E4F"/>
    <w:rsid w:val="00990EFF"/>
    <w:rsid w:val="00990F77"/>
    <w:rsid w:val="00990F7C"/>
    <w:rsid w:val="0099102D"/>
    <w:rsid w:val="00991369"/>
    <w:rsid w:val="009913BA"/>
    <w:rsid w:val="00991465"/>
    <w:rsid w:val="00991555"/>
    <w:rsid w:val="009918C2"/>
    <w:rsid w:val="00991A4D"/>
    <w:rsid w:val="00991CA2"/>
    <w:rsid w:val="00991CC0"/>
    <w:rsid w:val="00991D0E"/>
    <w:rsid w:val="009920C8"/>
    <w:rsid w:val="009922CD"/>
    <w:rsid w:val="009924A2"/>
    <w:rsid w:val="00992592"/>
    <w:rsid w:val="00992763"/>
    <w:rsid w:val="00992783"/>
    <w:rsid w:val="009927B4"/>
    <w:rsid w:val="00992A59"/>
    <w:rsid w:val="00992A69"/>
    <w:rsid w:val="00992A99"/>
    <w:rsid w:val="00992B89"/>
    <w:rsid w:val="00992E0B"/>
    <w:rsid w:val="00992F97"/>
    <w:rsid w:val="009930B7"/>
    <w:rsid w:val="00993146"/>
    <w:rsid w:val="00993237"/>
    <w:rsid w:val="00993448"/>
    <w:rsid w:val="009937E6"/>
    <w:rsid w:val="009939EC"/>
    <w:rsid w:val="00993B4E"/>
    <w:rsid w:val="00993B97"/>
    <w:rsid w:val="00993BC0"/>
    <w:rsid w:val="00993BC7"/>
    <w:rsid w:val="00993C0F"/>
    <w:rsid w:val="00993CA7"/>
    <w:rsid w:val="00993CCF"/>
    <w:rsid w:val="00993E85"/>
    <w:rsid w:val="00993F09"/>
    <w:rsid w:val="00993F3C"/>
    <w:rsid w:val="00993F65"/>
    <w:rsid w:val="00994271"/>
    <w:rsid w:val="009942D6"/>
    <w:rsid w:val="009943DF"/>
    <w:rsid w:val="009945B1"/>
    <w:rsid w:val="009945D5"/>
    <w:rsid w:val="00994728"/>
    <w:rsid w:val="009947B6"/>
    <w:rsid w:val="0099498D"/>
    <w:rsid w:val="009949FE"/>
    <w:rsid w:val="00994CA0"/>
    <w:rsid w:val="00994DE9"/>
    <w:rsid w:val="00994EFB"/>
    <w:rsid w:val="00995044"/>
    <w:rsid w:val="00995210"/>
    <w:rsid w:val="00995294"/>
    <w:rsid w:val="00995299"/>
    <w:rsid w:val="00995490"/>
    <w:rsid w:val="00995564"/>
    <w:rsid w:val="00995632"/>
    <w:rsid w:val="0099565D"/>
    <w:rsid w:val="00995679"/>
    <w:rsid w:val="0099594E"/>
    <w:rsid w:val="00995C58"/>
    <w:rsid w:val="00995D37"/>
    <w:rsid w:val="00995DA1"/>
    <w:rsid w:val="00995DDA"/>
    <w:rsid w:val="00995E80"/>
    <w:rsid w:val="00995ED4"/>
    <w:rsid w:val="00996917"/>
    <w:rsid w:val="00996A00"/>
    <w:rsid w:val="00996B22"/>
    <w:rsid w:val="00996E54"/>
    <w:rsid w:val="00996EDD"/>
    <w:rsid w:val="00996EE2"/>
    <w:rsid w:val="009971D3"/>
    <w:rsid w:val="009976B6"/>
    <w:rsid w:val="00997B1A"/>
    <w:rsid w:val="00997BDD"/>
    <w:rsid w:val="00997D3F"/>
    <w:rsid w:val="00997EF8"/>
    <w:rsid w:val="009A00DB"/>
    <w:rsid w:val="009A02E5"/>
    <w:rsid w:val="009A03A6"/>
    <w:rsid w:val="009A04F9"/>
    <w:rsid w:val="009A0539"/>
    <w:rsid w:val="009A057F"/>
    <w:rsid w:val="009A05E0"/>
    <w:rsid w:val="009A064A"/>
    <w:rsid w:val="009A072F"/>
    <w:rsid w:val="009A0732"/>
    <w:rsid w:val="009A0793"/>
    <w:rsid w:val="009A084F"/>
    <w:rsid w:val="009A0B36"/>
    <w:rsid w:val="009A0B44"/>
    <w:rsid w:val="009A0B4C"/>
    <w:rsid w:val="009A0C17"/>
    <w:rsid w:val="009A0D7F"/>
    <w:rsid w:val="009A0FCA"/>
    <w:rsid w:val="009A0FF6"/>
    <w:rsid w:val="009A13AC"/>
    <w:rsid w:val="009A142F"/>
    <w:rsid w:val="009A1589"/>
    <w:rsid w:val="009A162F"/>
    <w:rsid w:val="009A16C6"/>
    <w:rsid w:val="009A1827"/>
    <w:rsid w:val="009A1B52"/>
    <w:rsid w:val="009A1D50"/>
    <w:rsid w:val="009A1E4C"/>
    <w:rsid w:val="009A1EE9"/>
    <w:rsid w:val="009A1F0A"/>
    <w:rsid w:val="009A1F62"/>
    <w:rsid w:val="009A2109"/>
    <w:rsid w:val="009A21A2"/>
    <w:rsid w:val="009A22AA"/>
    <w:rsid w:val="009A2556"/>
    <w:rsid w:val="009A2697"/>
    <w:rsid w:val="009A27ED"/>
    <w:rsid w:val="009A28B0"/>
    <w:rsid w:val="009A28EC"/>
    <w:rsid w:val="009A295E"/>
    <w:rsid w:val="009A2A4C"/>
    <w:rsid w:val="009A2A63"/>
    <w:rsid w:val="009A2D28"/>
    <w:rsid w:val="009A2E3B"/>
    <w:rsid w:val="009A33CF"/>
    <w:rsid w:val="009A358F"/>
    <w:rsid w:val="009A3748"/>
    <w:rsid w:val="009A3750"/>
    <w:rsid w:val="009A399A"/>
    <w:rsid w:val="009A3AE9"/>
    <w:rsid w:val="009A3BD1"/>
    <w:rsid w:val="009A3CA0"/>
    <w:rsid w:val="009A3D94"/>
    <w:rsid w:val="009A3DD2"/>
    <w:rsid w:val="009A3E67"/>
    <w:rsid w:val="009A40D7"/>
    <w:rsid w:val="009A40EF"/>
    <w:rsid w:val="009A4106"/>
    <w:rsid w:val="009A414B"/>
    <w:rsid w:val="009A42BB"/>
    <w:rsid w:val="009A42CB"/>
    <w:rsid w:val="009A44D3"/>
    <w:rsid w:val="009A4597"/>
    <w:rsid w:val="009A46E4"/>
    <w:rsid w:val="009A47B8"/>
    <w:rsid w:val="009A4826"/>
    <w:rsid w:val="009A4847"/>
    <w:rsid w:val="009A48BE"/>
    <w:rsid w:val="009A492A"/>
    <w:rsid w:val="009A4F96"/>
    <w:rsid w:val="009A4FC7"/>
    <w:rsid w:val="009A5028"/>
    <w:rsid w:val="009A5222"/>
    <w:rsid w:val="009A5231"/>
    <w:rsid w:val="009A5328"/>
    <w:rsid w:val="009A5411"/>
    <w:rsid w:val="009A541D"/>
    <w:rsid w:val="009A5463"/>
    <w:rsid w:val="009A5522"/>
    <w:rsid w:val="009A554D"/>
    <w:rsid w:val="009A577C"/>
    <w:rsid w:val="009A59EB"/>
    <w:rsid w:val="009A5A0C"/>
    <w:rsid w:val="009A5B3C"/>
    <w:rsid w:val="009A5B7B"/>
    <w:rsid w:val="009A6293"/>
    <w:rsid w:val="009A6532"/>
    <w:rsid w:val="009A6566"/>
    <w:rsid w:val="009A676C"/>
    <w:rsid w:val="009A680F"/>
    <w:rsid w:val="009A689A"/>
    <w:rsid w:val="009A6D60"/>
    <w:rsid w:val="009A6F91"/>
    <w:rsid w:val="009A6FCC"/>
    <w:rsid w:val="009A7084"/>
    <w:rsid w:val="009A7093"/>
    <w:rsid w:val="009A709C"/>
    <w:rsid w:val="009A7258"/>
    <w:rsid w:val="009A740C"/>
    <w:rsid w:val="009A7520"/>
    <w:rsid w:val="009A7623"/>
    <w:rsid w:val="009A7690"/>
    <w:rsid w:val="009A784C"/>
    <w:rsid w:val="009A78BC"/>
    <w:rsid w:val="009A7A54"/>
    <w:rsid w:val="009A7BC7"/>
    <w:rsid w:val="009A7DCB"/>
    <w:rsid w:val="009B0042"/>
    <w:rsid w:val="009B008D"/>
    <w:rsid w:val="009B00FB"/>
    <w:rsid w:val="009B01BE"/>
    <w:rsid w:val="009B02C0"/>
    <w:rsid w:val="009B04E4"/>
    <w:rsid w:val="009B05A8"/>
    <w:rsid w:val="009B0776"/>
    <w:rsid w:val="009B07B0"/>
    <w:rsid w:val="009B0934"/>
    <w:rsid w:val="009B0A5D"/>
    <w:rsid w:val="009B0BA5"/>
    <w:rsid w:val="009B0BE9"/>
    <w:rsid w:val="009B0E45"/>
    <w:rsid w:val="009B0E5E"/>
    <w:rsid w:val="009B0FAB"/>
    <w:rsid w:val="009B12CF"/>
    <w:rsid w:val="009B166E"/>
    <w:rsid w:val="009B178F"/>
    <w:rsid w:val="009B17BB"/>
    <w:rsid w:val="009B1878"/>
    <w:rsid w:val="009B187B"/>
    <w:rsid w:val="009B1AD9"/>
    <w:rsid w:val="009B1BBB"/>
    <w:rsid w:val="009B1C72"/>
    <w:rsid w:val="009B2074"/>
    <w:rsid w:val="009B20BF"/>
    <w:rsid w:val="009B2127"/>
    <w:rsid w:val="009B219D"/>
    <w:rsid w:val="009B227F"/>
    <w:rsid w:val="009B237D"/>
    <w:rsid w:val="009B2644"/>
    <w:rsid w:val="009B2681"/>
    <w:rsid w:val="009B27F7"/>
    <w:rsid w:val="009B298D"/>
    <w:rsid w:val="009B29D8"/>
    <w:rsid w:val="009B2A6D"/>
    <w:rsid w:val="009B2BB4"/>
    <w:rsid w:val="009B2C89"/>
    <w:rsid w:val="009B315F"/>
    <w:rsid w:val="009B3418"/>
    <w:rsid w:val="009B345E"/>
    <w:rsid w:val="009B3559"/>
    <w:rsid w:val="009B3A60"/>
    <w:rsid w:val="009B3B01"/>
    <w:rsid w:val="009B3C31"/>
    <w:rsid w:val="009B3CFC"/>
    <w:rsid w:val="009B3EDA"/>
    <w:rsid w:val="009B3EFE"/>
    <w:rsid w:val="009B4205"/>
    <w:rsid w:val="009B427C"/>
    <w:rsid w:val="009B4394"/>
    <w:rsid w:val="009B44D1"/>
    <w:rsid w:val="009B46B0"/>
    <w:rsid w:val="009B487E"/>
    <w:rsid w:val="009B4AF2"/>
    <w:rsid w:val="009B4EDA"/>
    <w:rsid w:val="009B501F"/>
    <w:rsid w:val="009B52B8"/>
    <w:rsid w:val="009B53B5"/>
    <w:rsid w:val="009B54B0"/>
    <w:rsid w:val="009B5514"/>
    <w:rsid w:val="009B55ED"/>
    <w:rsid w:val="009B570F"/>
    <w:rsid w:val="009B578D"/>
    <w:rsid w:val="009B57BA"/>
    <w:rsid w:val="009B57CF"/>
    <w:rsid w:val="009B595F"/>
    <w:rsid w:val="009B5976"/>
    <w:rsid w:val="009B5CEC"/>
    <w:rsid w:val="009B5D5B"/>
    <w:rsid w:val="009B5DEC"/>
    <w:rsid w:val="009B5E22"/>
    <w:rsid w:val="009B63C7"/>
    <w:rsid w:val="009B6410"/>
    <w:rsid w:val="009B64A5"/>
    <w:rsid w:val="009B67DA"/>
    <w:rsid w:val="009B6A92"/>
    <w:rsid w:val="009B6BDF"/>
    <w:rsid w:val="009B6BFD"/>
    <w:rsid w:val="009B6C15"/>
    <w:rsid w:val="009B6CCC"/>
    <w:rsid w:val="009B6EE2"/>
    <w:rsid w:val="009B6EE4"/>
    <w:rsid w:val="009B6F00"/>
    <w:rsid w:val="009B7037"/>
    <w:rsid w:val="009B72F7"/>
    <w:rsid w:val="009B733E"/>
    <w:rsid w:val="009B76E3"/>
    <w:rsid w:val="009B77DC"/>
    <w:rsid w:val="009B79BF"/>
    <w:rsid w:val="009B7F8A"/>
    <w:rsid w:val="009C0264"/>
    <w:rsid w:val="009C03D0"/>
    <w:rsid w:val="009C069E"/>
    <w:rsid w:val="009C0703"/>
    <w:rsid w:val="009C0850"/>
    <w:rsid w:val="009C09DC"/>
    <w:rsid w:val="009C0C2C"/>
    <w:rsid w:val="009C1089"/>
    <w:rsid w:val="009C124F"/>
    <w:rsid w:val="009C1295"/>
    <w:rsid w:val="009C12A2"/>
    <w:rsid w:val="009C13CA"/>
    <w:rsid w:val="009C17F2"/>
    <w:rsid w:val="009C1816"/>
    <w:rsid w:val="009C18E5"/>
    <w:rsid w:val="009C1B2B"/>
    <w:rsid w:val="009C1B3B"/>
    <w:rsid w:val="009C1B53"/>
    <w:rsid w:val="009C1B73"/>
    <w:rsid w:val="009C1BA7"/>
    <w:rsid w:val="009C1E6C"/>
    <w:rsid w:val="009C1EBA"/>
    <w:rsid w:val="009C2131"/>
    <w:rsid w:val="009C21D8"/>
    <w:rsid w:val="009C23B1"/>
    <w:rsid w:val="009C2443"/>
    <w:rsid w:val="009C2453"/>
    <w:rsid w:val="009C256D"/>
    <w:rsid w:val="009C264B"/>
    <w:rsid w:val="009C27A7"/>
    <w:rsid w:val="009C27DF"/>
    <w:rsid w:val="009C2987"/>
    <w:rsid w:val="009C2B61"/>
    <w:rsid w:val="009C2D86"/>
    <w:rsid w:val="009C2DF2"/>
    <w:rsid w:val="009C2FF7"/>
    <w:rsid w:val="009C3046"/>
    <w:rsid w:val="009C30C2"/>
    <w:rsid w:val="009C3130"/>
    <w:rsid w:val="009C33B4"/>
    <w:rsid w:val="009C3708"/>
    <w:rsid w:val="009C393B"/>
    <w:rsid w:val="009C3A04"/>
    <w:rsid w:val="009C4282"/>
    <w:rsid w:val="009C42AB"/>
    <w:rsid w:val="009C4554"/>
    <w:rsid w:val="009C4621"/>
    <w:rsid w:val="009C4940"/>
    <w:rsid w:val="009C4E6B"/>
    <w:rsid w:val="009C4EDD"/>
    <w:rsid w:val="009C4EF9"/>
    <w:rsid w:val="009C4F12"/>
    <w:rsid w:val="009C4F5A"/>
    <w:rsid w:val="009C5046"/>
    <w:rsid w:val="009C513D"/>
    <w:rsid w:val="009C515E"/>
    <w:rsid w:val="009C5576"/>
    <w:rsid w:val="009C5665"/>
    <w:rsid w:val="009C5A49"/>
    <w:rsid w:val="009C5CE7"/>
    <w:rsid w:val="009C5DB5"/>
    <w:rsid w:val="009C5FBC"/>
    <w:rsid w:val="009C5FF1"/>
    <w:rsid w:val="009C6021"/>
    <w:rsid w:val="009C60C9"/>
    <w:rsid w:val="009C6127"/>
    <w:rsid w:val="009C6211"/>
    <w:rsid w:val="009C63F5"/>
    <w:rsid w:val="009C6525"/>
    <w:rsid w:val="009C6807"/>
    <w:rsid w:val="009C6862"/>
    <w:rsid w:val="009C686A"/>
    <w:rsid w:val="009C68CE"/>
    <w:rsid w:val="009C6A7A"/>
    <w:rsid w:val="009C6B31"/>
    <w:rsid w:val="009C6E08"/>
    <w:rsid w:val="009C6ED1"/>
    <w:rsid w:val="009C7305"/>
    <w:rsid w:val="009C73AB"/>
    <w:rsid w:val="009C7703"/>
    <w:rsid w:val="009C77A6"/>
    <w:rsid w:val="009C77E2"/>
    <w:rsid w:val="009C7913"/>
    <w:rsid w:val="009C7A2E"/>
    <w:rsid w:val="009C7C29"/>
    <w:rsid w:val="009C7C57"/>
    <w:rsid w:val="009C7EA6"/>
    <w:rsid w:val="009D003E"/>
    <w:rsid w:val="009D03AB"/>
    <w:rsid w:val="009D0411"/>
    <w:rsid w:val="009D0537"/>
    <w:rsid w:val="009D070C"/>
    <w:rsid w:val="009D071E"/>
    <w:rsid w:val="009D07B8"/>
    <w:rsid w:val="009D0919"/>
    <w:rsid w:val="009D0A97"/>
    <w:rsid w:val="009D0B0E"/>
    <w:rsid w:val="009D0CDC"/>
    <w:rsid w:val="009D0DC6"/>
    <w:rsid w:val="009D0DD6"/>
    <w:rsid w:val="009D0E54"/>
    <w:rsid w:val="009D0FAA"/>
    <w:rsid w:val="009D115D"/>
    <w:rsid w:val="009D136D"/>
    <w:rsid w:val="009D1644"/>
    <w:rsid w:val="009D16FF"/>
    <w:rsid w:val="009D1823"/>
    <w:rsid w:val="009D190F"/>
    <w:rsid w:val="009D1AC8"/>
    <w:rsid w:val="009D1CF6"/>
    <w:rsid w:val="009D1E09"/>
    <w:rsid w:val="009D1EBC"/>
    <w:rsid w:val="009D1EEB"/>
    <w:rsid w:val="009D202C"/>
    <w:rsid w:val="009D24AE"/>
    <w:rsid w:val="009D24DC"/>
    <w:rsid w:val="009D2615"/>
    <w:rsid w:val="009D2674"/>
    <w:rsid w:val="009D2746"/>
    <w:rsid w:val="009D27F4"/>
    <w:rsid w:val="009D2887"/>
    <w:rsid w:val="009D2993"/>
    <w:rsid w:val="009D29A4"/>
    <w:rsid w:val="009D2AD1"/>
    <w:rsid w:val="009D2BC0"/>
    <w:rsid w:val="009D2C0F"/>
    <w:rsid w:val="009D2C68"/>
    <w:rsid w:val="009D2F04"/>
    <w:rsid w:val="009D2F22"/>
    <w:rsid w:val="009D303A"/>
    <w:rsid w:val="009D32BE"/>
    <w:rsid w:val="009D333A"/>
    <w:rsid w:val="009D33D4"/>
    <w:rsid w:val="009D349B"/>
    <w:rsid w:val="009D37E4"/>
    <w:rsid w:val="009D3A4B"/>
    <w:rsid w:val="009D3AAB"/>
    <w:rsid w:val="009D3B52"/>
    <w:rsid w:val="009D3B8F"/>
    <w:rsid w:val="009D3BAA"/>
    <w:rsid w:val="009D3D4C"/>
    <w:rsid w:val="009D4015"/>
    <w:rsid w:val="009D41FF"/>
    <w:rsid w:val="009D4229"/>
    <w:rsid w:val="009D429F"/>
    <w:rsid w:val="009D435D"/>
    <w:rsid w:val="009D4512"/>
    <w:rsid w:val="009D45BC"/>
    <w:rsid w:val="009D492A"/>
    <w:rsid w:val="009D4D1B"/>
    <w:rsid w:val="009D4F1C"/>
    <w:rsid w:val="009D4F27"/>
    <w:rsid w:val="009D4FCC"/>
    <w:rsid w:val="009D4FE3"/>
    <w:rsid w:val="009D52EF"/>
    <w:rsid w:val="009D53B9"/>
    <w:rsid w:val="009D53D4"/>
    <w:rsid w:val="009D54AE"/>
    <w:rsid w:val="009D5746"/>
    <w:rsid w:val="009D581B"/>
    <w:rsid w:val="009D5874"/>
    <w:rsid w:val="009D5C1B"/>
    <w:rsid w:val="009D5D68"/>
    <w:rsid w:val="009D5E6B"/>
    <w:rsid w:val="009D5EA2"/>
    <w:rsid w:val="009D5F5C"/>
    <w:rsid w:val="009D603C"/>
    <w:rsid w:val="009D60F7"/>
    <w:rsid w:val="009D619E"/>
    <w:rsid w:val="009D628B"/>
    <w:rsid w:val="009D63A6"/>
    <w:rsid w:val="009D662B"/>
    <w:rsid w:val="009D66E2"/>
    <w:rsid w:val="009D684F"/>
    <w:rsid w:val="009D68BB"/>
    <w:rsid w:val="009D6D00"/>
    <w:rsid w:val="009D6DC2"/>
    <w:rsid w:val="009D710A"/>
    <w:rsid w:val="009D731A"/>
    <w:rsid w:val="009D74A3"/>
    <w:rsid w:val="009D75B9"/>
    <w:rsid w:val="009D7820"/>
    <w:rsid w:val="009D787A"/>
    <w:rsid w:val="009D788F"/>
    <w:rsid w:val="009D78E4"/>
    <w:rsid w:val="009D7B67"/>
    <w:rsid w:val="009D7C52"/>
    <w:rsid w:val="009D7CB2"/>
    <w:rsid w:val="009D7D0D"/>
    <w:rsid w:val="009D7FAF"/>
    <w:rsid w:val="009E004A"/>
    <w:rsid w:val="009E00DE"/>
    <w:rsid w:val="009E031F"/>
    <w:rsid w:val="009E03F1"/>
    <w:rsid w:val="009E0475"/>
    <w:rsid w:val="009E0509"/>
    <w:rsid w:val="009E06E9"/>
    <w:rsid w:val="009E06FA"/>
    <w:rsid w:val="009E07B1"/>
    <w:rsid w:val="009E0A0D"/>
    <w:rsid w:val="009E0ADF"/>
    <w:rsid w:val="009E0C7F"/>
    <w:rsid w:val="009E0CAA"/>
    <w:rsid w:val="009E0D1F"/>
    <w:rsid w:val="009E0D9C"/>
    <w:rsid w:val="009E0F80"/>
    <w:rsid w:val="009E10A5"/>
    <w:rsid w:val="009E1584"/>
    <w:rsid w:val="009E1602"/>
    <w:rsid w:val="009E190C"/>
    <w:rsid w:val="009E193A"/>
    <w:rsid w:val="009E1A94"/>
    <w:rsid w:val="009E1BCA"/>
    <w:rsid w:val="009E1C53"/>
    <w:rsid w:val="009E1C97"/>
    <w:rsid w:val="009E1CC0"/>
    <w:rsid w:val="009E1ECF"/>
    <w:rsid w:val="009E21D8"/>
    <w:rsid w:val="009E235A"/>
    <w:rsid w:val="009E236D"/>
    <w:rsid w:val="009E2436"/>
    <w:rsid w:val="009E2633"/>
    <w:rsid w:val="009E27AF"/>
    <w:rsid w:val="009E280E"/>
    <w:rsid w:val="009E2A6A"/>
    <w:rsid w:val="009E2C2A"/>
    <w:rsid w:val="009E2E28"/>
    <w:rsid w:val="009E2F24"/>
    <w:rsid w:val="009E30D6"/>
    <w:rsid w:val="009E319F"/>
    <w:rsid w:val="009E3209"/>
    <w:rsid w:val="009E322B"/>
    <w:rsid w:val="009E33F7"/>
    <w:rsid w:val="009E341C"/>
    <w:rsid w:val="009E3435"/>
    <w:rsid w:val="009E3438"/>
    <w:rsid w:val="009E36FF"/>
    <w:rsid w:val="009E3782"/>
    <w:rsid w:val="009E38AC"/>
    <w:rsid w:val="009E3B3D"/>
    <w:rsid w:val="009E3E9B"/>
    <w:rsid w:val="009E3EFE"/>
    <w:rsid w:val="009E41B8"/>
    <w:rsid w:val="009E433C"/>
    <w:rsid w:val="009E457C"/>
    <w:rsid w:val="009E46A7"/>
    <w:rsid w:val="009E47DF"/>
    <w:rsid w:val="009E4886"/>
    <w:rsid w:val="009E4939"/>
    <w:rsid w:val="009E49A9"/>
    <w:rsid w:val="009E4A1A"/>
    <w:rsid w:val="009E4A9E"/>
    <w:rsid w:val="009E4ADA"/>
    <w:rsid w:val="009E4F29"/>
    <w:rsid w:val="009E5014"/>
    <w:rsid w:val="009E50BF"/>
    <w:rsid w:val="009E5112"/>
    <w:rsid w:val="009E5147"/>
    <w:rsid w:val="009E514F"/>
    <w:rsid w:val="009E515C"/>
    <w:rsid w:val="009E51E4"/>
    <w:rsid w:val="009E5236"/>
    <w:rsid w:val="009E547F"/>
    <w:rsid w:val="009E55C0"/>
    <w:rsid w:val="009E5675"/>
    <w:rsid w:val="009E5822"/>
    <w:rsid w:val="009E5956"/>
    <w:rsid w:val="009E5962"/>
    <w:rsid w:val="009E5A73"/>
    <w:rsid w:val="009E5CD3"/>
    <w:rsid w:val="009E605B"/>
    <w:rsid w:val="009E60D2"/>
    <w:rsid w:val="009E61F5"/>
    <w:rsid w:val="009E61F6"/>
    <w:rsid w:val="009E6280"/>
    <w:rsid w:val="009E6678"/>
    <w:rsid w:val="009E6679"/>
    <w:rsid w:val="009E68B3"/>
    <w:rsid w:val="009E6B6A"/>
    <w:rsid w:val="009E6D44"/>
    <w:rsid w:val="009E6D92"/>
    <w:rsid w:val="009E6E74"/>
    <w:rsid w:val="009E70B4"/>
    <w:rsid w:val="009E7282"/>
    <w:rsid w:val="009E74DC"/>
    <w:rsid w:val="009E78E8"/>
    <w:rsid w:val="009E78FF"/>
    <w:rsid w:val="009E7955"/>
    <w:rsid w:val="009E79CD"/>
    <w:rsid w:val="009E7A8B"/>
    <w:rsid w:val="009E7BBD"/>
    <w:rsid w:val="009E7CE9"/>
    <w:rsid w:val="009E7D15"/>
    <w:rsid w:val="009E7E4E"/>
    <w:rsid w:val="009E7F1A"/>
    <w:rsid w:val="009E7FE6"/>
    <w:rsid w:val="009F0017"/>
    <w:rsid w:val="009F045E"/>
    <w:rsid w:val="009F052F"/>
    <w:rsid w:val="009F05E4"/>
    <w:rsid w:val="009F0639"/>
    <w:rsid w:val="009F0736"/>
    <w:rsid w:val="009F0780"/>
    <w:rsid w:val="009F083F"/>
    <w:rsid w:val="009F0858"/>
    <w:rsid w:val="009F0A7C"/>
    <w:rsid w:val="009F0DD0"/>
    <w:rsid w:val="009F125F"/>
    <w:rsid w:val="009F132A"/>
    <w:rsid w:val="009F162C"/>
    <w:rsid w:val="009F1690"/>
    <w:rsid w:val="009F17B4"/>
    <w:rsid w:val="009F17DD"/>
    <w:rsid w:val="009F1BEB"/>
    <w:rsid w:val="009F1EE4"/>
    <w:rsid w:val="009F21AA"/>
    <w:rsid w:val="009F2246"/>
    <w:rsid w:val="009F22FC"/>
    <w:rsid w:val="009F2383"/>
    <w:rsid w:val="009F2546"/>
    <w:rsid w:val="009F2974"/>
    <w:rsid w:val="009F2AAF"/>
    <w:rsid w:val="009F2D7E"/>
    <w:rsid w:val="009F2D90"/>
    <w:rsid w:val="009F2E7D"/>
    <w:rsid w:val="009F2FEC"/>
    <w:rsid w:val="009F30DF"/>
    <w:rsid w:val="009F3105"/>
    <w:rsid w:val="009F319F"/>
    <w:rsid w:val="009F3375"/>
    <w:rsid w:val="009F34C8"/>
    <w:rsid w:val="009F366F"/>
    <w:rsid w:val="009F3771"/>
    <w:rsid w:val="009F382E"/>
    <w:rsid w:val="009F3860"/>
    <w:rsid w:val="009F3D95"/>
    <w:rsid w:val="009F3DB5"/>
    <w:rsid w:val="009F3E91"/>
    <w:rsid w:val="009F3FB7"/>
    <w:rsid w:val="009F40BD"/>
    <w:rsid w:val="009F4191"/>
    <w:rsid w:val="009F4283"/>
    <w:rsid w:val="009F42E8"/>
    <w:rsid w:val="009F4453"/>
    <w:rsid w:val="009F4615"/>
    <w:rsid w:val="009F4754"/>
    <w:rsid w:val="009F4897"/>
    <w:rsid w:val="009F4981"/>
    <w:rsid w:val="009F499D"/>
    <w:rsid w:val="009F4E92"/>
    <w:rsid w:val="009F4ECE"/>
    <w:rsid w:val="009F506C"/>
    <w:rsid w:val="009F5077"/>
    <w:rsid w:val="009F520A"/>
    <w:rsid w:val="009F522F"/>
    <w:rsid w:val="009F54A6"/>
    <w:rsid w:val="009F55A1"/>
    <w:rsid w:val="009F561C"/>
    <w:rsid w:val="009F57AD"/>
    <w:rsid w:val="009F58D5"/>
    <w:rsid w:val="009F59FB"/>
    <w:rsid w:val="009F5A02"/>
    <w:rsid w:val="009F5ACE"/>
    <w:rsid w:val="009F5C0D"/>
    <w:rsid w:val="009F5D8B"/>
    <w:rsid w:val="009F5DD8"/>
    <w:rsid w:val="009F606A"/>
    <w:rsid w:val="009F610F"/>
    <w:rsid w:val="009F61C0"/>
    <w:rsid w:val="009F61DE"/>
    <w:rsid w:val="009F6642"/>
    <w:rsid w:val="009F66AA"/>
    <w:rsid w:val="009F69EC"/>
    <w:rsid w:val="009F6DDA"/>
    <w:rsid w:val="009F6FF5"/>
    <w:rsid w:val="009F7180"/>
    <w:rsid w:val="009F71C2"/>
    <w:rsid w:val="009F7352"/>
    <w:rsid w:val="009F739D"/>
    <w:rsid w:val="009F745C"/>
    <w:rsid w:val="009F756A"/>
    <w:rsid w:val="009F756D"/>
    <w:rsid w:val="009F762D"/>
    <w:rsid w:val="009F790B"/>
    <w:rsid w:val="009F7D20"/>
    <w:rsid w:val="009F7D70"/>
    <w:rsid w:val="009F7F49"/>
    <w:rsid w:val="00A0007D"/>
    <w:rsid w:val="00A00182"/>
    <w:rsid w:val="00A0041A"/>
    <w:rsid w:val="00A00526"/>
    <w:rsid w:val="00A00657"/>
    <w:rsid w:val="00A006A4"/>
    <w:rsid w:val="00A0087A"/>
    <w:rsid w:val="00A00AFF"/>
    <w:rsid w:val="00A00EB1"/>
    <w:rsid w:val="00A0136F"/>
    <w:rsid w:val="00A0143D"/>
    <w:rsid w:val="00A01460"/>
    <w:rsid w:val="00A0159A"/>
    <w:rsid w:val="00A016AD"/>
    <w:rsid w:val="00A01837"/>
    <w:rsid w:val="00A0183B"/>
    <w:rsid w:val="00A01867"/>
    <w:rsid w:val="00A018CA"/>
    <w:rsid w:val="00A0197A"/>
    <w:rsid w:val="00A0197C"/>
    <w:rsid w:val="00A019F8"/>
    <w:rsid w:val="00A01E1E"/>
    <w:rsid w:val="00A02503"/>
    <w:rsid w:val="00A02626"/>
    <w:rsid w:val="00A02786"/>
    <w:rsid w:val="00A027CB"/>
    <w:rsid w:val="00A02913"/>
    <w:rsid w:val="00A02D6B"/>
    <w:rsid w:val="00A02D9B"/>
    <w:rsid w:val="00A02DC4"/>
    <w:rsid w:val="00A02F7B"/>
    <w:rsid w:val="00A031EC"/>
    <w:rsid w:val="00A0323E"/>
    <w:rsid w:val="00A03463"/>
    <w:rsid w:val="00A0357A"/>
    <w:rsid w:val="00A03694"/>
    <w:rsid w:val="00A038A5"/>
    <w:rsid w:val="00A0392A"/>
    <w:rsid w:val="00A03B4B"/>
    <w:rsid w:val="00A03E46"/>
    <w:rsid w:val="00A03E5E"/>
    <w:rsid w:val="00A03F39"/>
    <w:rsid w:val="00A03F3A"/>
    <w:rsid w:val="00A03F8F"/>
    <w:rsid w:val="00A04066"/>
    <w:rsid w:val="00A040C7"/>
    <w:rsid w:val="00A0418B"/>
    <w:rsid w:val="00A043B5"/>
    <w:rsid w:val="00A043C7"/>
    <w:rsid w:val="00A046AA"/>
    <w:rsid w:val="00A04870"/>
    <w:rsid w:val="00A04913"/>
    <w:rsid w:val="00A04991"/>
    <w:rsid w:val="00A049D5"/>
    <w:rsid w:val="00A04B14"/>
    <w:rsid w:val="00A04B53"/>
    <w:rsid w:val="00A04BA3"/>
    <w:rsid w:val="00A04BD7"/>
    <w:rsid w:val="00A04F52"/>
    <w:rsid w:val="00A05058"/>
    <w:rsid w:val="00A05173"/>
    <w:rsid w:val="00A05294"/>
    <w:rsid w:val="00A05405"/>
    <w:rsid w:val="00A0540E"/>
    <w:rsid w:val="00A0559B"/>
    <w:rsid w:val="00A059F2"/>
    <w:rsid w:val="00A05A99"/>
    <w:rsid w:val="00A05B40"/>
    <w:rsid w:val="00A05D91"/>
    <w:rsid w:val="00A05E2C"/>
    <w:rsid w:val="00A05E77"/>
    <w:rsid w:val="00A05EE1"/>
    <w:rsid w:val="00A06122"/>
    <w:rsid w:val="00A061B1"/>
    <w:rsid w:val="00A061B4"/>
    <w:rsid w:val="00A062B4"/>
    <w:rsid w:val="00A06402"/>
    <w:rsid w:val="00A065E5"/>
    <w:rsid w:val="00A065F2"/>
    <w:rsid w:val="00A0660E"/>
    <w:rsid w:val="00A06AF6"/>
    <w:rsid w:val="00A06AF8"/>
    <w:rsid w:val="00A06B75"/>
    <w:rsid w:val="00A06C57"/>
    <w:rsid w:val="00A06FD1"/>
    <w:rsid w:val="00A07137"/>
    <w:rsid w:val="00A07153"/>
    <w:rsid w:val="00A0727E"/>
    <w:rsid w:val="00A07554"/>
    <w:rsid w:val="00A075DA"/>
    <w:rsid w:val="00A0773E"/>
    <w:rsid w:val="00A07744"/>
    <w:rsid w:val="00A07966"/>
    <w:rsid w:val="00A07D84"/>
    <w:rsid w:val="00A07ED4"/>
    <w:rsid w:val="00A07FA4"/>
    <w:rsid w:val="00A10316"/>
    <w:rsid w:val="00A103FE"/>
    <w:rsid w:val="00A10516"/>
    <w:rsid w:val="00A10623"/>
    <w:rsid w:val="00A1068E"/>
    <w:rsid w:val="00A106A4"/>
    <w:rsid w:val="00A106AC"/>
    <w:rsid w:val="00A108AF"/>
    <w:rsid w:val="00A10A03"/>
    <w:rsid w:val="00A10B87"/>
    <w:rsid w:val="00A10C2D"/>
    <w:rsid w:val="00A10C88"/>
    <w:rsid w:val="00A10C9B"/>
    <w:rsid w:val="00A10DD5"/>
    <w:rsid w:val="00A10E59"/>
    <w:rsid w:val="00A10F47"/>
    <w:rsid w:val="00A110B5"/>
    <w:rsid w:val="00A11182"/>
    <w:rsid w:val="00A111AD"/>
    <w:rsid w:val="00A11257"/>
    <w:rsid w:val="00A11485"/>
    <w:rsid w:val="00A115D3"/>
    <w:rsid w:val="00A115F8"/>
    <w:rsid w:val="00A11670"/>
    <w:rsid w:val="00A11747"/>
    <w:rsid w:val="00A11777"/>
    <w:rsid w:val="00A11961"/>
    <w:rsid w:val="00A1198C"/>
    <w:rsid w:val="00A11A47"/>
    <w:rsid w:val="00A11AC3"/>
    <w:rsid w:val="00A11BB8"/>
    <w:rsid w:val="00A11DBF"/>
    <w:rsid w:val="00A11FD9"/>
    <w:rsid w:val="00A1204B"/>
    <w:rsid w:val="00A120C3"/>
    <w:rsid w:val="00A12240"/>
    <w:rsid w:val="00A12368"/>
    <w:rsid w:val="00A1273C"/>
    <w:rsid w:val="00A127AA"/>
    <w:rsid w:val="00A1283D"/>
    <w:rsid w:val="00A128D2"/>
    <w:rsid w:val="00A1294E"/>
    <w:rsid w:val="00A12BAB"/>
    <w:rsid w:val="00A12C0A"/>
    <w:rsid w:val="00A12C6B"/>
    <w:rsid w:val="00A12D65"/>
    <w:rsid w:val="00A13173"/>
    <w:rsid w:val="00A132B4"/>
    <w:rsid w:val="00A13316"/>
    <w:rsid w:val="00A13329"/>
    <w:rsid w:val="00A133C6"/>
    <w:rsid w:val="00A1378E"/>
    <w:rsid w:val="00A137E1"/>
    <w:rsid w:val="00A13888"/>
    <w:rsid w:val="00A13A15"/>
    <w:rsid w:val="00A13B52"/>
    <w:rsid w:val="00A13D4A"/>
    <w:rsid w:val="00A13D7E"/>
    <w:rsid w:val="00A13DD5"/>
    <w:rsid w:val="00A13ED0"/>
    <w:rsid w:val="00A14023"/>
    <w:rsid w:val="00A141AB"/>
    <w:rsid w:val="00A141E4"/>
    <w:rsid w:val="00A143AB"/>
    <w:rsid w:val="00A144EC"/>
    <w:rsid w:val="00A14531"/>
    <w:rsid w:val="00A145B5"/>
    <w:rsid w:val="00A1473F"/>
    <w:rsid w:val="00A1485F"/>
    <w:rsid w:val="00A1496C"/>
    <w:rsid w:val="00A14A57"/>
    <w:rsid w:val="00A14A5C"/>
    <w:rsid w:val="00A14B84"/>
    <w:rsid w:val="00A14CFF"/>
    <w:rsid w:val="00A14D99"/>
    <w:rsid w:val="00A14F1B"/>
    <w:rsid w:val="00A14F85"/>
    <w:rsid w:val="00A15068"/>
    <w:rsid w:val="00A153E4"/>
    <w:rsid w:val="00A154DA"/>
    <w:rsid w:val="00A15592"/>
    <w:rsid w:val="00A15726"/>
    <w:rsid w:val="00A15861"/>
    <w:rsid w:val="00A15A87"/>
    <w:rsid w:val="00A15B6D"/>
    <w:rsid w:val="00A15C08"/>
    <w:rsid w:val="00A15E7A"/>
    <w:rsid w:val="00A15F0C"/>
    <w:rsid w:val="00A15FE7"/>
    <w:rsid w:val="00A15FF9"/>
    <w:rsid w:val="00A16040"/>
    <w:rsid w:val="00A1629B"/>
    <w:rsid w:val="00A1631F"/>
    <w:rsid w:val="00A16410"/>
    <w:rsid w:val="00A16432"/>
    <w:rsid w:val="00A165E6"/>
    <w:rsid w:val="00A1672C"/>
    <w:rsid w:val="00A16777"/>
    <w:rsid w:val="00A16855"/>
    <w:rsid w:val="00A168CA"/>
    <w:rsid w:val="00A16ABC"/>
    <w:rsid w:val="00A16B34"/>
    <w:rsid w:val="00A16F51"/>
    <w:rsid w:val="00A170BA"/>
    <w:rsid w:val="00A1714C"/>
    <w:rsid w:val="00A17161"/>
    <w:rsid w:val="00A171E3"/>
    <w:rsid w:val="00A1728B"/>
    <w:rsid w:val="00A174E6"/>
    <w:rsid w:val="00A177CE"/>
    <w:rsid w:val="00A17A1E"/>
    <w:rsid w:val="00A17B04"/>
    <w:rsid w:val="00A17B73"/>
    <w:rsid w:val="00A17BDC"/>
    <w:rsid w:val="00A17C90"/>
    <w:rsid w:val="00A17CF5"/>
    <w:rsid w:val="00A17FB0"/>
    <w:rsid w:val="00A20187"/>
    <w:rsid w:val="00A20421"/>
    <w:rsid w:val="00A206C3"/>
    <w:rsid w:val="00A206FF"/>
    <w:rsid w:val="00A20737"/>
    <w:rsid w:val="00A208E1"/>
    <w:rsid w:val="00A20B0B"/>
    <w:rsid w:val="00A20B0C"/>
    <w:rsid w:val="00A20CDA"/>
    <w:rsid w:val="00A20D65"/>
    <w:rsid w:val="00A20E33"/>
    <w:rsid w:val="00A20E88"/>
    <w:rsid w:val="00A20E99"/>
    <w:rsid w:val="00A20EFE"/>
    <w:rsid w:val="00A20F01"/>
    <w:rsid w:val="00A20F4D"/>
    <w:rsid w:val="00A20F60"/>
    <w:rsid w:val="00A210B1"/>
    <w:rsid w:val="00A21318"/>
    <w:rsid w:val="00A21491"/>
    <w:rsid w:val="00A216D0"/>
    <w:rsid w:val="00A216D8"/>
    <w:rsid w:val="00A216F3"/>
    <w:rsid w:val="00A21B47"/>
    <w:rsid w:val="00A21B4D"/>
    <w:rsid w:val="00A21E1A"/>
    <w:rsid w:val="00A21E86"/>
    <w:rsid w:val="00A22190"/>
    <w:rsid w:val="00A222D4"/>
    <w:rsid w:val="00A224F2"/>
    <w:rsid w:val="00A2252D"/>
    <w:rsid w:val="00A22786"/>
    <w:rsid w:val="00A22969"/>
    <w:rsid w:val="00A22A14"/>
    <w:rsid w:val="00A22A5A"/>
    <w:rsid w:val="00A22B50"/>
    <w:rsid w:val="00A22D92"/>
    <w:rsid w:val="00A22EC6"/>
    <w:rsid w:val="00A22F46"/>
    <w:rsid w:val="00A22F83"/>
    <w:rsid w:val="00A2301A"/>
    <w:rsid w:val="00A23209"/>
    <w:rsid w:val="00A23230"/>
    <w:rsid w:val="00A2323E"/>
    <w:rsid w:val="00A2326A"/>
    <w:rsid w:val="00A233D7"/>
    <w:rsid w:val="00A23619"/>
    <w:rsid w:val="00A23752"/>
    <w:rsid w:val="00A238EA"/>
    <w:rsid w:val="00A2397A"/>
    <w:rsid w:val="00A23D8A"/>
    <w:rsid w:val="00A24293"/>
    <w:rsid w:val="00A242F7"/>
    <w:rsid w:val="00A243BD"/>
    <w:rsid w:val="00A244C4"/>
    <w:rsid w:val="00A247FD"/>
    <w:rsid w:val="00A2487A"/>
    <w:rsid w:val="00A248E9"/>
    <w:rsid w:val="00A24A13"/>
    <w:rsid w:val="00A24AA4"/>
    <w:rsid w:val="00A24BF5"/>
    <w:rsid w:val="00A24CBD"/>
    <w:rsid w:val="00A24CD2"/>
    <w:rsid w:val="00A24E14"/>
    <w:rsid w:val="00A24EAB"/>
    <w:rsid w:val="00A24F82"/>
    <w:rsid w:val="00A2503E"/>
    <w:rsid w:val="00A250A7"/>
    <w:rsid w:val="00A252C6"/>
    <w:rsid w:val="00A252F5"/>
    <w:rsid w:val="00A25301"/>
    <w:rsid w:val="00A25492"/>
    <w:rsid w:val="00A2556A"/>
    <w:rsid w:val="00A25754"/>
    <w:rsid w:val="00A25796"/>
    <w:rsid w:val="00A257F6"/>
    <w:rsid w:val="00A2584C"/>
    <w:rsid w:val="00A2594E"/>
    <w:rsid w:val="00A25998"/>
    <w:rsid w:val="00A25A1D"/>
    <w:rsid w:val="00A25ACE"/>
    <w:rsid w:val="00A25CFE"/>
    <w:rsid w:val="00A261D1"/>
    <w:rsid w:val="00A261D2"/>
    <w:rsid w:val="00A2625A"/>
    <w:rsid w:val="00A262D9"/>
    <w:rsid w:val="00A26508"/>
    <w:rsid w:val="00A2655E"/>
    <w:rsid w:val="00A266D9"/>
    <w:rsid w:val="00A267BD"/>
    <w:rsid w:val="00A26A0E"/>
    <w:rsid w:val="00A26C79"/>
    <w:rsid w:val="00A26C82"/>
    <w:rsid w:val="00A26CAE"/>
    <w:rsid w:val="00A26CD5"/>
    <w:rsid w:val="00A26E64"/>
    <w:rsid w:val="00A2706F"/>
    <w:rsid w:val="00A2738F"/>
    <w:rsid w:val="00A274A0"/>
    <w:rsid w:val="00A2751E"/>
    <w:rsid w:val="00A275B2"/>
    <w:rsid w:val="00A27654"/>
    <w:rsid w:val="00A2770D"/>
    <w:rsid w:val="00A27758"/>
    <w:rsid w:val="00A277D4"/>
    <w:rsid w:val="00A27A9C"/>
    <w:rsid w:val="00A27AAE"/>
    <w:rsid w:val="00A27C6A"/>
    <w:rsid w:val="00A27E0D"/>
    <w:rsid w:val="00A3004B"/>
    <w:rsid w:val="00A300C9"/>
    <w:rsid w:val="00A300F0"/>
    <w:rsid w:val="00A30155"/>
    <w:rsid w:val="00A303C1"/>
    <w:rsid w:val="00A30413"/>
    <w:rsid w:val="00A3066B"/>
    <w:rsid w:val="00A3088D"/>
    <w:rsid w:val="00A3089E"/>
    <w:rsid w:val="00A30B84"/>
    <w:rsid w:val="00A30BCE"/>
    <w:rsid w:val="00A30CD9"/>
    <w:rsid w:val="00A30E79"/>
    <w:rsid w:val="00A31156"/>
    <w:rsid w:val="00A31176"/>
    <w:rsid w:val="00A313F1"/>
    <w:rsid w:val="00A314A8"/>
    <w:rsid w:val="00A31661"/>
    <w:rsid w:val="00A316D1"/>
    <w:rsid w:val="00A317A9"/>
    <w:rsid w:val="00A318A7"/>
    <w:rsid w:val="00A31953"/>
    <w:rsid w:val="00A31D26"/>
    <w:rsid w:val="00A31DF9"/>
    <w:rsid w:val="00A31F5F"/>
    <w:rsid w:val="00A3200F"/>
    <w:rsid w:val="00A326CD"/>
    <w:rsid w:val="00A3275E"/>
    <w:rsid w:val="00A330BA"/>
    <w:rsid w:val="00A33323"/>
    <w:rsid w:val="00A333CF"/>
    <w:rsid w:val="00A33404"/>
    <w:rsid w:val="00A33537"/>
    <w:rsid w:val="00A33561"/>
    <w:rsid w:val="00A33712"/>
    <w:rsid w:val="00A33CA6"/>
    <w:rsid w:val="00A33F10"/>
    <w:rsid w:val="00A341A9"/>
    <w:rsid w:val="00A34214"/>
    <w:rsid w:val="00A34306"/>
    <w:rsid w:val="00A34311"/>
    <w:rsid w:val="00A34339"/>
    <w:rsid w:val="00A345A4"/>
    <w:rsid w:val="00A346BA"/>
    <w:rsid w:val="00A34797"/>
    <w:rsid w:val="00A347E5"/>
    <w:rsid w:val="00A34969"/>
    <w:rsid w:val="00A34A7B"/>
    <w:rsid w:val="00A34ACD"/>
    <w:rsid w:val="00A34F60"/>
    <w:rsid w:val="00A34F63"/>
    <w:rsid w:val="00A3548C"/>
    <w:rsid w:val="00A357D9"/>
    <w:rsid w:val="00A3584D"/>
    <w:rsid w:val="00A3585E"/>
    <w:rsid w:val="00A35877"/>
    <w:rsid w:val="00A3595E"/>
    <w:rsid w:val="00A359B4"/>
    <w:rsid w:val="00A35AAE"/>
    <w:rsid w:val="00A35B04"/>
    <w:rsid w:val="00A35B93"/>
    <w:rsid w:val="00A35BF0"/>
    <w:rsid w:val="00A35D07"/>
    <w:rsid w:val="00A35F33"/>
    <w:rsid w:val="00A36333"/>
    <w:rsid w:val="00A36436"/>
    <w:rsid w:val="00A36523"/>
    <w:rsid w:val="00A3682A"/>
    <w:rsid w:val="00A3688D"/>
    <w:rsid w:val="00A36AD2"/>
    <w:rsid w:val="00A36B08"/>
    <w:rsid w:val="00A36CDA"/>
    <w:rsid w:val="00A36CFD"/>
    <w:rsid w:val="00A36DAC"/>
    <w:rsid w:val="00A36EFF"/>
    <w:rsid w:val="00A36FCF"/>
    <w:rsid w:val="00A371CE"/>
    <w:rsid w:val="00A37824"/>
    <w:rsid w:val="00A37860"/>
    <w:rsid w:val="00A378D5"/>
    <w:rsid w:val="00A37A15"/>
    <w:rsid w:val="00A37E9C"/>
    <w:rsid w:val="00A37F51"/>
    <w:rsid w:val="00A40154"/>
    <w:rsid w:val="00A403AA"/>
    <w:rsid w:val="00A403F8"/>
    <w:rsid w:val="00A404EC"/>
    <w:rsid w:val="00A40642"/>
    <w:rsid w:val="00A4065C"/>
    <w:rsid w:val="00A408B5"/>
    <w:rsid w:val="00A40925"/>
    <w:rsid w:val="00A409CB"/>
    <w:rsid w:val="00A40C82"/>
    <w:rsid w:val="00A40D62"/>
    <w:rsid w:val="00A40DE3"/>
    <w:rsid w:val="00A40FA8"/>
    <w:rsid w:val="00A41082"/>
    <w:rsid w:val="00A4149A"/>
    <w:rsid w:val="00A41574"/>
    <w:rsid w:val="00A415DB"/>
    <w:rsid w:val="00A41603"/>
    <w:rsid w:val="00A4173C"/>
    <w:rsid w:val="00A418FA"/>
    <w:rsid w:val="00A41990"/>
    <w:rsid w:val="00A41E23"/>
    <w:rsid w:val="00A41EF6"/>
    <w:rsid w:val="00A422C8"/>
    <w:rsid w:val="00A424C0"/>
    <w:rsid w:val="00A4251A"/>
    <w:rsid w:val="00A42647"/>
    <w:rsid w:val="00A427E7"/>
    <w:rsid w:val="00A427F7"/>
    <w:rsid w:val="00A42937"/>
    <w:rsid w:val="00A4298F"/>
    <w:rsid w:val="00A429F7"/>
    <w:rsid w:val="00A42DEA"/>
    <w:rsid w:val="00A42E18"/>
    <w:rsid w:val="00A42F00"/>
    <w:rsid w:val="00A431D2"/>
    <w:rsid w:val="00A4324C"/>
    <w:rsid w:val="00A433E0"/>
    <w:rsid w:val="00A433E8"/>
    <w:rsid w:val="00A434DA"/>
    <w:rsid w:val="00A43536"/>
    <w:rsid w:val="00A43619"/>
    <w:rsid w:val="00A438FD"/>
    <w:rsid w:val="00A43914"/>
    <w:rsid w:val="00A43E37"/>
    <w:rsid w:val="00A43F03"/>
    <w:rsid w:val="00A43F06"/>
    <w:rsid w:val="00A44313"/>
    <w:rsid w:val="00A44343"/>
    <w:rsid w:val="00A4441B"/>
    <w:rsid w:val="00A44454"/>
    <w:rsid w:val="00A44501"/>
    <w:rsid w:val="00A44558"/>
    <w:rsid w:val="00A44581"/>
    <w:rsid w:val="00A445BA"/>
    <w:rsid w:val="00A4464C"/>
    <w:rsid w:val="00A44655"/>
    <w:rsid w:val="00A446B6"/>
    <w:rsid w:val="00A4475F"/>
    <w:rsid w:val="00A44935"/>
    <w:rsid w:val="00A449D0"/>
    <w:rsid w:val="00A44A30"/>
    <w:rsid w:val="00A44A7C"/>
    <w:rsid w:val="00A44D35"/>
    <w:rsid w:val="00A44D4B"/>
    <w:rsid w:val="00A44E24"/>
    <w:rsid w:val="00A45103"/>
    <w:rsid w:val="00A451A7"/>
    <w:rsid w:val="00A4525B"/>
    <w:rsid w:val="00A45269"/>
    <w:rsid w:val="00A452AD"/>
    <w:rsid w:val="00A45470"/>
    <w:rsid w:val="00A455D1"/>
    <w:rsid w:val="00A455F4"/>
    <w:rsid w:val="00A457EF"/>
    <w:rsid w:val="00A457FE"/>
    <w:rsid w:val="00A4587C"/>
    <w:rsid w:val="00A45884"/>
    <w:rsid w:val="00A45ADA"/>
    <w:rsid w:val="00A45C69"/>
    <w:rsid w:val="00A45D1F"/>
    <w:rsid w:val="00A45DA5"/>
    <w:rsid w:val="00A45EFF"/>
    <w:rsid w:val="00A45F3B"/>
    <w:rsid w:val="00A45FB1"/>
    <w:rsid w:val="00A46039"/>
    <w:rsid w:val="00A460AC"/>
    <w:rsid w:val="00A4611B"/>
    <w:rsid w:val="00A4614D"/>
    <w:rsid w:val="00A46192"/>
    <w:rsid w:val="00A461A0"/>
    <w:rsid w:val="00A461FB"/>
    <w:rsid w:val="00A46355"/>
    <w:rsid w:val="00A4655E"/>
    <w:rsid w:val="00A4666A"/>
    <w:rsid w:val="00A466AF"/>
    <w:rsid w:val="00A46B13"/>
    <w:rsid w:val="00A46C1D"/>
    <w:rsid w:val="00A46D32"/>
    <w:rsid w:val="00A46F4F"/>
    <w:rsid w:val="00A4734D"/>
    <w:rsid w:val="00A473D9"/>
    <w:rsid w:val="00A476E5"/>
    <w:rsid w:val="00A47920"/>
    <w:rsid w:val="00A47968"/>
    <w:rsid w:val="00A47B40"/>
    <w:rsid w:val="00A47B4C"/>
    <w:rsid w:val="00A47C2D"/>
    <w:rsid w:val="00A47CD1"/>
    <w:rsid w:val="00A47D1B"/>
    <w:rsid w:val="00A47EA5"/>
    <w:rsid w:val="00A5006F"/>
    <w:rsid w:val="00A50091"/>
    <w:rsid w:val="00A5019A"/>
    <w:rsid w:val="00A5019D"/>
    <w:rsid w:val="00A502E5"/>
    <w:rsid w:val="00A503ED"/>
    <w:rsid w:val="00A5074B"/>
    <w:rsid w:val="00A50826"/>
    <w:rsid w:val="00A5088E"/>
    <w:rsid w:val="00A508F6"/>
    <w:rsid w:val="00A50A33"/>
    <w:rsid w:val="00A50AF9"/>
    <w:rsid w:val="00A50D76"/>
    <w:rsid w:val="00A50F98"/>
    <w:rsid w:val="00A51244"/>
    <w:rsid w:val="00A51293"/>
    <w:rsid w:val="00A5164C"/>
    <w:rsid w:val="00A51678"/>
    <w:rsid w:val="00A516F2"/>
    <w:rsid w:val="00A51850"/>
    <w:rsid w:val="00A518A0"/>
    <w:rsid w:val="00A51BC0"/>
    <w:rsid w:val="00A51BEC"/>
    <w:rsid w:val="00A51D3B"/>
    <w:rsid w:val="00A51DAB"/>
    <w:rsid w:val="00A520CC"/>
    <w:rsid w:val="00A520EA"/>
    <w:rsid w:val="00A52101"/>
    <w:rsid w:val="00A52308"/>
    <w:rsid w:val="00A52316"/>
    <w:rsid w:val="00A52424"/>
    <w:rsid w:val="00A5250E"/>
    <w:rsid w:val="00A5278E"/>
    <w:rsid w:val="00A529A0"/>
    <w:rsid w:val="00A52AC7"/>
    <w:rsid w:val="00A52BDD"/>
    <w:rsid w:val="00A52C23"/>
    <w:rsid w:val="00A52CBF"/>
    <w:rsid w:val="00A52E7B"/>
    <w:rsid w:val="00A5304E"/>
    <w:rsid w:val="00A5320A"/>
    <w:rsid w:val="00A5328B"/>
    <w:rsid w:val="00A534AD"/>
    <w:rsid w:val="00A53527"/>
    <w:rsid w:val="00A535C1"/>
    <w:rsid w:val="00A53608"/>
    <w:rsid w:val="00A5361D"/>
    <w:rsid w:val="00A53621"/>
    <w:rsid w:val="00A53732"/>
    <w:rsid w:val="00A537FA"/>
    <w:rsid w:val="00A5390C"/>
    <w:rsid w:val="00A53911"/>
    <w:rsid w:val="00A539A2"/>
    <w:rsid w:val="00A53A32"/>
    <w:rsid w:val="00A53BBA"/>
    <w:rsid w:val="00A53C88"/>
    <w:rsid w:val="00A53C8A"/>
    <w:rsid w:val="00A53DAA"/>
    <w:rsid w:val="00A53E4B"/>
    <w:rsid w:val="00A53E8F"/>
    <w:rsid w:val="00A53EDA"/>
    <w:rsid w:val="00A53F0D"/>
    <w:rsid w:val="00A53F35"/>
    <w:rsid w:val="00A53FC0"/>
    <w:rsid w:val="00A54099"/>
    <w:rsid w:val="00A5426D"/>
    <w:rsid w:val="00A5460C"/>
    <w:rsid w:val="00A5466C"/>
    <w:rsid w:val="00A546E1"/>
    <w:rsid w:val="00A54734"/>
    <w:rsid w:val="00A547B1"/>
    <w:rsid w:val="00A5499D"/>
    <w:rsid w:val="00A54A80"/>
    <w:rsid w:val="00A54DDF"/>
    <w:rsid w:val="00A54F2F"/>
    <w:rsid w:val="00A54F83"/>
    <w:rsid w:val="00A54FEC"/>
    <w:rsid w:val="00A55014"/>
    <w:rsid w:val="00A5519B"/>
    <w:rsid w:val="00A5528E"/>
    <w:rsid w:val="00A553B9"/>
    <w:rsid w:val="00A55543"/>
    <w:rsid w:val="00A5563C"/>
    <w:rsid w:val="00A5586F"/>
    <w:rsid w:val="00A55968"/>
    <w:rsid w:val="00A559E8"/>
    <w:rsid w:val="00A55C91"/>
    <w:rsid w:val="00A55E24"/>
    <w:rsid w:val="00A55FE2"/>
    <w:rsid w:val="00A5601B"/>
    <w:rsid w:val="00A56052"/>
    <w:rsid w:val="00A56096"/>
    <w:rsid w:val="00A560AD"/>
    <w:rsid w:val="00A560DA"/>
    <w:rsid w:val="00A560F9"/>
    <w:rsid w:val="00A561C1"/>
    <w:rsid w:val="00A561C2"/>
    <w:rsid w:val="00A5620C"/>
    <w:rsid w:val="00A5635D"/>
    <w:rsid w:val="00A56622"/>
    <w:rsid w:val="00A56637"/>
    <w:rsid w:val="00A56677"/>
    <w:rsid w:val="00A567AC"/>
    <w:rsid w:val="00A56854"/>
    <w:rsid w:val="00A568C8"/>
    <w:rsid w:val="00A56C47"/>
    <w:rsid w:val="00A56DAF"/>
    <w:rsid w:val="00A56E37"/>
    <w:rsid w:val="00A571F8"/>
    <w:rsid w:val="00A5740B"/>
    <w:rsid w:val="00A57435"/>
    <w:rsid w:val="00A5756B"/>
    <w:rsid w:val="00A576B1"/>
    <w:rsid w:val="00A57975"/>
    <w:rsid w:val="00A57A5A"/>
    <w:rsid w:val="00A57CCE"/>
    <w:rsid w:val="00A57E06"/>
    <w:rsid w:val="00A57FCD"/>
    <w:rsid w:val="00A601EB"/>
    <w:rsid w:val="00A601FF"/>
    <w:rsid w:val="00A60291"/>
    <w:rsid w:val="00A60342"/>
    <w:rsid w:val="00A6057B"/>
    <w:rsid w:val="00A6058A"/>
    <w:rsid w:val="00A605CA"/>
    <w:rsid w:val="00A60681"/>
    <w:rsid w:val="00A60915"/>
    <w:rsid w:val="00A60AB6"/>
    <w:rsid w:val="00A60C9C"/>
    <w:rsid w:val="00A60D18"/>
    <w:rsid w:val="00A6117D"/>
    <w:rsid w:val="00A6127E"/>
    <w:rsid w:val="00A61527"/>
    <w:rsid w:val="00A616B5"/>
    <w:rsid w:val="00A6171C"/>
    <w:rsid w:val="00A617A1"/>
    <w:rsid w:val="00A6184B"/>
    <w:rsid w:val="00A61B25"/>
    <w:rsid w:val="00A61DEB"/>
    <w:rsid w:val="00A61EAF"/>
    <w:rsid w:val="00A622BB"/>
    <w:rsid w:val="00A62350"/>
    <w:rsid w:val="00A62355"/>
    <w:rsid w:val="00A6239D"/>
    <w:rsid w:val="00A62840"/>
    <w:rsid w:val="00A629F4"/>
    <w:rsid w:val="00A62A62"/>
    <w:rsid w:val="00A62E6A"/>
    <w:rsid w:val="00A63061"/>
    <w:rsid w:val="00A631DE"/>
    <w:rsid w:val="00A63315"/>
    <w:rsid w:val="00A6334C"/>
    <w:rsid w:val="00A63367"/>
    <w:rsid w:val="00A63387"/>
    <w:rsid w:val="00A633A6"/>
    <w:rsid w:val="00A63408"/>
    <w:rsid w:val="00A63513"/>
    <w:rsid w:val="00A63577"/>
    <w:rsid w:val="00A6370F"/>
    <w:rsid w:val="00A63760"/>
    <w:rsid w:val="00A63836"/>
    <w:rsid w:val="00A63892"/>
    <w:rsid w:val="00A63986"/>
    <w:rsid w:val="00A63A51"/>
    <w:rsid w:val="00A63A76"/>
    <w:rsid w:val="00A63BA0"/>
    <w:rsid w:val="00A63C64"/>
    <w:rsid w:val="00A63DF8"/>
    <w:rsid w:val="00A63E7D"/>
    <w:rsid w:val="00A63F97"/>
    <w:rsid w:val="00A64497"/>
    <w:rsid w:val="00A64561"/>
    <w:rsid w:val="00A64791"/>
    <w:rsid w:val="00A6482E"/>
    <w:rsid w:val="00A6482F"/>
    <w:rsid w:val="00A64BF0"/>
    <w:rsid w:val="00A64E7E"/>
    <w:rsid w:val="00A64EA1"/>
    <w:rsid w:val="00A64EAF"/>
    <w:rsid w:val="00A64FF1"/>
    <w:rsid w:val="00A65336"/>
    <w:rsid w:val="00A65347"/>
    <w:rsid w:val="00A653D9"/>
    <w:rsid w:val="00A65418"/>
    <w:rsid w:val="00A65543"/>
    <w:rsid w:val="00A65568"/>
    <w:rsid w:val="00A65782"/>
    <w:rsid w:val="00A65868"/>
    <w:rsid w:val="00A65893"/>
    <w:rsid w:val="00A658CB"/>
    <w:rsid w:val="00A65AEE"/>
    <w:rsid w:val="00A65C08"/>
    <w:rsid w:val="00A65CC2"/>
    <w:rsid w:val="00A65DE6"/>
    <w:rsid w:val="00A65F65"/>
    <w:rsid w:val="00A66149"/>
    <w:rsid w:val="00A661B2"/>
    <w:rsid w:val="00A66553"/>
    <w:rsid w:val="00A66565"/>
    <w:rsid w:val="00A66893"/>
    <w:rsid w:val="00A668A7"/>
    <w:rsid w:val="00A66991"/>
    <w:rsid w:val="00A66ACB"/>
    <w:rsid w:val="00A66B56"/>
    <w:rsid w:val="00A66C26"/>
    <w:rsid w:val="00A66F25"/>
    <w:rsid w:val="00A6764D"/>
    <w:rsid w:val="00A6783E"/>
    <w:rsid w:val="00A67866"/>
    <w:rsid w:val="00A67977"/>
    <w:rsid w:val="00A67AA4"/>
    <w:rsid w:val="00A67AA5"/>
    <w:rsid w:val="00A67ADD"/>
    <w:rsid w:val="00A67EF7"/>
    <w:rsid w:val="00A67FB0"/>
    <w:rsid w:val="00A701BA"/>
    <w:rsid w:val="00A701D6"/>
    <w:rsid w:val="00A701D8"/>
    <w:rsid w:val="00A70342"/>
    <w:rsid w:val="00A70386"/>
    <w:rsid w:val="00A70401"/>
    <w:rsid w:val="00A7046F"/>
    <w:rsid w:val="00A70522"/>
    <w:rsid w:val="00A70723"/>
    <w:rsid w:val="00A70B6E"/>
    <w:rsid w:val="00A70D5E"/>
    <w:rsid w:val="00A70F25"/>
    <w:rsid w:val="00A7105D"/>
    <w:rsid w:val="00A71513"/>
    <w:rsid w:val="00A71809"/>
    <w:rsid w:val="00A71A0B"/>
    <w:rsid w:val="00A71A71"/>
    <w:rsid w:val="00A71AA8"/>
    <w:rsid w:val="00A71AF5"/>
    <w:rsid w:val="00A71E87"/>
    <w:rsid w:val="00A7230F"/>
    <w:rsid w:val="00A7239D"/>
    <w:rsid w:val="00A72672"/>
    <w:rsid w:val="00A727E0"/>
    <w:rsid w:val="00A7295C"/>
    <w:rsid w:val="00A729CE"/>
    <w:rsid w:val="00A72AC9"/>
    <w:rsid w:val="00A72ACB"/>
    <w:rsid w:val="00A72AF0"/>
    <w:rsid w:val="00A72C4E"/>
    <w:rsid w:val="00A72CE4"/>
    <w:rsid w:val="00A72D19"/>
    <w:rsid w:val="00A72D4D"/>
    <w:rsid w:val="00A73044"/>
    <w:rsid w:val="00A7307D"/>
    <w:rsid w:val="00A731EF"/>
    <w:rsid w:val="00A7331F"/>
    <w:rsid w:val="00A73512"/>
    <w:rsid w:val="00A735C5"/>
    <w:rsid w:val="00A737AE"/>
    <w:rsid w:val="00A7382E"/>
    <w:rsid w:val="00A738AA"/>
    <w:rsid w:val="00A7393F"/>
    <w:rsid w:val="00A73962"/>
    <w:rsid w:val="00A73A3E"/>
    <w:rsid w:val="00A73DE1"/>
    <w:rsid w:val="00A73E6C"/>
    <w:rsid w:val="00A74060"/>
    <w:rsid w:val="00A740C6"/>
    <w:rsid w:val="00A7439B"/>
    <w:rsid w:val="00A74603"/>
    <w:rsid w:val="00A74611"/>
    <w:rsid w:val="00A74632"/>
    <w:rsid w:val="00A747A0"/>
    <w:rsid w:val="00A747F2"/>
    <w:rsid w:val="00A74807"/>
    <w:rsid w:val="00A74968"/>
    <w:rsid w:val="00A74AA0"/>
    <w:rsid w:val="00A74B83"/>
    <w:rsid w:val="00A74B95"/>
    <w:rsid w:val="00A74D82"/>
    <w:rsid w:val="00A75040"/>
    <w:rsid w:val="00A75059"/>
    <w:rsid w:val="00A7514C"/>
    <w:rsid w:val="00A751F7"/>
    <w:rsid w:val="00A7528D"/>
    <w:rsid w:val="00A7536F"/>
    <w:rsid w:val="00A7550E"/>
    <w:rsid w:val="00A7555F"/>
    <w:rsid w:val="00A759E2"/>
    <w:rsid w:val="00A75C18"/>
    <w:rsid w:val="00A75C84"/>
    <w:rsid w:val="00A75E15"/>
    <w:rsid w:val="00A75EB7"/>
    <w:rsid w:val="00A76196"/>
    <w:rsid w:val="00A76345"/>
    <w:rsid w:val="00A76381"/>
    <w:rsid w:val="00A76388"/>
    <w:rsid w:val="00A765D4"/>
    <w:rsid w:val="00A768BF"/>
    <w:rsid w:val="00A76903"/>
    <w:rsid w:val="00A76A21"/>
    <w:rsid w:val="00A76A8D"/>
    <w:rsid w:val="00A76BCB"/>
    <w:rsid w:val="00A76FC3"/>
    <w:rsid w:val="00A76FE6"/>
    <w:rsid w:val="00A771A8"/>
    <w:rsid w:val="00A7793B"/>
    <w:rsid w:val="00A77CC7"/>
    <w:rsid w:val="00A77D41"/>
    <w:rsid w:val="00A77D6B"/>
    <w:rsid w:val="00A77DF2"/>
    <w:rsid w:val="00A77FCB"/>
    <w:rsid w:val="00A80189"/>
    <w:rsid w:val="00A801B4"/>
    <w:rsid w:val="00A80258"/>
    <w:rsid w:val="00A8033C"/>
    <w:rsid w:val="00A8090D"/>
    <w:rsid w:val="00A80947"/>
    <w:rsid w:val="00A80C2A"/>
    <w:rsid w:val="00A80C68"/>
    <w:rsid w:val="00A80E13"/>
    <w:rsid w:val="00A80E9B"/>
    <w:rsid w:val="00A81102"/>
    <w:rsid w:val="00A81166"/>
    <w:rsid w:val="00A81277"/>
    <w:rsid w:val="00A81353"/>
    <w:rsid w:val="00A81369"/>
    <w:rsid w:val="00A81662"/>
    <w:rsid w:val="00A8170F"/>
    <w:rsid w:val="00A817B6"/>
    <w:rsid w:val="00A81930"/>
    <w:rsid w:val="00A81AD5"/>
    <w:rsid w:val="00A81ED9"/>
    <w:rsid w:val="00A81EEA"/>
    <w:rsid w:val="00A81F07"/>
    <w:rsid w:val="00A820A0"/>
    <w:rsid w:val="00A820A6"/>
    <w:rsid w:val="00A821C7"/>
    <w:rsid w:val="00A8236D"/>
    <w:rsid w:val="00A823AE"/>
    <w:rsid w:val="00A82408"/>
    <w:rsid w:val="00A8245F"/>
    <w:rsid w:val="00A824F8"/>
    <w:rsid w:val="00A8257A"/>
    <w:rsid w:val="00A825BB"/>
    <w:rsid w:val="00A826C3"/>
    <w:rsid w:val="00A82925"/>
    <w:rsid w:val="00A82981"/>
    <w:rsid w:val="00A82B00"/>
    <w:rsid w:val="00A82B88"/>
    <w:rsid w:val="00A82C56"/>
    <w:rsid w:val="00A82C9A"/>
    <w:rsid w:val="00A82CBC"/>
    <w:rsid w:val="00A82D6F"/>
    <w:rsid w:val="00A82DF1"/>
    <w:rsid w:val="00A82F63"/>
    <w:rsid w:val="00A83184"/>
    <w:rsid w:val="00A831D1"/>
    <w:rsid w:val="00A831E6"/>
    <w:rsid w:val="00A83214"/>
    <w:rsid w:val="00A832CC"/>
    <w:rsid w:val="00A832D4"/>
    <w:rsid w:val="00A8330E"/>
    <w:rsid w:val="00A833CF"/>
    <w:rsid w:val="00A8341F"/>
    <w:rsid w:val="00A83618"/>
    <w:rsid w:val="00A83788"/>
    <w:rsid w:val="00A83815"/>
    <w:rsid w:val="00A838FB"/>
    <w:rsid w:val="00A839BB"/>
    <w:rsid w:val="00A839C3"/>
    <w:rsid w:val="00A83A12"/>
    <w:rsid w:val="00A83A26"/>
    <w:rsid w:val="00A83A8F"/>
    <w:rsid w:val="00A83C13"/>
    <w:rsid w:val="00A83CC6"/>
    <w:rsid w:val="00A83DD6"/>
    <w:rsid w:val="00A840DC"/>
    <w:rsid w:val="00A843DE"/>
    <w:rsid w:val="00A844C3"/>
    <w:rsid w:val="00A84639"/>
    <w:rsid w:val="00A847CA"/>
    <w:rsid w:val="00A84DDD"/>
    <w:rsid w:val="00A84E2E"/>
    <w:rsid w:val="00A84E32"/>
    <w:rsid w:val="00A84E94"/>
    <w:rsid w:val="00A84F56"/>
    <w:rsid w:val="00A85110"/>
    <w:rsid w:val="00A8538D"/>
    <w:rsid w:val="00A853C9"/>
    <w:rsid w:val="00A85564"/>
    <w:rsid w:val="00A8577E"/>
    <w:rsid w:val="00A857BB"/>
    <w:rsid w:val="00A85864"/>
    <w:rsid w:val="00A85973"/>
    <w:rsid w:val="00A85A65"/>
    <w:rsid w:val="00A85A72"/>
    <w:rsid w:val="00A85C79"/>
    <w:rsid w:val="00A85C93"/>
    <w:rsid w:val="00A8600C"/>
    <w:rsid w:val="00A86222"/>
    <w:rsid w:val="00A86779"/>
    <w:rsid w:val="00A867A6"/>
    <w:rsid w:val="00A867FD"/>
    <w:rsid w:val="00A8685F"/>
    <w:rsid w:val="00A868D8"/>
    <w:rsid w:val="00A86975"/>
    <w:rsid w:val="00A869EB"/>
    <w:rsid w:val="00A86BB5"/>
    <w:rsid w:val="00A86CE9"/>
    <w:rsid w:val="00A86DB3"/>
    <w:rsid w:val="00A86DD5"/>
    <w:rsid w:val="00A86DEB"/>
    <w:rsid w:val="00A86E05"/>
    <w:rsid w:val="00A86F1C"/>
    <w:rsid w:val="00A87219"/>
    <w:rsid w:val="00A87223"/>
    <w:rsid w:val="00A872F1"/>
    <w:rsid w:val="00A87301"/>
    <w:rsid w:val="00A8749B"/>
    <w:rsid w:val="00A874F0"/>
    <w:rsid w:val="00A87539"/>
    <w:rsid w:val="00A87619"/>
    <w:rsid w:val="00A878E7"/>
    <w:rsid w:val="00A87B57"/>
    <w:rsid w:val="00A87B5B"/>
    <w:rsid w:val="00A87C1C"/>
    <w:rsid w:val="00A87EC1"/>
    <w:rsid w:val="00A87F5F"/>
    <w:rsid w:val="00A87FB7"/>
    <w:rsid w:val="00A9003D"/>
    <w:rsid w:val="00A9014E"/>
    <w:rsid w:val="00A9022A"/>
    <w:rsid w:val="00A90236"/>
    <w:rsid w:val="00A90258"/>
    <w:rsid w:val="00A90313"/>
    <w:rsid w:val="00A90361"/>
    <w:rsid w:val="00A90443"/>
    <w:rsid w:val="00A904F6"/>
    <w:rsid w:val="00A9051D"/>
    <w:rsid w:val="00A9064E"/>
    <w:rsid w:val="00A90697"/>
    <w:rsid w:val="00A906A9"/>
    <w:rsid w:val="00A90895"/>
    <w:rsid w:val="00A908C8"/>
    <w:rsid w:val="00A90927"/>
    <w:rsid w:val="00A90A56"/>
    <w:rsid w:val="00A90A67"/>
    <w:rsid w:val="00A90A82"/>
    <w:rsid w:val="00A90A91"/>
    <w:rsid w:val="00A90BDF"/>
    <w:rsid w:val="00A90CBA"/>
    <w:rsid w:val="00A90D64"/>
    <w:rsid w:val="00A90DF6"/>
    <w:rsid w:val="00A90F90"/>
    <w:rsid w:val="00A90FA4"/>
    <w:rsid w:val="00A91096"/>
    <w:rsid w:val="00A916AC"/>
    <w:rsid w:val="00A919CA"/>
    <w:rsid w:val="00A91A91"/>
    <w:rsid w:val="00A91B35"/>
    <w:rsid w:val="00A91C83"/>
    <w:rsid w:val="00A91D2B"/>
    <w:rsid w:val="00A91E1B"/>
    <w:rsid w:val="00A91E31"/>
    <w:rsid w:val="00A91E5A"/>
    <w:rsid w:val="00A91E62"/>
    <w:rsid w:val="00A91F3D"/>
    <w:rsid w:val="00A92397"/>
    <w:rsid w:val="00A92600"/>
    <w:rsid w:val="00A9263C"/>
    <w:rsid w:val="00A92794"/>
    <w:rsid w:val="00A927CE"/>
    <w:rsid w:val="00A92972"/>
    <w:rsid w:val="00A92AF1"/>
    <w:rsid w:val="00A92B65"/>
    <w:rsid w:val="00A92C05"/>
    <w:rsid w:val="00A92C3F"/>
    <w:rsid w:val="00A92C47"/>
    <w:rsid w:val="00A92DAD"/>
    <w:rsid w:val="00A92E39"/>
    <w:rsid w:val="00A92F96"/>
    <w:rsid w:val="00A934CF"/>
    <w:rsid w:val="00A93618"/>
    <w:rsid w:val="00A9368F"/>
    <w:rsid w:val="00A936B4"/>
    <w:rsid w:val="00A9374A"/>
    <w:rsid w:val="00A93763"/>
    <w:rsid w:val="00A93983"/>
    <w:rsid w:val="00A939B0"/>
    <w:rsid w:val="00A93AEC"/>
    <w:rsid w:val="00A93BCB"/>
    <w:rsid w:val="00A93C2D"/>
    <w:rsid w:val="00A93C72"/>
    <w:rsid w:val="00A94082"/>
    <w:rsid w:val="00A94111"/>
    <w:rsid w:val="00A94649"/>
    <w:rsid w:val="00A946D8"/>
    <w:rsid w:val="00A9481C"/>
    <w:rsid w:val="00A9481F"/>
    <w:rsid w:val="00A94877"/>
    <w:rsid w:val="00A94B2F"/>
    <w:rsid w:val="00A94B73"/>
    <w:rsid w:val="00A94B8E"/>
    <w:rsid w:val="00A94CED"/>
    <w:rsid w:val="00A94F0E"/>
    <w:rsid w:val="00A94F98"/>
    <w:rsid w:val="00A951D9"/>
    <w:rsid w:val="00A95342"/>
    <w:rsid w:val="00A9547D"/>
    <w:rsid w:val="00A9560D"/>
    <w:rsid w:val="00A95759"/>
    <w:rsid w:val="00A9582F"/>
    <w:rsid w:val="00A9590C"/>
    <w:rsid w:val="00A95B3F"/>
    <w:rsid w:val="00A95CA0"/>
    <w:rsid w:val="00A960E0"/>
    <w:rsid w:val="00A96174"/>
    <w:rsid w:val="00A961D4"/>
    <w:rsid w:val="00A96267"/>
    <w:rsid w:val="00A96321"/>
    <w:rsid w:val="00A96372"/>
    <w:rsid w:val="00A963F2"/>
    <w:rsid w:val="00A96437"/>
    <w:rsid w:val="00A9658D"/>
    <w:rsid w:val="00A9698D"/>
    <w:rsid w:val="00A969E8"/>
    <w:rsid w:val="00A96A72"/>
    <w:rsid w:val="00A96B14"/>
    <w:rsid w:val="00A96B27"/>
    <w:rsid w:val="00A96C0E"/>
    <w:rsid w:val="00A96C16"/>
    <w:rsid w:val="00A96C89"/>
    <w:rsid w:val="00A96D89"/>
    <w:rsid w:val="00A96DD5"/>
    <w:rsid w:val="00A96DED"/>
    <w:rsid w:val="00A96FCC"/>
    <w:rsid w:val="00A96FCE"/>
    <w:rsid w:val="00A971A4"/>
    <w:rsid w:val="00A9728B"/>
    <w:rsid w:val="00A972EB"/>
    <w:rsid w:val="00A97460"/>
    <w:rsid w:val="00A974F3"/>
    <w:rsid w:val="00A974F7"/>
    <w:rsid w:val="00A97686"/>
    <w:rsid w:val="00A9786A"/>
    <w:rsid w:val="00A978AF"/>
    <w:rsid w:val="00A97A15"/>
    <w:rsid w:val="00A97B09"/>
    <w:rsid w:val="00A97CEA"/>
    <w:rsid w:val="00A97D14"/>
    <w:rsid w:val="00A97D29"/>
    <w:rsid w:val="00A97DA7"/>
    <w:rsid w:val="00A97DE9"/>
    <w:rsid w:val="00A97E87"/>
    <w:rsid w:val="00A97F9F"/>
    <w:rsid w:val="00AA00A9"/>
    <w:rsid w:val="00AA0141"/>
    <w:rsid w:val="00AA0152"/>
    <w:rsid w:val="00AA02CA"/>
    <w:rsid w:val="00AA0438"/>
    <w:rsid w:val="00AA06EF"/>
    <w:rsid w:val="00AA08AB"/>
    <w:rsid w:val="00AA0B20"/>
    <w:rsid w:val="00AA1353"/>
    <w:rsid w:val="00AA14E4"/>
    <w:rsid w:val="00AA165B"/>
    <w:rsid w:val="00AA180E"/>
    <w:rsid w:val="00AA1955"/>
    <w:rsid w:val="00AA1A90"/>
    <w:rsid w:val="00AA1C9B"/>
    <w:rsid w:val="00AA1CAC"/>
    <w:rsid w:val="00AA1E4E"/>
    <w:rsid w:val="00AA1EEA"/>
    <w:rsid w:val="00AA1FA3"/>
    <w:rsid w:val="00AA20F2"/>
    <w:rsid w:val="00AA2352"/>
    <w:rsid w:val="00AA23C3"/>
    <w:rsid w:val="00AA2510"/>
    <w:rsid w:val="00AA261C"/>
    <w:rsid w:val="00AA26A5"/>
    <w:rsid w:val="00AA2769"/>
    <w:rsid w:val="00AA27D2"/>
    <w:rsid w:val="00AA2A16"/>
    <w:rsid w:val="00AA2A3B"/>
    <w:rsid w:val="00AA2CED"/>
    <w:rsid w:val="00AA2EEB"/>
    <w:rsid w:val="00AA3116"/>
    <w:rsid w:val="00AA3144"/>
    <w:rsid w:val="00AA3275"/>
    <w:rsid w:val="00AA32B4"/>
    <w:rsid w:val="00AA33FF"/>
    <w:rsid w:val="00AA34DD"/>
    <w:rsid w:val="00AA3567"/>
    <w:rsid w:val="00AA3A1F"/>
    <w:rsid w:val="00AA3A30"/>
    <w:rsid w:val="00AA3B21"/>
    <w:rsid w:val="00AA3B49"/>
    <w:rsid w:val="00AA3B8A"/>
    <w:rsid w:val="00AA400F"/>
    <w:rsid w:val="00AA4247"/>
    <w:rsid w:val="00AA4341"/>
    <w:rsid w:val="00AA455A"/>
    <w:rsid w:val="00AA45B5"/>
    <w:rsid w:val="00AA4622"/>
    <w:rsid w:val="00AA491F"/>
    <w:rsid w:val="00AA4A06"/>
    <w:rsid w:val="00AA4B8F"/>
    <w:rsid w:val="00AA4CB0"/>
    <w:rsid w:val="00AA4D56"/>
    <w:rsid w:val="00AA4D5D"/>
    <w:rsid w:val="00AA4DE6"/>
    <w:rsid w:val="00AA51DF"/>
    <w:rsid w:val="00AA5294"/>
    <w:rsid w:val="00AA5353"/>
    <w:rsid w:val="00AA5A99"/>
    <w:rsid w:val="00AA5ACA"/>
    <w:rsid w:val="00AA5AD1"/>
    <w:rsid w:val="00AA5C52"/>
    <w:rsid w:val="00AA5D60"/>
    <w:rsid w:val="00AA5E08"/>
    <w:rsid w:val="00AA603A"/>
    <w:rsid w:val="00AA611F"/>
    <w:rsid w:val="00AA64C6"/>
    <w:rsid w:val="00AA64F9"/>
    <w:rsid w:val="00AA6574"/>
    <w:rsid w:val="00AA6612"/>
    <w:rsid w:val="00AA678E"/>
    <w:rsid w:val="00AA698B"/>
    <w:rsid w:val="00AA6AE0"/>
    <w:rsid w:val="00AA6B5A"/>
    <w:rsid w:val="00AA6CB4"/>
    <w:rsid w:val="00AA6D67"/>
    <w:rsid w:val="00AA6E54"/>
    <w:rsid w:val="00AA706D"/>
    <w:rsid w:val="00AA70D1"/>
    <w:rsid w:val="00AA70E8"/>
    <w:rsid w:val="00AA736C"/>
    <w:rsid w:val="00AA76BC"/>
    <w:rsid w:val="00AA76FC"/>
    <w:rsid w:val="00AA77CC"/>
    <w:rsid w:val="00AA7A35"/>
    <w:rsid w:val="00AA7AC2"/>
    <w:rsid w:val="00AA7C4F"/>
    <w:rsid w:val="00AA7C6C"/>
    <w:rsid w:val="00AA7CC5"/>
    <w:rsid w:val="00AA7E52"/>
    <w:rsid w:val="00AA7E84"/>
    <w:rsid w:val="00AA7F16"/>
    <w:rsid w:val="00AA7F48"/>
    <w:rsid w:val="00AB0229"/>
    <w:rsid w:val="00AB0351"/>
    <w:rsid w:val="00AB03A9"/>
    <w:rsid w:val="00AB05A4"/>
    <w:rsid w:val="00AB05B4"/>
    <w:rsid w:val="00AB0621"/>
    <w:rsid w:val="00AB0669"/>
    <w:rsid w:val="00AB07DF"/>
    <w:rsid w:val="00AB0A68"/>
    <w:rsid w:val="00AB0AE5"/>
    <w:rsid w:val="00AB0C27"/>
    <w:rsid w:val="00AB0D97"/>
    <w:rsid w:val="00AB0F09"/>
    <w:rsid w:val="00AB0FF2"/>
    <w:rsid w:val="00AB1289"/>
    <w:rsid w:val="00AB157A"/>
    <w:rsid w:val="00AB15DF"/>
    <w:rsid w:val="00AB16D7"/>
    <w:rsid w:val="00AB1ADC"/>
    <w:rsid w:val="00AB1C67"/>
    <w:rsid w:val="00AB1E21"/>
    <w:rsid w:val="00AB1EDE"/>
    <w:rsid w:val="00AB20A1"/>
    <w:rsid w:val="00AB20BA"/>
    <w:rsid w:val="00AB21CC"/>
    <w:rsid w:val="00AB230E"/>
    <w:rsid w:val="00AB2310"/>
    <w:rsid w:val="00AB247F"/>
    <w:rsid w:val="00AB2620"/>
    <w:rsid w:val="00AB270C"/>
    <w:rsid w:val="00AB2812"/>
    <w:rsid w:val="00AB29BA"/>
    <w:rsid w:val="00AB2A98"/>
    <w:rsid w:val="00AB2D04"/>
    <w:rsid w:val="00AB2E33"/>
    <w:rsid w:val="00AB2E85"/>
    <w:rsid w:val="00AB2F6D"/>
    <w:rsid w:val="00AB3071"/>
    <w:rsid w:val="00AB318B"/>
    <w:rsid w:val="00AB32EB"/>
    <w:rsid w:val="00AB33F4"/>
    <w:rsid w:val="00AB3429"/>
    <w:rsid w:val="00AB34C7"/>
    <w:rsid w:val="00AB35DB"/>
    <w:rsid w:val="00AB3705"/>
    <w:rsid w:val="00AB37AD"/>
    <w:rsid w:val="00AB3935"/>
    <w:rsid w:val="00AB3A4B"/>
    <w:rsid w:val="00AB3B79"/>
    <w:rsid w:val="00AB3BD3"/>
    <w:rsid w:val="00AB3C11"/>
    <w:rsid w:val="00AB3C8C"/>
    <w:rsid w:val="00AB3CBA"/>
    <w:rsid w:val="00AB3D11"/>
    <w:rsid w:val="00AB3EA3"/>
    <w:rsid w:val="00AB3EEE"/>
    <w:rsid w:val="00AB3EF2"/>
    <w:rsid w:val="00AB3F54"/>
    <w:rsid w:val="00AB40CF"/>
    <w:rsid w:val="00AB42C2"/>
    <w:rsid w:val="00AB4368"/>
    <w:rsid w:val="00AB46DF"/>
    <w:rsid w:val="00AB470B"/>
    <w:rsid w:val="00AB4775"/>
    <w:rsid w:val="00AB4A29"/>
    <w:rsid w:val="00AB4CD6"/>
    <w:rsid w:val="00AB4E24"/>
    <w:rsid w:val="00AB5150"/>
    <w:rsid w:val="00AB5356"/>
    <w:rsid w:val="00AB538A"/>
    <w:rsid w:val="00AB53D5"/>
    <w:rsid w:val="00AB5444"/>
    <w:rsid w:val="00AB5446"/>
    <w:rsid w:val="00AB5481"/>
    <w:rsid w:val="00AB5540"/>
    <w:rsid w:val="00AB5580"/>
    <w:rsid w:val="00AB55FE"/>
    <w:rsid w:val="00AB5740"/>
    <w:rsid w:val="00AB57DB"/>
    <w:rsid w:val="00AB5885"/>
    <w:rsid w:val="00AB597B"/>
    <w:rsid w:val="00AB5AAD"/>
    <w:rsid w:val="00AB5C30"/>
    <w:rsid w:val="00AB6027"/>
    <w:rsid w:val="00AB604C"/>
    <w:rsid w:val="00AB60F3"/>
    <w:rsid w:val="00AB612D"/>
    <w:rsid w:val="00AB6276"/>
    <w:rsid w:val="00AB659B"/>
    <w:rsid w:val="00AB660C"/>
    <w:rsid w:val="00AB6735"/>
    <w:rsid w:val="00AB6C8D"/>
    <w:rsid w:val="00AB6CC4"/>
    <w:rsid w:val="00AB6F4C"/>
    <w:rsid w:val="00AB6FE4"/>
    <w:rsid w:val="00AB7269"/>
    <w:rsid w:val="00AB73DC"/>
    <w:rsid w:val="00AB74EE"/>
    <w:rsid w:val="00AB7BA7"/>
    <w:rsid w:val="00AB7D85"/>
    <w:rsid w:val="00AB7E57"/>
    <w:rsid w:val="00AC0198"/>
    <w:rsid w:val="00AC0252"/>
    <w:rsid w:val="00AC048A"/>
    <w:rsid w:val="00AC05E2"/>
    <w:rsid w:val="00AC080D"/>
    <w:rsid w:val="00AC08DF"/>
    <w:rsid w:val="00AC08E9"/>
    <w:rsid w:val="00AC0998"/>
    <w:rsid w:val="00AC0BDA"/>
    <w:rsid w:val="00AC0CF1"/>
    <w:rsid w:val="00AC0D19"/>
    <w:rsid w:val="00AC0D99"/>
    <w:rsid w:val="00AC10E8"/>
    <w:rsid w:val="00AC13DC"/>
    <w:rsid w:val="00AC147B"/>
    <w:rsid w:val="00AC147C"/>
    <w:rsid w:val="00AC165D"/>
    <w:rsid w:val="00AC169B"/>
    <w:rsid w:val="00AC1AE2"/>
    <w:rsid w:val="00AC1BC6"/>
    <w:rsid w:val="00AC1BC7"/>
    <w:rsid w:val="00AC1D02"/>
    <w:rsid w:val="00AC1D2D"/>
    <w:rsid w:val="00AC1EC1"/>
    <w:rsid w:val="00AC20E2"/>
    <w:rsid w:val="00AC216F"/>
    <w:rsid w:val="00AC21C4"/>
    <w:rsid w:val="00AC230D"/>
    <w:rsid w:val="00AC2421"/>
    <w:rsid w:val="00AC276B"/>
    <w:rsid w:val="00AC2916"/>
    <w:rsid w:val="00AC296E"/>
    <w:rsid w:val="00AC2F1C"/>
    <w:rsid w:val="00AC30E1"/>
    <w:rsid w:val="00AC30E9"/>
    <w:rsid w:val="00AC31D8"/>
    <w:rsid w:val="00AC365F"/>
    <w:rsid w:val="00AC37FA"/>
    <w:rsid w:val="00AC3A36"/>
    <w:rsid w:val="00AC3D60"/>
    <w:rsid w:val="00AC3D8C"/>
    <w:rsid w:val="00AC4148"/>
    <w:rsid w:val="00AC41A1"/>
    <w:rsid w:val="00AC42D6"/>
    <w:rsid w:val="00AC4328"/>
    <w:rsid w:val="00AC44FC"/>
    <w:rsid w:val="00AC4650"/>
    <w:rsid w:val="00AC4700"/>
    <w:rsid w:val="00AC475C"/>
    <w:rsid w:val="00AC475D"/>
    <w:rsid w:val="00AC48C0"/>
    <w:rsid w:val="00AC49A3"/>
    <w:rsid w:val="00AC4ABD"/>
    <w:rsid w:val="00AC4B63"/>
    <w:rsid w:val="00AC4BB4"/>
    <w:rsid w:val="00AC4CA5"/>
    <w:rsid w:val="00AC4D6E"/>
    <w:rsid w:val="00AC4EA1"/>
    <w:rsid w:val="00AC4EB9"/>
    <w:rsid w:val="00AC506C"/>
    <w:rsid w:val="00AC5161"/>
    <w:rsid w:val="00AC51BD"/>
    <w:rsid w:val="00AC5302"/>
    <w:rsid w:val="00AC5388"/>
    <w:rsid w:val="00AC5454"/>
    <w:rsid w:val="00AC570C"/>
    <w:rsid w:val="00AC5719"/>
    <w:rsid w:val="00AC5A5C"/>
    <w:rsid w:val="00AC5A81"/>
    <w:rsid w:val="00AC5AF2"/>
    <w:rsid w:val="00AC5B1A"/>
    <w:rsid w:val="00AC5B9D"/>
    <w:rsid w:val="00AC5BB3"/>
    <w:rsid w:val="00AC5EB1"/>
    <w:rsid w:val="00AC5F49"/>
    <w:rsid w:val="00AC5F8C"/>
    <w:rsid w:val="00AC606A"/>
    <w:rsid w:val="00AC60F3"/>
    <w:rsid w:val="00AC61D8"/>
    <w:rsid w:val="00AC6325"/>
    <w:rsid w:val="00AC6437"/>
    <w:rsid w:val="00AC66A5"/>
    <w:rsid w:val="00AC677B"/>
    <w:rsid w:val="00AC69C1"/>
    <w:rsid w:val="00AC6A34"/>
    <w:rsid w:val="00AC6C5C"/>
    <w:rsid w:val="00AC6ECF"/>
    <w:rsid w:val="00AC6FA2"/>
    <w:rsid w:val="00AC703D"/>
    <w:rsid w:val="00AC70DE"/>
    <w:rsid w:val="00AC70FE"/>
    <w:rsid w:val="00AC714E"/>
    <w:rsid w:val="00AC7163"/>
    <w:rsid w:val="00AC724D"/>
    <w:rsid w:val="00AC7293"/>
    <w:rsid w:val="00AC76B6"/>
    <w:rsid w:val="00AC779D"/>
    <w:rsid w:val="00AC7C50"/>
    <w:rsid w:val="00AD00DE"/>
    <w:rsid w:val="00AD0195"/>
    <w:rsid w:val="00AD031C"/>
    <w:rsid w:val="00AD03A3"/>
    <w:rsid w:val="00AD03A7"/>
    <w:rsid w:val="00AD04EC"/>
    <w:rsid w:val="00AD0528"/>
    <w:rsid w:val="00AD0598"/>
    <w:rsid w:val="00AD06A3"/>
    <w:rsid w:val="00AD073A"/>
    <w:rsid w:val="00AD07E4"/>
    <w:rsid w:val="00AD0A25"/>
    <w:rsid w:val="00AD0AAE"/>
    <w:rsid w:val="00AD0AC5"/>
    <w:rsid w:val="00AD0D8A"/>
    <w:rsid w:val="00AD101B"/>
    <w:rsid w:val="00AD1055"/>
    <w:rsid w:val="00AD112C"/>
    <w:rsid w:val="00AD1148"/>
    <w:rsid w:val="00AD1242"/>
    <w:rsid w:val="00AD124A"/>
    <w:rsid w:val="00AD1376"/>
    <w:rsid w:val="00AD13AB"/>
    <w:rsid w:val="00AD1449"/>
    <w:rsid w:val="00AD1675"/>
    <w:rsid w:val="00AD173D"/>
    <w:rsid w:val="00AD178F"/>
    <w:rsid w:val="00AD1DD6"/>
    <w:rsid w:val="00AD1E0E"/>
    <w:rsid w:val="00AD1F3D"/>
    <w:rsid w:val="00AD1F77"/>
    <w:rsid w:val="00AD209B"/>
    <w:rsid w:val="00AD2192"/>
    <w:rsid w:val="00AD2553"/>
    <w:rsid w:val="00AD2613"/>
    <w:rsid w:val="00AD26FC"/>
    <w:rsid w:val="00AD2708"/>
    <w:rsid w:val="00AD29CD"/>
    <w:rsid w:val="00AD30E3"/>
    <w:rsid w:val="00AD3133"/>
    <w:rsid w:val="00AD3169"/>
    <w:rsid w:val="00AD3209"/>
    <w:rsid w:val="00AD3370"/>
    <w:rsid w:val="00AD3877"/>
    <w:rsid w:val="00AD396E"/>
    <w:rsid w:val="00AD3AC1"/>
    <w:rsid w:val="00AD3ADB"/>
    <w:rsid w:val="00AD3C03"/>
    <w:rsid w:val="00AD3CB7"/>
    <w:rsid w:val="00AD3DD6"/>
    <w:rsid w:val="00AD3E08"/>
    <w:rsid w:val="00AD3F08"/>
    <w:rsid w:val="00AD4107"/>
    <w:rsid w:val="00AD42A4"/>
    <w:rsid w:val="00AD44C9"/>
    <w:rsid w:val="00AD468C"/>
    <w:rsid w:val="00AD46C5"/>
    <w:rsid w:val="00AD4961"/>
    <w:rsid w:val="00AD49D5"/>
    <w:rsid w:val="00AD4B1F"/>
    <w:rsid w:val="00AD4B26"/>
    <w:rsid w:val="00AD4B7F"/>
    <w:rsid w:val="00AD5075"/>
    <w:rsid w:val="00AD5332"/>
    <w:rsid w:val="00AD53E0"/>
    <w:rsid w:val="00AD5400"/>
    <w:rsid w:val="00AD5457"/>
    <w:rsid w:val="00AD549E"/>
    <w:rsid w:val="00AD54E1"/>
    <w:rsid w:val="00AD55C1"/>
    <w:rsid w:val="00AD566E"/>
    <w:rsid w:val="00AD5716"/>
    <w:rsid w:val="00AD58C0"/>
    <w:rsid w:val="00AD5939"/>
    <w:rsid w:val="00AD59D1"/>
    <w:rsid w:val="00AD5AAC"/>
    <w:rsid w:val="00AD5C5E"/>
    <w:rsid w:val="00AD5ECB"/>
    <w:rsid w:val="00AD5FED"/>
    <w:rsid w:val="00AD61FB"/>
    <w:rsid w:val="00AD62EE"/>
    <w:rsid w:val="00AD6311"/>
    <w:rsid w:val="00AD634A"/>
    <w:rsid w:val="00AD63FA"/>
    <w:rsid w:val="00AD65B1"/>
    <w:rsid w:val="00AD65D2"/>
    <w:rsid w:val="00AD66C2"/>
    <w:rsid w:val="00AD676D"/>
    <w:rsid w:val="00AD6A85"/>
    <w:rsid w:val="00AD6C5A"/>
    <w:rsid w:val="00AD6C98"/>
    <w:rsid w:val="00AD6CF1"/>
    <w:rsid w:val="00AD6EB0"/>
    <w:rsid w:val="00AD710C"/>
    <w:rsid w:val="00AD7116"/>
    <w:rsid w:val="00AD711E"/>
    <w:rsid w:val="00AD71F0"/>
    <w:rsid w:val="00AD7330"/>
    <w:rsid w:val="00AD734A"/>
    <w:rsid w:val="00AD73A6"/>
    <w:rsid w:val="00AD744E"/>
    <w:rsid w:val="00AD752E"/>
    <w:rsid w:val="00AD7A4E"/>
    <w:rsid w:val="00AD7D57"/>
    <w:rsid w:val="00AD7D7D"/>
    <w:rsid w:val="00AD7E75"/>
    <w:rsid w:val="00AD7F10"/>
    <w:rsid w:val="00AD7FAA"/>
    <w:rsid w:val="00AD7FEB"/>
    <w:rsid w:val="00AE00A8"/>
    <w:rsid w:val="00AE047E"/>
    <w:rsid w:val="00AE077A"/>
    <w:rsid w:val="00AE0AE8"/>
    <w:rsid w:val="00AE0EED"/>
    <w:rsid w:val="00AE118F"/>
    <w:rsid w:val="00AE142C"/>
    <w:rsid w:val="00AE148D"/>
    <w:rsid w:val="00AE1497"/>
    <w:rsid w:val="00AE1579"/>
    <w:rsid w:val="00AE1813"/>
    <w:rsid w:val="00AE1940"/>
    <w:rsid w:val="00AE197B"/>
    <w:rsid w:val="00AE1B27"/>
    <w:rsid w:val="00AE1B43"/>
    <w:rsid w:val="00AE1BD2"/>
    <w:rsid w:val="00AE1C5D"/>
    <w:rsid w:val="00AE1D92"/>
    <w:rsid w:val="00AE2019"/>
    <w:rsid w:val="00AE214F"/>
    <w:rsid w:val="00AE21EF"/>
    <w:rsid w:val="00AE2298"/>
    <w:rsid w:val="00AE22F9"/>
    <w:rsid w:val="00AE230D"/>
    <w:rsid w:val="00AE2479"/>
    <w:rsid w:val="00AE2620"/>
    <w:rsid w:val="00AE271B"/>
    <w:rsid w:val="00AE28DC"/>
    <w:rsid w:val="00AE2A13"/>
    <w:rsid w:val="00AE2B18"/>
    <w:rsid w:val="00AE2E84"/>
    <w:rsid w:val="00AE2F1B"/>
    <w:rsid w:val="00AE2F58"/>
    <w:rsid w:val="00AE2F69"/>
    <w:rsid w:val="00AE30E5"/>
    <w:rsid w:val="00AE3241"/>
    <w:rsid w:val="00AE3437"/>
    <w:rsid w:val="00AE3589"/>
    <w:rsid w:val="00AE3763"/>
    <w:rsid w:val="00AE387F"/>
    <w:rsid w:val="00AE3B1E"/>
    <w:rsid w:val="00AE3B74"/>
    <w:rsid w:val="00AE3CDE"/>
    <w:rsid w:val="00AE3D65"/>
    <w:rsid w:val="00AE3DAE"/>
    <w:rsid w:val="00AE402C"/>
    <w:rsid w:val="00AE40CA"/>
    <w:rsid w:val="00AE4113"/>
    <w:rsid w:val="00AE41DE"/>
    <w:rsid w:val="00AE4209"/>
    <w:rsid w:val="00AE452F"/>
    <w:rsid w:val="00AE4846"/>
    <w:rsid w:val="00AE4AF3"/>
    <w:rsid w:val="00AE4AFC"/>
    <w:rsid w:val="00AE4D71"/>
    <w:rsid w:val="00AE4E7E"/>
    <w:rsid w:val="00AE4F52"/>
    <w:rsid w:val="00AE5006"/>
    <w:rsid w:val="00AE5342"/>
    <w:rsid w:val="00AE535B"/>
    <w:rsid w:val="00AE53A8"/>
    <w:rsid w:val="00AE5456"/>
    <w:rsid w:val="00AE58A3"/>
    <w:rsid w:val="00AE5A15"/>
    <w:rsid w:val="00AE5AE7"/>
    <w:rsid w:val="00AE5C55"/>
    <w:rsid w:val="00AE5E58"/>
    <w:rsid w:val="00AE5EF6"/>
    <w:rsid w:val="00AE6026"/>
    <w:rsid w:val="00AE6120"/>
    <w:rsid w:val="00AE61E7"/>
    <w:rsid w:val="00AE62B2"/>
    <w:rsid w:val="00AE653B"/>
    <w:rsid w:val="00AE6607"/>
    <w:rsid w:val="00AE66B0"/>
    <w:rsid w:val="00AE678A"/>
    <w:rsid w:val="00AE6926"/>
    <w:rsid w:val="00AE6D03"/>
    <w:rsid w:val="00AE6DED"/>
    <w:rsid w:val="00AE6E84"/>
    <w:rsid w:val="00AE6F0C"/>
    <w:rsid w:val="00AE7137"/>
    <w:rsid w:val="00AE7193"/>
    <w:rsid w:val="00AE7198"/>
    <w:rsid w:val="00AE72A0"/>
    <w:rsid w:val="00AE73E1"/>
    <w:rsid w:val="00AE73F1"/>
    <w:rsid w:val="00AE743A"/>
    <w:rsid w:val="00AE754B"/>
    <w:rsid w:val="00AE7553"/>
    <w:rsid w:val="00AE7581"/>
    <w:rsid w:val="00AE75BA"/>
    <w:rsid w:val="00AE7604"/>
    <w:rsid w:val="00AE7648"/>
    <w:rsid w:val="00AE7719"/>
    <w:rsid w:val="00AE7B3F"/>
    <w:rsid w:val="00AE7C73"/>
    <w:rsid w:val="00AE7E7B"/>
    <w:rsid w:val="00AE7EC0"/>
    <w:rsid w:val="00AE7F85"/>
    <w:rsid w:val="00AE7FEC"/>
    <w:rsid w:val="00AF00FF"/>
    <w:rsid w:val="00AF0337"/>
    <w:rsid w:val="00AF0396"/>
    <w:rsid w:val="00AF064E"/>
    <w:rsid w:val="00AF065E"/>
    <w:rsid w:val="00AF089E"/>
    <w:rsid w:val="00AF0A3B"/>
    <w:rsid w:val="00AF0EDD"/>
    <w:rsid w:val="00AF0F8A"/>
    <w:rsid w:val="00AF1007"/>
    <w:rsid w:val="00AF1114"/>
    <w:rsid w:val="00AF143A"/>
    <w:rsid w:val="00AF154B"/>
    <w:rsid w:val="00AF1B3C"/>
    <w:rsid w:val="00AF1BCC"/>
    <w:rsid w:val="00AF1BEA"/>
    <w:rsid w:val="00AF1C9A"/>
    <w:rsid w:val="00AF1DCD"/>
    <w:rsid w:val="00AF1FB6"/>
    <w:rsid w:val="00AF2073"/>
    <w:rsid w:val="00AF23FA"/>
    <w:rsid w:val="00AF2446"/>
    <w:rsid w:val="00AF248A"/>
    <w:rsid w:val="00AF272D"/>
    <w:rsid w:val="00AF29A3"/>
    <w:rsid w:val="00AF2A1F"/>
    <w:rsid w:val="00AF2D79"/>
    <w:rsid w:val="00AF2DF6"/>
    <w:rsid w:val="00AF302B"/>
    <w:rsid w:val="00AF30A3"/>
    <w:rsid w:val="00AF3208"/>
    <w:rsid w:val="00AF3617"/>
    <w:rsid w:val="00AF361A"/>
    <w:rsid w:val="00AF389E"/>
    <w:rsid w:val="00AF392D"/>
    <w:rsid w:val="00AF39AB"/>
    <w:rsid w:val="00AF3C13"/>
    <w:rsid w:val="00AF3C23"/>
    <w:rsid w:val="00AF3D25"/>
    <w:rsid w:val="00AF3F81"/>
    <w:rsid w:val="00AF3F94"/>
    <w:rsid w:val="00AF4009"/>
    <w:rsid w:val="00AF414D"/>
    <w:rsid w:val="00AF4449"/>
    <w:rsid w:val="00AF44A6"/>
    <w:rsid w:val="00AF4525"/>
    <w:rsid w:val="00AF46FB"/>
    <w:rsid w:val="00AF4B10"/>
    <w:rsid w:val="00AF4B6B"/>
    <w:rsid w:val="00AF4C5B"/>
    <w:rsid w:val="00AF4CFE"/>
    <w:rsid w:val="00AF4D02"/>
    <w:rsid w:val="00AF4DCE"/>
    <w:rsid w:val="00AF4DEE"/>
    <w:rsid w:val="00AF4EDC"/>
    <w:rsid w:val="00AF50DB"/>
    <w:rsid w:val="00AF5181"/>
    <w:rsid w:val="00AF51CD"/>
    <w:rsid w:val="00AF529D"/>
    <w:rsid w:val="00AF549B"/>
    <w:rsid w:val="00AF5668"/>
    <w:rsid w:val="00AF5727"/>
    <w:rsid w:val="00AF5734"/>
    <w:rsid w:val="00AF5742"/>
    <w:rsid w:val="00AF59E2"/>
    <w:rsid w:val="00AF5C7C"/>
    <w:rsid w:val="00AF5D6F"/>
    <w:rsid w:val="00AF5FC0"/>
    <w:rsid w:val="00AF6007"/>
    <w:rsid w:val="00AF6161"/>
    <w:rsid w:val="00AF6200"/>
    <w:rsid w:val="00AF6212"/>
    <w:rsid w:val="00AF633E"/>
    <w:rsid w:val="00AF63ED"/>
    <w:rsid w:val="00AF6412"/>
    <w:rsid w:val="00AF64A6"/>
    <w:rsid w:val="00AF64DF"/>
    <w:rsid w:val="00AF6585"/>
    <w:rsid w:val="00AF695F"/>
    <w:rsid w:val="00AF6FF7"/>
    <w:rsid w:val="00AF7029"/>
    <w:rsid w:val="00AF7117"/>
    <w:rsid w:val="00AF715A"/>
    <w:rsid w:val="00AF762E"/>
    <w:rsid w:val="00AF76E0"/>
    <w:rsid w:val="00AF790B"/>
    <w:rsid w:val="00AF7AF0"/>
    <w:rsid w:val="00AF7CB4"/>
    <w:rsid w:val="00AF7D1B"/>
    <w:rsid w:val="00AFED44"/>
    <w:rsid w:val="00B00250"/>
    <w:rsid w:val="00B00370"/>
    <w:rsid w:val="00B00711"/>
    <w:rsid w:val="00B00D02"/>
    <w:rsid w:val="00B01007"/>
    <w:rsid w:val="00B0101F"/>
    <w:rsid w:val="00B0111D"/>
    <w:rsid w:val="00B0149F"/>
    <w:rsid w:val="00B014B5"/>
    <w:rsid w:val="00B015BC"/>
    <w:rsid w:val="00B01708"/>
    <w:rsid w:val="00B018C0"/>
    <w:rsid w:val="00B018C8"/>
    <w:rsid w:val="00B018D2"/>
    <w:rsid w:val="00B019A1"/>
    <w:rsid w:val="00B01BC0"/>
    <w:rsid w:val="00B01C87"/>
    <w:rsid w:val="00B01D44"/>
    <w:rsid w:val="00B01D84"/>
    <w:rsid w:val="00B01E74"/>
    <w:rsid w:val="00B01F35"/>
    <w:rsid w:val="00B01FEC"/>
    <w:rsid w:val="00B01FFA"/>
    <w:rsid w:val="00B0216D"/>
    <w:rsid w:val="00B02725"/>
    <w:rsid w:val="00B02838"/>
    <w:rsid w:val="00B02BCC"/>
    <w:rsid w:val="00B02BF0"/>
    <w:rsid w:val="00B02CE2"/>
    <w:rsid w:val="00B02D19"/>
    <w:rsid w:val="00B02D8D"/>
    <w:rsid w:val="00B02F05"/>
    <w:rsid w:val="00B03030"/>
    <w:rsid w:val="00B030EB"/>
    <w:rsid w:val="00B033BD"/>
    <w:rsid w:val="00B03438"/>
    <w:rsid w:val="00B0357D"/>
    <w:rsid w:val="00B03759"/>
    <w:rsid w:val="00B03766"/>
    <w:rsid w:val="00B037F7"/>
    <w:rsid w:val="00B03891"/>
    <w:rsid w:val="00B03900"/>
    <w:rsid w:val="00B03A16"/>
    <w:rsid w:val="00B03A72"/>
    <w:rsid w:val="00B03C9D"/>
    <w:rsid w:val="00B03CFC"/>
    <w:rsid w:val="00B03D6C"/>
    <w:rsid w:val="00B03F58"/>
    <w:rsid w:val="00B040A5"/>
    <w:rsid w:val="00B040D0"/>
    <w:rsid w:val="00B04437"/>
    <w:rsid w:val="00B0444B"/>
    <w:rsid w:val="00B04943"/>
    <w:rsid w:val="00B0497B"/>
    <w:rsid w:val="00B04A88"/>
    <w:rsid w:val="00B04B1E"/>
    <w:rsid w:val="00B04C3C"/>
    <w:rsid w:val="00B04CFE"/>
    <w:rsid w:val="00B04D0A"/>
    <w:rsid w:val="00B04D93"/>
    <w:rsid w:val="00B04D9C"/>
    <w:rsid w:val="00B04E28"/>
    <w:rsid w:val="00B04E89"/>
    <w:rsid w:val="00B051B8"/>
    <w:rsid w:val="00B052F4"/>
    <w:rsid w:val="00B0530B"/>
    <w:rsid w:val="00B054D5"/>
    <w:rsid w:val="00B0551A"/>
    <w:rsid w:val="00B05532"/>
    <w:rsid w:val="00B05865"/>
    <w:rsid w:val="00B05906"/>
    <w:rsid w:val="00B05A19"/>
    <w:rsid w:val="00B05A57"/>
    <w:rsid w:val="00B05ADB"/>
    <w:rsid w:val="00B05D2B"/>
    <w:rsid w:val="00B05DAC"/>
    <w:rsid w:val="00B05E82"/>
    <w:rsid w:val="00B06054"/>
    <w:rsid w:val="00B061C1"/>
    <w:rsid w:val="00B0621E"/>
    <w:rsid w:val="00B06455"/>
    <w:rsid w:val="00B0659B"/>
    <w:rsid w:val="00B0661C"/>
    <w:rsid w:val="00B06823"/>
    <w:rsid w:val="00B06861"/>
    <w:rsid w:val="00B0686C"/>
    <w:rsid w:val="00B068C1"/>
    <w:rsid w:val="00B06A16"/>
    <w:rsid w:val="00B06A82"/>
    <w:rsid w:val="00B06D38"/>
    <w:rsid w:val="00B07026"/>
    <w:rsid w:val="00B07125"/>
    <w:rsid w:val="00B0712C"/>
    <w:rsid w:val="00B072C2"/>
    <w:rsid w:val="00B072D9"/>
    <w:rsid w:val="00B0739E"/>
    <w:rsid w:val="00B07410"/>
    <w:rsid w:val="00B076D7"/>
    <w:rsid w:val="00B077C8"/>
    <w:rsid w:val="00B077CB"/>
    <w:rsid w:val="00B07A1A"/>
    <w:rsid w:val="00B07A5E"/>
    <w:rsid w:val="00B07A66"/>
    <w:rsid w:val="00B07A80"/>
    <w:rsid w:val="00B07B79"/>
    <w:rsid w:val="00B07BAD"/>
    <w:rsid w:val="00B07D80"/>
    <w:rsid w:val="00B07DD7"/>
    <w:rsid w:val="00B07DEF"/>
    <w:rsid w:val="00B10082"/>
    <w:rsid w:val="00B1015D"/>
    <w:rsid w:val="00B1018E"/>
    <w:rsid w:val="00B10511"/>
    <w:rsid w:val="00B10609"/>
    <w:rsid w:val="00B1066E"/>
    <w:rsid w:val="00B106FD"/>
    <w:rsid w:val="00B10983"/>
    <w:rsid w:val="00B10C01"/>
    <w:rsid w:val="00B10E97"/>
    <w:rsid w:val="00B11060"/>
    <w:rsid w:val="00B11119"/>
    <w:rsid w:val="00B11357"/>
    <w:rsid w:val="00B114E4"/>
    <w:rsid w:val="00B11540"/>
    <w:rsid w:val="00B116C0"/>
    <w:rsid w:val="00B116E2"/>
    <w:rsid w:val="00B116F6"/>
    <w:rsid w:val="00B11752"/>
    <w:rsid w:val="00B11BF9"/>
    <w:rsid w:val="00B11D39"/>
    <w:rsid w:val="00B11D52"/>
    <w:rsid w:val="00B11DAE"/>
    <w:rsid w:val="00B1207C"/>
    <w:rsid w:val="00B1209A"/>
    <w:rsid w:val="00B12100"/>
    <w:rsid w:val="00B12139"/>
    <w:rsid w:val="00B1236E"/>
    <w:rsid w:val="00B123C7"/>
    <w:rsid w:val="00B12421"/>
    <w:rsid w:val="00B125E0"/>
    <w:rsid w:val="00B126BD"/>
    <w:rsid w:val="00B12862"/>
    <w:rsid w:val="00B12A11"/>
    <w:rsid w:val="00B12A56"/>
    <w:rsid w:val="00B12B51"/>
    <w:rsid w:val="00B12B57"/>
    <w:rsid w:val="00B12D5D"/>
    <w:rsid w:val="00B12D8C"/>
    <w:rsid w:val="00B12F23"/>
    <w:rsid w:val="00B12F42"/>
    <w:rsid w:val="00B13057"/>
    <w:rsid w:val="00B131B4"/>
    <w:rsid w:val="00B132BE"/>
    <w:rsid w:val="00B136E3"/>
    <w:rsid w:val="00B13A0C"/>
    <w:rsid w:val="00B13B69"/>
    <w:rsid w:val="00B13BA4"/>
    <w:rsid w:val="00B13CA8"/>
    <w:rsid w:val="00B13DD9"/>
    <w:rsid w:val="00B13DF0"/>
    <w:rsid w:val="00B13E16"/>
    <w:rsid w:val="00B13F9C"/>
    <w:rsid w:val="00B141C4"/>
    <w:rsid w:val="00B141FF"/>
    <w:rsid w:val="00B14275"/>
    <w:rsid w:val="00B14345"/>
    <w:rsid w:val="00B1438E"/>
    <w:rsid w:val="00B144AE"/>
    <w:rsid w:val="00B14516"/>
    <w:rsid w:val="00B145F2"/>
    <w:rsid w:val="00B1472E"/>
    <w:rsid w:val="00B1475A"/>
    <w:rsid w:val="00B147E6"/>
    <w:rsid w:val="00B147FD"/>
    <w:rsid w:val="00B1485D"/>
    <w:rsid w:val="00B14871"/>
    <w:rsid w:val="00B14916"/>
    <w:rsid w:val="00B14A27"/>
    <w:rsid w:val="00B14C11"/>
    <w:rsid w:val="00B14D9F"/>
    <w:rsid w:val="00B14F72"/>
    <w:rsid w:val="00B15302"/>
    <w:rsid w:val="00B1530A"/>
    <w:rsid w:val="00B1541C"/>
    <w:rsid w:val="00B15440"/>
    <w:rsid w:val="00B154C2"/>
    <w:rsid w:val="00B15521"/>
    <w:rsid w:val="00B15649"/>
    <w:rsid w:val="00B1564E"/>
    <w:rsid w:val="00B159F4"/>
    <w:rsid w:val="00B15A89"/>
    <w:rsid w:val="00B15C11"/>
    <w:rsid w:val="00B15C5A"/>
    <w:rsid w:val="00B15CB5"/>
    <w:rsid w:val="00B15E07"/>
    <w:rsid w:val="00B15EAE"/>
    <w:rsid w:val="00B16136"/>
    <w:rsid w:val="00B1650C"/>
    <w:rsid w:val="00B165BE"/>
    <w:rsid w:val="00B166B9"/>
    <w:rsid w:val="00B16748"/>
    <w:rsid w:val="00B167F0"/>
    <w:rsid w:val="00B16905"/>
    <w:rsid w:val="00B16A56"/>
    <w:rsid w:val="00B16A67"/>
    <w:rsid w:val="00B16AAA"/>
    <w:rsid w:val="00B16C6C"/>
    <w:rsid w:val="00B16E50"/>
    <w:rsid w:val="00B16F7F"/>
    <w:rsid w:val="00B16F9B"/>
    <w:rsid w:val="00B172D3"/>
    <w:rsid w:val="00B17313"/>
    <w:rsid w:val="00B1737E"/>
    <w:rsid w:val="00B1765B"/>
    <w:rsid w:val="00B17805"/>
    <w:rsid w:val="00B17907"/>
    <w:rsid w:val="00B17A33"/>
    <w:rsid w:val="00B17AB1"/>
    <w:rsid w:val="00B17E50"/>
    <w:rsid w:val="00B17EB5"/>
    <w:rsid w:val="00B201A7"/>
    <w:rsid w:val="00B20538"/>
    <w:rsid w:val="00B205B2"/>
    <w:rsid w:val="00B2075C"/>
    <w:rsid w:val="00B20764"/>
    <w:rsid w:val="00B208B0"/>
    <w:rsid w:val="00B208F3"/>
    <w:rsid w:val="00B20948"/>
    <w:rsid w:val="00B20987"/>
    <w:rsid w:val="00B209FB"/>
    <w:rsid w:val="00B20A88"/>
    <w:rsid w:val="00B20AFE"/>
    <w:rsid w:val="00B20B98"/>
    <w:rsid w:val="00B20EF4"/>
    <w:rsid w:val="00B20F0B"/>
    <w:rsid w:val="00B20F89"/>
    <w:rsid w:val="00B20FE1"/>
    <w:rsid w:val="00B21005"/>
    <w:rsid w:val="00B21222"/>
    <w:rsid w:val="00B212A7"/>
    <w:rsid w:val="00B213A9"/>
    <w:rsid w:val="00B213FE"/>
    <w:rsid w:val="00B2144D"/>
    <w:rsid w:val="00B21563"/>
    <w:rsid w:val="00B2179F"/>
    <w:rsid w:val="00B218DE"/>
    <w:rsid w:val="00B21932"/>
    <w:rsid w:val="00B21A4A"/>
    <w:rsid w:val="00B21A5A"/>
    <w:rsid w:val="00B21C2B"/>
    <w:rsid w:val="00B21C4F"/>
    <w:rsid w:val="00B21E6A"/>
    <w:rsid w:val="00B21EAF"/>
    <w:rsid w:val="00B21EE7"/>
    <w:rsid w:val="00B21F8B"/>
    <w:rsid w:val="00B22035"/>
    <w:rsid w:val="00B2210B"/>
    <w:rsid w:val="00B22160"/>
    <w:rsid w:val="00B2247C"/>
    <w:rsid w:val="00B224CF"/>
    <w:rsid w:val="00B226ED"/>
    <w:rsid w:val="00B227FC"/>
    <w:rsid w:val="00B22825"/>
    <w:rsid w:val="00B2285D"/>
    <w:rsid w:val="00B22992"/>
    <w:rsid w:val="00B22A9E"/>
    <w:rsid w:val="00B22BAA"/>
    <w:rsid w:val="00B22D7D"/>
    <w:rsid w:val="00B22D9D"/>
    <w:rsid w:val="00B22F4C"/>
    <w:rsid w:val="00B22F66"/>
    <w:rsid w:val="00B22F79"/>
    <w:rsid w:val="00B22F9E"/>
    <w:rsid w:val="00B231EF"/>
    <w:rsid w:val="00B23266"/>
    <w:rsid w:val="00B234B7"/>
    <w:rsid w:val="00B235C7"/>
    <w:rsid w:val="00B23641"/>
    <w:rsid w:val="00B237D9"/>
    <w:rsid w:val="00B2383B"/>
    <w:rsid w:val="00B23844"/>
    <w:rsid w:val="00B23878"/>
    <w:rsid w:val="00B238BA"/>
    <w:rsid w:val="00B2390D"/>
    <w:rsid w:val="00B2398F"/>
    <w:rsid w:val="00B239BA"/>
    <w:rsid w:val="00B23D25"/>
    <w:rsid w:val="00B23EC9"/>
    <w:rsid w:val="00B24142"/>
    <w:rsid w:val="00B243F3"/>
    <w:rsid w:val="00B245C9"/>
    <w:rsid w:val="00B246D6"/>
    <w:rsid w:val="00B24720"/>
    <w:rsid w:val="00B24812"/>
    <w:rsid w:val="00B24CCE"/>
    <w:rsid w:val="00B24D74"/>
    <w:rsid w:val="00B24E43"/>
    <w:rsid w:val="00B250AA"/>
    <w:rsid w:val="00B25140"/>
    <w:rsid w:val="00B25302"/>
    <w:rsid w:val="00B25375"/>
    <w:rsid w:val="00B25440"/>
    <w:rsid w:val="00B254ED"/>
    <w:rsid w:val="00B254FC"/>
    <w:rsid w:val="00B256E3"/>
    <w:rsid w:val="00B25AAF"/>
    <w:rsid w:val="00B25BF8"/>
    <w:rsid w:val="00B25D61"/>
    <w:rsid w:val="00B25DAF"/>
    <w:rsid w:val="00B26008"/>
    <w:rsid w:val="00B26218"/>
    <w:rsid w:val="00B26392"/>
    <w:rsid w:val="00B264D6"/>
    <w:rsid w:val="00B26568"/>
    <w:rsid w:val="00B265A6"/>
    <w:rsid w:val="00B265D2"/>
    <w:rsid w:val="00B26B0B"/>
    <w:rsid w:val="00B26BDB"/>
    <w:rsid w:val="00B26DAD"/>
    <w:rsid w:val="00B26DD5"/>
    <w:rsid w:val="00B26F27"/>
    <w:rsid w:val="00B2708D"/>
    <w:rsid w:val="00B270FB"/>
    <w:rsid w:val="00B2710D"/>
    <w:rsid w:val="00B2723E"/>
    <w:rsid w:val="00B2747F"/>
    <w:rsid w:val="00B274E5"/>
    <w:rsid w:val="00B277D2"/>
    <w:rsid w:val="00B2790B"/>
    <w:rsid w:val="00B27AB6"/>
    <w:rsid w:val="00B27B05"/>
    <w:rsid w:val="00B27F17"/>
    <w:rsid w:val="00B30191"/>
    <w:rsid w:val="00B30261"/>
    <w:rsid w:val="00B30422"/>
    <w:rsid w:val="00B305C8"/>
    <w:rsid w:val="00B30768"/>
    <w:rsid w:val="00B30835"/>
    <w:rsid w:val="00B3084D"/>
    <w:rsid w:val="00B308B2"/>
    <w:rsid w:val="00B30A2C"/>
    <w:rsid w:val="00B30A4B"/>
    <w:rsid w:val="00B30EF2"/>
    <w:rsid w:val="00B30F93"/>
    <w:rsid w:val="00B310CF"/>
    <w:rsid w:val="00B310D8"/>
    <w:rsid w:val="00B31107"/>
    <w:rsid w:val="00B31265"/>
    <w:rsid w:val="00B3154E"/>
    <w:rsid w:val="00B31812"/>
    <w:rsid w:val="00B3182E"/>
    <w:rsid w:val="00B3189B"/>
    <w:rsid w:val="00B31965"/>
    <w:rsid w:val="00B31A47"/>
    <w:rsid w:val="00B31ADC"/>
    <w:rsid w:val="00B31E08"/>
    <w:rsid w:val="00B31EC2"/>
    <w:rsid w:val="00B31F50"/>
    <w:rsid w:val="00B3200E"/>
    <w:rsid w:val="00B32320"/>
    <w:rsid w:val="00B32398"/>
    <w:rsid w:val="00B323B0"/>
    <w:rsid w:val="00B326F9"/>
    <w:rsid w:val="00B32705"/>
    <w:rsid w:val="00B32752"/>
    <w:rsid w:val="00B32934"/>
    <w:rsid w:val="00B32986"/>
    <w:rsid w:val="00B32DE9"/>
    <w:rsid w:val="00B32DEC"/>
    <w:rsid w:val="00B32E3F"/>
    <w:rsid w:val="00B32EB2"/>
    <w:rsid w:val="00B3337B"/>
    <w:rsid w:val="00B33586"/>
    <w:rsid w:val="00B33590"/>
    <w:rsid w:val="00B33649"/>
    <w:rsid w:val="00B3366D"/>
    <w:rsid w:val="00B337D5"/>
    <w:rsid w:val="00B33877"/>
    <w:rsid w:val="00B339F5"/>
    <w:rsid w:val="00B33A3E"/>
    <w:rsid w:val="00B33F76"/>
    <w:rsid w:val="00B33FB1"/>
    <w:rsid w:val="00B344CF"/>
    <w:rsid w:val="00B34507"/>
    <w:rsid w:val="00B3452E"/>
    <w:rsid w:val="00B34581"/>
    <w:rsid w:val="00B3463F"/>
    <w:rsid w:val="00B34647"/>
    <w:rsid w:val="00B3475E"/>
    <w:rsid w:val="00B3477C"/>
    <w:rsid w:val="00B348CC"/>
    <w:rsid w:val="00B349A3"/>
    <w:rsid w:val="00B34C93"/>
    <w:rsid w:val="00B34CBB"/>
    <w:rsid w:val="00B34CF6"/>
    <w:rsid w:val="00B34DA0"/>
    <w:rsid w:val="00B34E07"/>
    <w:rsid w:val="00B34E68"/>
    <w:rsid w:val="00B34EE3"/>
    <w:rsid w:val="00B34F6B"/>
    <w:rsid w:val="00B34FF3"/>
    <w:rsid w:val="00B350F7"/>
    <w:rsid w:val="00B3536A"/>
    <w:rsid w:val="00B354BE"/>
    <w:rsid w:val="00B355D3"/>
    <w:rsid w:val="00B3575B"/>
    <w:rsid w:val="00B35B30"/>
    <w:rsid w:val="00B35BA3"/>
    <w:rsid w:val="00B35BE2"/>
    <w:rsid w:val="00B35C7A"/>
    <w:rsid w:val="00B35C7D"/>
    <w:rsid w:val="00B35D83"/>
    <w:rsid w:val="00B35ECA"/>
    <w:rsid w:val="00B35F49"/>
    <w:rsid w:val="00B35FB1"/>
    <w:rsid w:val="00B35FFD"/>
    <w:rsid w:val="00B360A5"/>
    <w:rsid w:val="00B36215"/>
    <w:rsid w:val="00B3642B"/>
    <w:rsid w:val="00B36471"/>
    <w:rsid w:val="00B3688C"/>
    <w:rsid w:val="00B368BD"/>
    <w:rsid w:val="00B36BCB"/>
    <w:rsid w:val="00B36CE8"/>
    <w:rsid w:val="00B36D97"/>
    <w:rsid w:val="00B36F45"/>
    <w:rsid w:val="00B37049"/>
    <w:rsid w:val="00B373E5"/>
    <w:rsid w:val="00B374D9"/>
    <w:rsid w:val="00B374EF"/>
    <w:rsid w:val="00B37600"/>
    <w:rsid w:val="00B37637"/>
    <w:rsid w:val="00B37660"/>
    <w:rsid w:val="00B37ABA"/>
    <w:rsid w:val="00B37BFD"/>
    <w:rsid w:val="00B37DCC"/>
    <w:rsid w:val="00B400DB"/>
    <w:rsid w:val="00B401E9"/>
    <w:rsid w:val="00B40295"/>
    <w:rsid w:val="00B4029D"/>
    <w:rsid w:val="00B4031C"/>
    <w:rsid w:val="00B40356"/>
    <w:rsid w:val="00B406DA"/>
    <w:rsid w:val="00B4086A"/>
    <w:rsid w:val="00B40997"/>
    <w:rsid w:val="00B40AC9"/>
    <w:rsid w:val="00B40DBF"/>
    <w:rsid w:val="00B40EE3"/>
    <w:rsid w:val="00B41072"/>
    <w:rsid w:val="00B41085"/>
    <w:rsid w:val="00B41086"/>
    <w:rsid w:val="00B4109A"/>
    <w:rsid w:val="00B41587"/>
    <w:rsid w:val="00B41597"/>
    <w:rsid w:val="00B41622"/>
    <w:rsid w:val="00B416A2"/>
    <w:rsid w:val="00B416C8"/>
    <w:rsid w:val="00B416DB"/>
    <w:rsid w:val="00B416E2"/>
    <w:rsid w:val="00B41B02"/>
    <w:rsid w:val="00B41C0C"/>
    <w:rsid w:val="00B41EBD"/>
    <w:rsid w:val="00B4205E"/>
    <w:rsid w:val="00B42110"/>
    <w:rsid w:val="00B4217D"/>
    <w:rsid w:val="00B42229"/>
    <w:rsid w:val="00B422B9"/>
    <w:rsid w:val="00B42303"/>
    <w:rsid w:val="00B424F9"/>
    <w:rsid w:val="00B42543"/>
    <w:rsid w:val="00B42549"/>
    <w:rsid w:val="00B4263D"/>
    <w:rsid w:val="00B426FA"/>
    <w:rsid w:val="00B4273A"/>
    <w:rsid w:val="00B4283C"/>
    <w:rsid w:val="00B428D7"/>
    <w:rsid w:val="00B428EA"/>
    <w:rsid w:val="00B42A3D"/>
    <w:rsid w:val="00B42AA8"/>
    <w:rsid w:val="00B42BF2"/>
    <w:rsid w:val="00B42DD2"/>
    <w:rsid w:val="00B42E84"/>
    <w:rsid w:val="00B42FE0"/>
    <w:rsid w:val="00B43053"/>
    <w:rsid w:val="00B43345"/>
    <w:rsid w:val="00B4340A"/>
    <w:rsid w:val="00B434AB"/>
    <w:rsid w:val="00B43A00"/>
    <w:rsid w:val="00B43A22"/>
    <w:rsid w:val="00B43ACA"/>
    <w:rsid w:val="00B43AF5"/>
    <w:rsid w:val="00B43C21"/>
    <w:rsid w:val="00B43D4A"/>
    <w:rsid w:val="00B43E12"/>
    <w:rsid w:val="00B441BD"/>
    <w:rsid w:val="00B4426E"/>
    <w:rsid w:val="00B4434E"/>
    <w:rsid w:val="00B443EA"/>
    <w:rsid w:val="00B44531"/>
    <w:rsid w:val="00B4457C"/>
    <w:rsid w:val="00B446DC"/>
    <w:rsid w:val="00B44769"/>
    <w:rsid w:val="00B4477B"/>
    <w:rsid w:val="00B44937"/>
    <w:rsid w:val="00B44A72"/>
    <w:rsid w:val="00B44C5C"/>
    <w:rsid w:val="00B44E00"/>
    <w:rsid w:val="00B4506A"/>
    <w:rsid w:val="00B45172"/>
    <w:rsid w:val="00B45327"/>
    <w:rsid w:val="00B45355"/>
    <w:rsid w:val="00B4540C"/>
    <w:rsid w:val="00B45901"/>
    <w:rsid w:val="00B45922"/>
    <w:rsid w:val="00B45B51"/>
    <w:rsid w:val="00B45D6A"/>
    <w:rsid w:val="00B45DD5"/>
    <w:rsid w:val="00B45E1E"/>
    <w:rsid w:val="00B46317"/>
    <w:rsid w:val="00B464F1"/>
    <w:rsid w:val="00B465E7"/>
    <w:rsid w:val="00B4664A"/>
    <w:rsid w:val="00B46660"/>
    <w:rsid w:val="00B46730"/>
    <w:rsid w:val="00B467D0"/>
    <w:rsid w:val="00B46885"/>
    <w:rsid w:val="00B468BD"/>
    <w:rsid w:val="00B46AE8"/>
    <w:rsid w:val="00B46BB9"/>
    <w:rsid w:val="00B46C59"/>
    <w:rsid w:val="00B46C60"/>
    <w:rsid w:val="00B46C9D"/>
    <w:rsid w:val="00B46CB5"/>
    <w:rsid w:val="00B46E6A"/>
    <w:rsid w:val="00B4703E"/>
    <w:rsid w:val="00B47444"/>
    <w:rsid w:val="00B474AA"/>
    <w:rsid w:val="00B47514"/>
    <w:rsid w:val="00B47588"/>
    <w:rsid w:val="00B4764D"/>
    <w:rsid w:val="00B47659"/>
    <w:rsid w:val="00B47697"/>
    <w:rsid w:val="00B47D6D"/>
    <w:rsid w:val="00B47DAF"/>
    <w:rsid w:val="00B47ED7"/>
    <w:rsid w:val="00B50183"/>
    <w:rsid w:val="00B50235"/>
    <w:rsid w:val="00B502F1"/>
    <w:rsid w:val="00B505CD"/>
    <w:rsid w:val="00B506B0"/>
    <w:rsid w:val="00B50961"/>
    <w:rsid w:val="00B50AFC"/>
    <w:rsid w:val="00B50DD7"/>
    <w:rsid w:val="00B50EB6"/>
    <w:rsid w:val="00B50EF1"/>
    <w:rsid w:val="00B51420"/>
    <w:rsid w:val="00B5152A"/>
    <w:rsid w:val="00B51821"/>
    <w:rsid w:val="00B51A29"/>
    <w:rsid w:val="00B51A41"/>
    <w:rsid w:val="00B51B53"/>
    <w:rsid w:val="00B51C27"/>
    <w:rsid w:val="00B51CB8"/>
    <w:rsid w:val="00B51ED2"/>
    <w:rsid w:val="00B5203A"/>
    <w:rsid w:val="00B5205D"/>
    <w:rsid w:val="00B523FE"/>
    <w:rsid w:val="00B524AE"/>
    <w:rsid w:val="00B5257D"/>
    <w:rsid w:val="00B52586"/>
    <w:rsid w:val="00B52743"/>
    <w:rsid w:val="00B5276E"/>
    <w:rsid w:val="00B52BC0"/>
    <w:rsid w:val="00B52BFC"/>
    <w:rsid w:val="00B52D48"/>
    <w:rsid w:val="00B52E4B"/>
    <w:rsid w:val="00B52E8A"/>
    <w:rsid w:val="00B52EDE"/>
    <w:rsid w:val="00B53076"/>
    <w:rsid w:val="00B53227"/>
    <w:rsid w:val="00B5336C"/>
    <w:rsid w:val="00B534B6"/>
    <w:rsid w:val="00B5357E"/>
    <w:rsid w:val="00B535FD"/>
    <w:rsid w:val="00B536BE"/>
    <w:rsid w:val="00B53728"/>
    <w:rsid w:val="00B53759"/>
    <w:rsid w:val="00B53777"/>
    <w:rsid w:val="00B537F0"/>
    <w:rsid w:val="00B53812"/>
    <w:rsid w:val="00B53AFE"/>
    <w:rsid w:val="00B53B80"/>
    <w:rsid w:val="00B53D6A"/>
    <w:rsid w:val="00B53E1D"/>
    <w:rsid w:val="00B54035"/>
    <w:rsid w:val="00B54065"/>
    <w:rsid w:val="00B5420B"/>
    <w:rsid w:val="00B54341"/>
    <w:rsid w:val="00B5434B"/>
    <w:rsid w:val="00B54379"/>
    <w:rsid w:val="00B545CC"/>
    <w:rsid w:val="00B54609"/>
    <w:rsid w:val="00B548E7"/>
    <w:rsid w:val="00B548FA"/>
    <w:rsid w:val="00B54A40"/>
    <w:rsid w:val="00B54B3E"/>
    <w:rsid w:val="00B54B96"/>
    <w:rsid w:val="00B54C97"/>
    <w:rsid w:val="00B54D65"/>
    <w:rsid w:val="00B54E21"/>
    <w:rsid w:val="00B54FD5"/>
    <w:rsid w:val="00B551E1"/>
    <w:rsid w:val="00B552DB"/>
    <w:rsid w:val="00B5557E"/>
    <w:rsid w:val="00B55685"/>
    <w:rsid w:val="00B5569E"/>
    <w:rsid w:val="00B55868"/>
    <w:rsid w:val="00B5586D"/>
    <w:rsid w:val="00B558C5"/>
    <w:rsid w:val="00B55B26"/>
    <w:rsid w:val="00B55C41"/>
    <w:rsid w:val="00B55C8F"/>
    <w:rsid w:val="00B56080"/>
    <w:rsid w:val="00B56096"/>
    <w:rsid w:val="00B56298"/>
    <w:rsid w:val="00B563FC"/>
    <w:rsid w:val="00B56554"/>
    <w:rsid w:val="00B56571"/>
    <w:rsid w:val="00B565B4"/>
    <w:rsid w:val="00B5663A"/>
    <w:rsid w:val="00B566F7"/>
    <w:rsid w:val="00B56736"/>
    <w:rsid w:val="00B56744"/>
    <w:rsid w:val="00B56D45"/>
    <w:rsid w:val="00B56D6F"/>
    <w:rsid w:val="00B5703C"/>
    <w:rsid w:val="00B5716B"/>
    <w:rsid w:val="00B57373"/>
    <w:rsid w:val="00B5741E"/>
    <w:rsid w:val="00B574A0"/>
    <w:rsid w:val="00B575A4"/>
    <w:rsid w:val="00B579F7"/>
    <w:rsid w:val="00B57BA5"/>
    <w:rsid w:val="00B57D07"/>
    <w:rsid w:val="00B57DCE"/>
    <w:rsid w:val="00B57F38"/>
    <w:rsid w:val="00B57FBB"/>
    <w:rsid w:val="00B6003A"/>
    <w:rsid w:val="00B6009A"/>
    <w:rsid w:val="00B602D6"/>
    <w:rsid w:val="00B60428"/>
    <w:rsid w:val="00B60485"/>
    <w:rsid w:val="00B604A5"/>
    <w:rsid w:val="00B60656"/>
    <w:rsid w:val="00B607BE"/>
    <w:rsid w:val="00B608E7"/>
    <w:rsid w:val="00B609B8"/>
    <w:rsid w:val="00B60BA4"/>
    <w:rsid w:val="00B60CCE"/>
    <w:rsid w:val="00B60D95"/>
    <w:rsid w:val="00B6102E"/>
    <w:rsid w:val="00B610E4"/>
    <w:rsid w:val="00B6132A"/>
    <w:rsid w:val="00B61483"/>
    <w:rsid w:val="00B615BB"/>
    <w:rsid w:val="00B61635"/>
    <w:rsid w:val="00B618DF"/>
    <w:rsid w:val="00B61B89"/>
    <w:rsid w:val="00B61C02"/>
    <w:rsid w:val="00B61CB2"/>
    <w:rsid w:val="00B61CD9"/>
    <w:rsid w:val="00B61F59"/>
    <w:rsid w:val="00B61F73"/>
    <w:rsid w:val="00B6247B"/>
    <w:rsid w:val="00B624BB"/>
    <w:rsid w:val="00B6251D"/>
    <w:rsid w:val="00B62856"/>
    <w:rsid w:val="00B6287A"/>
    <w:rsid w:val="00B62A9C"/>
    <w:rsid w:val="00B62BD3"/>
    <w:rsid w:val="00B62CFF"/>
    <w:rsid w:val="00B631AB"/>
    <w:rsid w:val="00B63302"/>
    <w:rsid w:val="00B634DF"/>
    <w:rsid w:val="00B634FD"/>
    <w:rsid w:val="00B6365A"/>
    <w:rsid w:val="00B638A6"/>
    <w:rsid w:val="00B63943"/>
    <w:rsid w:val="00B63979"/>
    <w:rsid w:val="00B63A17"/>
    <w:rsid w:val="00B63D1B"/>
    <w:rsid w:val="00B6402F"/>
    <w:rsid w:val="00B6409B"/>
    <w:rsid w:val="00B64240"/>
    <w:rsid w:val="00B64869"/>
    <w:rsid w:val="00B6495E"/>
    <w:rsid w:val="00B64A26"/>
    <w:rsid w:val="00B64CBD"/>
    <w:rsid w:val="00B64EEE"/>
    <w:rsid w:val="00B65006"/>
    <w:rsid w:val="00B65087"/>
    <w:rsid w:val="00B653B7"/>
    <w:rsid w:val="00B653E1"/>
    <w:rsid w:val="00B654CB"/>
    <w:rsid w:val="00B655B4"/>
    <w:rsid w:val="00B6568F"/>
    <w:rsid w:val="00B65798"/>
    <w:rsid w:val="00B65892"/>
    <w:rsid w:val="00B658B1"/>
    <w:rsid w:val="00B65B05"/>
    <w:rsid w:val="00B65B64"/>
    <w:rsid w:val="00B65CE7"/>
    <w:rsid w:val="00B65D35"/>
    <w:rsid w:val="00B65E8C"/>
    <w:rsid w:val="00B6633A"/>
    <w:rsid w:val="00B664A1"/>
    <w:rsid w:val="00B664DF"/>
    <w:rsid w:val="00B6670E"/>
    <w:rsid w:val="00B6689B"/>
    <w:rsid w:val="00B66BD1"/>
    <w:rsid w:val="00B66D98"/>
    <w:rsid w:val="00B66DFD"/>
    <w:rsid w:val="00B670D7"/>
    <w:rsid w:val="00B671ED"/>
    <w:rsid w:val="00B6728D"/>
    <w:rsid w:val="00B67402"/>
    <w:rsid w:val="00B674E6"/>
    <w:rsid w:val="00B67593"/>
    <w:rsid w:val="00B6764C"/>
    <w:rsid w:val="00B67686"/>
    <w:rsid w:val="00B677EA"/>
    <w:rsid w:val="00B6780F"/>
    <w:rsid w:val="00B67C07"/>
    <w:rsid w:val="00B67C77"/>
    <w:rsid w:val="00B67F61"/>
    <w:rsid w:val="00B7007A"/>
    <w:rsid w:val="00B7017B"/>
    <w:rsid w:val="00B70264"/>
    <w:rsid w:val="00B703A6"/>
    <w:rsid w:val="00B70474"/>
    <w:rsid w:val="00B70480"/>
    <w:rsid w:val="00B704BA"/>
    <w:rsid w:val="00B70526"/>
    <w:rsid w:val="00B706DB"/>
    <w:rsid w:val="00B70788"/>
    <w:rsid w:val="00B7086E"/>
    <w:rsid w:val="00B708FE"/>
    <w:rsid w:val="00B70A44"/>
    <w:rsid w:val="00B70A5A"/>
    <w:rsid w:val="00B70D3B"/>
    <w:rsid w:val="00B70D6F"/>
    <w:rsid w:val="00B70E4E"/>
    <w:rsid w:val="00B70E4F"/>
    <w:rsid w:val="00B70EBA"/>
    <w:rsid w:val="00B70FCD"/>
    <w:rsid w:val="00B7127E"/>
    <w:rsid w:val="00B71295"/>
    <w:rsid w:val="00B71558"/>
    <w:rsid w:val="00B7175D"/>
    <w:rsid w:val="00B717B2"/>
    <w:rsid w:val="00B71A33"/>
    <w:rsid w:val="00B71A8D"/>
    <w:rsid w:val="00B71A96"/>
    <w:rsid w:val="00B71B0E"/>
    <w:rsid w:val="00B71CEE"/>
    <w:rsid w:val="00B71D80"/>
    <w:rsid w:val="00B71DDA"/>
    <w:rsid w:val="00B72009"/>
    <w:rsid w:val="00B720D7"/>
    <w:rsid w:val="00B7254B"/>
    <w:rsid w:val="00B725D7"/>
    <w:rsid w:val="00B72622"/>
    <w:rsid w:val="00B7271E"/>
    <w:rsid w:val="00B7283F"/>
    <w:rsid w:val="00B728BC"/>
    <w:rsid w:val="00B72A03"/>
    <w:rsid w:val="00B72A65"/>
    <w:rsid w:val="00B72EA6"/>
    <w:rsid w:val="00B72F8E"/>
    <w:rsid w:val="00B7320E"/>
    <w:rsid w:val="00B73210"/>
    <w:rsid w:val="00B73226"/>
    <w:rsid w:val="00B73325"/>
    <w:rsid w:val="00B7340B"/>
    <w:rsid w:val="00B734C6"/>
    <w:rsid w:val="00B73770"/>
    <w:rsid w:val="00B7378A"/>
    <w:rsid w:val="00B7379C"/>
    <w:rsid w:val="00B73B67"/>
    <w:rsid w:val="00B73B68"/>
    <w:rsid w:val="00B73D73"/>
    <w:rsid w:val="00B73FC6"/>
    <w:rsid w:val="00B73FEB"/>
    <w:rsid w:val="00B73FFD"/>
    <w:rsid w:val="00B74119"/>
    <w:rsid w:val="00B741BA"/>
    <w:rsid w:val="00B7423A"/>
    <w:rsid w:val="00B742AD"/>
    <w:rsid w:val="00B742AE"/>
    <w:rsid w:val="00B742E5"/>
    <w:rsid w:val="00B7436F"/>
    <w:rsid w:val="00B7476F"/>
    <w:rsid w:val="00B748D3"/>
    <w:rsid w:val="00B74A1F"/>
    <w:rsid w:val="00B74A77"/>
    <w:rsid w:val="00B74A7E"/>
    <w:rsid w:val="00B74CB2"/>
    <w:rsid w:val="00B74DE9"/>
    <w:rsid w:val="00B74F2E"/>
    <w:rsid w:val="00B7508F"/>
    <w:rsid w:val="00B751A0"/>
    <w:rsid w:val="00B753BF"/>
    <w:rsid w:val="00B75429"/>
    <w:rsid w:val="00B75898"/>
    <w:rsid w:val="00B75E39"/>
    <w:rsid w:val="00B75E49"/>
    <w:rsid w:val="00B75F03"/>
    <w:rsid w:val="00B75F22"/>
    <w:rsid w:val="00B75F92"/>
    <w:rsid w:val="00B75FDD"/>
    <w:rsid w:val="00B76053"/>
    <w:rsid w:val="00B76173"/>
    <w:rsid w:val="00B76177"/>
    <w:rsid w:val="00B76197"/>
    <w:rsid w:val="00B761E4"/>
    <w:rsid w:val="00B761E7"/>
    <w:rsid w:val="00B7625A"/>
    <w:rsid w:val="00B762ED"/>
    <w:rsid w:val="00B76325"/>
    <w:rsid w:val="00B7649A"/>
    <w:rsid w:val="00B7660A"/>
    <w:rsid w:val="00B7686E"/>
    <w:rsid w:val="00B768FA"/>
    <w:rsid w:val="00B76995"/>
    <w:rsid w:val="00B76A2D"/>
    <w:rsid w:val="00B76E72"/>
    <w:rsid w:val="00B76EAC"/>
    <w:rsid w:val="00B76FF2"/>
    <w:rsid w:val="00B7762E"/>
    <w:rsid w:val="00B77698"/>
    <w:rsid w:val="00B776F0"/>
    <w:rsid w:val="00B7778C"/>
    <w:rsid w:val="00B777C6"/>
    <w:rsid w:val="00B77D90"/>
    <w:rsid w:val="00B77DB1"/>
    <w:rsid w:val="00B77E97"/>
    <w:rsid w:val="00B77EE9"/>
    <w:rsid w:val="00B77F85"/>
    <w:rsid w:val="00B800E3"/>
    <w:rsid w:val="00B80122"/>
    <w:rsid w:val="00B8017C"/>
    <w:rsid w:val="00B80642"/>
    <w:rsid w:val="00B8065F"/>
    <w:rsid w:val="00B80802"/>
    <w:rsid w:val="00B8081A"/>
    <w:rsid w:val="00B808A4"/>
    <w:rsid w:val="00B808B2"/>
    <w:rsid w:val="00B809B4"/>
    <w:rsid w:val="00B80A65"/>
    <w:rsid w:val="00B80AB1"/>
    <w:rsid w:val="00B80B9E"/>
    <w:rsid w:val="00B80C1E"/>
    <w:rsid w:val="00B80CF0"/>
    <w:rsid w:val="00B80D76"/>
    <w:rsid w:val="00B80DB9"/>
    <w:rsid w:val="00B80E0B"/>
    <w:rsid w:val="00B80E8E"/>
    <w:rsid w:val="00B80ED5"/>
    <w:rsid w:val="00B81055"/>
    <w:rsid w:val="00B8118F"/>
    <w:rsid w:val="00B813DB"/>
    <w:rsid w:val="00B81621"/>
    <w:rsid w:val="00B8163D"/>
    <w:rsid w:val="00B81986"/>
    <w:rsid w:val="00B81B7C"/>
    <w:rsid w:val="00B81BA4"/>
    <w:rsid w:val="00B81BEF"/>
    <w:rsid w:val="00B81E01"/>
    <w:rsid w:val="00B825E9"/>
    <w:rsid w:val="00B82A50"/>
    <w:rsid w:val="00B82AFB"/>
    <w:rsid w:val="00B82B09"/>
    <w:rsid w:val="00B82CE6"/>
    <w:rsid w:val="00B82F98"/>
    <w:rsid w:val="00B83200"/>
    <w:rsid w:val="00B833BC"/>
    <w:rsid w:val="00B8352E"/>
    <w:rsid w:val="00B83575"/>
    <w:rsid w:val="00B836C3"/>
    <w:rsid w:val="00B837AD"/>
    <w:rsid w:val="00B83BEE"/>
    <w:rsid w:val="00B83C4B"/>
    <w:rsid w:val="00B8409A"/>
    <w:rsid w:val="00B84674"/>
    <w:rsid w:val="00B84BD5"/>
    <w:rsid w:val="00B84BE8"/>
    <w:rsid w:val="00B84DFB"/>
    <w:rsid w:val="00B84E03"/>
    <w:rsid w:val="00B850D8"/>
    <w:rsid w:val="00B85199"/>
    <w:rsid w:val="00B851E9"/>
    <w:rsid w:val="00B8523B"/>
    <w:rsid w:val="00B8524B"/>
    <w:rsid w:val="00B854A0"/>
    <w:rsid w:val="00B854C8"/>
    <w:rsid w:val="00B854EF"/>
    <w:rsid w:val="00B8561B"/>
    <w:rsid w:val="00B85884"/>
    <w:rsid w:val="00B8597C"/>
    <w:rsid w:val="00B85B30"/>
    <w:rsid w:val="00B85BC2"/>
    <w:rsid w:val="00B85C84"/>
    <w:rsid w:val="00B85DB1"/>
    <w:rsid w:val="00B85EB5"/>
    <w:rsid w:val="00B86096"/>
    <w:rsid w:val="00B8611C"/>
    <w:rsid w:val="00B862F2"/>
    <w:rsid w:val="00B8637A"/>
    <w:rsid w:val="00B86526"/>
    <w:rsid w:val="00B8658E"/>
    <w:rsid w:val="00B866C6"/>
    <w:rsid w:val="00B867A9"/>
    <w:rsid w:val="00B869A8"/>
    <w:rsid w:val="00B86A26"/>
    <w:rsid w:val="00B86E5E"/>
    <w:rsid w:val="00B86E62"/>
    <w:rsid w:val="00B86EE4"/>
    <w:rsid w:val="00B870E6"/>
    <w:rsid w:val="00B87383"/>
    <w:rsid w:val="00B8742D"/>
    <w:rsid w:val="00B87630"/>
    <w:rsid w:val="00B87792"/>
    <w:rsid w:val="00B877D1"/>
    <w:rsid w:val="00B878F1"/>
    <w:rsid w:val="00B8796A"/>
    <w:rsid w:val="00B87A79"/>
    <w:rsid w:val="00B87AB6"/>
    <w:rsid w:val="00B87AC4"/>
    <w:rsid w:val="00B87C76"/>
    <w:rsid w:val="00B87D20"/>
    <w:rsid w:val="00B87DE4"/>
    <w:rsid w:val="00B87DFC"/>
    <w:rsid w:val="00B87EDB"/>
    <w:rsid w:val="00B87F56"/>
    <w:rsid w:val="00B87F7B"/>
    <w:rsid w:val="00B9000A"/>
    <w:rsid w:val="00B90064"/>
    <w:rsid w:val="00B90208"/>
    <w:rsid w:val="00B90491"/>
    <w:rsid w:val="00B90624"/>
    <w:rsid w:val="00B9071F"/>
    <w:rsid w:val="00B907E0"/>
    <w:rsid w:val="00B907FB"/>
    <w:rsid w:val="00B90A8B"/>
    <w:rsid w:val="00B90AF0"/>
    <w:rsid w:val="00B90C78"/>
    <w:rsid w:val="00B90D61"/>
    <w:rsid w:val="00B90E5C"/>
    <w:rsid w:val="00B90E9A"/>
    <w:rsid w:val="00B90F10"/>
    <w:rsid w:val="00B910AE"/>
    <w:rsid w:val="00B912B9"/>
    <w:rsid w:val="00B912FB"/>
    <w:rsid w:val="00B915D3"/>
    <w:rsid w:val="00B91788"/>
    <w:rsid w:val="00B91838"/>
    <w:rsid w:val="00B918DF"/>
    <w:rsid w:val="00B91954"/>
    <w:rsid w:val="00B919CF"/>
    <w:rsid w:val="00B91D0E"/>
    <w:rsid w:val="00B91F81"/>
    <w:rsid w:val="00B920A3"/>
    <w:rsid w:val="00B9228E"/>
    <w:rsid w:val="00B92344"/>
    <w:rsid w:val="00B9234B"/>
    <w:rsid w:val="00B923EC"/>
    <w:rsid w:val="00B9246D"/>
    <w:rsid w:val="00B9261D"/>
    <w:rsid w:val="00B92826"/>
    <w:rsid w:val="00B929C8"/>
    <w:rsid w:val="00B92AF4"/>
    <w:rsid w:val="00B92B83"/>
    <w:rsid w:val="00B93007"/>
    <w:rsid w:val="00B93012"/>
    <w:rsid w:val="00B9327B"/>
    <w:rsid w:val="00B933AB"/>
    <w:rsid w:val="00B936E4"/>
    <w:rsid w:val="00B93834"/>
    <w:rsid w:val="00B938D7"/>
    <w:rsid w:val="00B93A5E"/>
    <w:rsid w:val="00B93A80"/>
    <w:rsid w:val="00B93AC4"/>
    <w:rsid w:val="00B93B17"/>
    <w:rsid w:val="00B93F8D"/>
    <w:rsid w:val="00B93FBD"/>
    <w:rsid w:val="00B9409F"/>
    <w:rsid w:val="00B9456F"/>
    <w:rsid w:val="00B94718"/>
    <w:rsid w:val="00B947A9"/>
    <w:rsid w:val="00B9498D"/>
    <w:rsid w:val="00B94A15"/>
    <w:rsid w:val="00B94A7A"/>
    <w:rsid w:val="00B94B59"/>
    <w:rsid w:val="00B94BDB"/>
    <w:rsid w:val="00B94C4B"/>
    <w:rsid w:val="00B9533C"/>
    <w:rsid w:val="00B953E5"/>
    <w:rsid w:val="00B95408"/>
    <w:rsid w:val="00B9556B"/>
    <w:rsid w:val="00B95595"/>
    <w:rsid w:val="00B95777"/>
    <w:rsid w:val="00B958B9"/>
    <w:rsid w:val="00B95BEA"/>
    <w:rsid w:val="00B95C9D"/>
    <w:rsid w:val="00B96132"/>
    <w:rsid w:val="00B9619E"/>
    <w:rsid w:val="00B96389"/>
    <w:rsid w:val="00B964F0"/>
    <w:rsid w:val="00B96600"/>
    <w:rsid w:val="00B9691D"/>
    <w:rsid w:val="00B96975"/>
    <w:rsid w:val="00B969CA"/>
    <w:rsid w:val="00B96AC1"/>
    <w:rsid w:val="00B96B52"/>
    <w:rsid w:val="00B96C88"/>
    <w:rsid w:val="00B96DED"/>
    <w:rsid w:val="00B97038"/>
    <w:rsid w:val="00B970EA"/>
    <w:rsid w:val="00B97345"/>
    <w:rsid w:val="00B9741E"/>
    <w:rsid w:val="00B97429"/>
    <w:rsid w:val="00B9746B"/>
    <w:rsid w:val="00B974DD"/>
    <w:rsid w:val="00B976E8"/>
    <w:rsid w:val="00B97877"/>
    <w:rsid w:val="00B978A6"/>
    <w:rsid w:val="00B9799F"/>
    <w:rsid w:val="00B97B6D"/>
    <w:rsid w:val="00B97DA9"/>
    <w:rsid w:val="00B97E7F"/>
    <w:rsid w:val="00B97FFE"/>
    <w:rsid w:val="00BA02FF"/>
    <w:rsid w:val="00BA062F"/>
    <w:rsid w:val="00BA06B0"/>
    <w:rsid w:val="00BA08A1"/>
    <w:rsid w:val="00BA0972"/>
    <w:rsid w:val="00BA09C4"/>
    <w:rsid w:val="00BA0A52"/>
    <w:rsid w:val="00BA0BBC"/>
    <w:rsid w:val="00BA0C68"/>
    <w:rsid w:val="00BA0D13"/>
    <w:rsid w:val="00BA0D6F"/>
    <w:rsid w:val="00BA0FF9"/>
    <w:rsid w:val="00BA1178"/>
    <w:rsid w:val="00BA11F3"/>
    <w:rsid w:val="00BA1232"/>
    <w:rsid w:val="00BA12EB"/>
    <w:rsid w:val="00BA13DE"/>
    <w:rsid w:val="00BA1414"/>
    <w:rsid w:val="00BA1544"/>
    <w:rsid w:val="00BA1591"/>
    <w:rsid w:val="00BA15B9"/>
    <w:rsid w:val="00BA15E1"/>
    <w:rsid w:val="00BA16CF"/>
    <w:rsid w:val="00BA1785"/>
    <w:rsid w:val="00BA18E2"/>
    <w:rsid w:val="00BA1969"/>
    <w:rsid w:val="00BA19A5"/>
    <w:rsid w:val="00BA1A83"/>
    <w:rsid w:val="00BA1AE1"/>
    <w:rsid w:val="00BA1BD7"/>
    <w:rsid w:val="00BA1C51"/>
    <w:rsid w:val="00BA1C82"/>
    <w:rsid w:val="00BA1C87"/>
    <w:rsid w:val="00BA1C8C"/>
    <w:rsid w:val="00BA1D01"/>
    <w:rsid w:val="00BA1F25"/>
    <w:rsid w:val="00BA20B6"/>
    <w:rsid w:val="00BA2230"/>
    <w:rsid w:val="00BA233F"/>
    <w:rsid w:val="00BA2568"/>
    <w:rsid w:val="00BA266B"/>
    <w:rsid w:val="00BA27E2"/>
    <w:rsid w:val="00BA2889"/>
    <w:rsid w:val="00BA2B2E"/>
    <w:rsid w:val="00BA2BA2"/>
    <w:rsid w:val="00BA2C1D"/>
    <w:rsid w:val="00BA2CD2"/>
    <w:rsid w:val="00BA2DA8"/>
    <w:rsid w:val="00BA308F"/>
    <w:rsid w:val="00BA311E"/>
    <w:rsid w:val="00BA35FD"/>
    <w:rsid w:val="00BA37A3"/>
    <w:rsid w:val="00BA3AAF"/>
    <w:rsid w:val="00BA3BB3"/>
    <w:rsid w:val="00BA3C96"/>
    <w:rsid w:val="00BA3CF6"/>
    <w:rsid w:val="00BA3DC6"/>
    <w:rsid w:val="00BA3EDD"/>
    <w:rsid w:val="00BA3F1C"/>
    <w:rsid w:val="00BA40A2"/>
    <w:rsid w:val="00BA44D2"/>
    <w:rsid w:val="00BA457F"/>
    <w:rsid w:val="00BA46E8"/>
    <w:rsid w:val="00BA4886"/>
    <w:rsid w:val="00BA49AC"/>
    <w:rsid w:val="00BA4A23"/>
    <w:rsid w:val="00BA4D78"/>
    <w:rsid w:val="00BA4F5A"/>
    <w:rsid w:val="00BA4F6F"/>
    <w:rsid w:val="00BA50AA"/>
    <w:rsid w:val="00BA579E"/>
    <w:rsid w:val="00BA5914"/>
    <w:rsid w:val="00BA5980"/>
    <w:rsid w:val="00BA5B1D"/>
    <w:rsid w:val="00BA5DD7"/>
    <w:rsid w:val="00BA611E"/>
    <w:rsid w:val="00BA6139"/>
    <w:rsid w:val="00BA6147"/>
    <w:rsid w:val="00BA62D0"/>
    <w:rsid w:val="00BA655F"/>
    <w:rsid w:val="00BA656F"/>
    <w:rsid w:val="00BA6611"/>
    <w:rsid w:val="00BA67A2"/>
    <w:rsid w:val="00BA6963"/>
    <w:rsid w:val="00BA6A8A"/>
    <w:rsid w:val="00BA6CDB"/>
    <w:rsid w:val="00BA6E2B"/>
    <w:rsid w:val="00BA6E47"/>
    <w:rsid w:val="00BA70C4"/>
    <w:rsid w:val="00BA7284"/>
    <w:rsid w:val="00BA72D8"/>
    <w:rsid w:val="00BA73FC"/>
    <w:rsid w:val="00BA740F"/>
    <w:rsid w:val="00BA7457"/>
    <w:rsid w:val="00BA74C9"/>
    <w:rsid w:val="00BA7537"/>
    <w:rsid w:val="00BA7626"/>
    <w:rsid w:val="00BA7892"/>
    <w:rsid w:val="00BA790E"/>
    <w:rsid w:val="00BA79D2"/>
    <w:rsid w:val="00BA7B5E"/>
    <w:rsid w:val="00BA7C79"/>
    <w:rsid w:val="00BA7D63"/>
    <w:rsid w:val="00BA7DCE"/>
    <w:rsid w:val="00BA7EAB"/>
    <w:rsid w:val="00BA7FC3"/>
    <w:rsid w:val="00BB004F"/>
    <w:rsid w:val="00BB01AD"/>
    <w:rsid w:val="00BB02D7"/>
    <w:rsid w:val="00BB0474"/>
    <w:rsid w:val="00BB04CD"/>
    <w:rsid w:val="00BB04D6"/>
    <w:rsid w:val="00BB06E9"/>
    <w:rsid w:val="00BB0715"/>
    <w:rsid w:val="00BB08FC"/>
    <w:rsid w:val="00BB0A4F"/>
    <w:rsid w:val="00BB0CD3"/>
    <w:rsid w:val="00BB0DD8"/>
    <w:rsid w:val="00BB0FCF"/>
    <w:rsid w:val="00BB1023"/>
    <w:rsid w:val="00BB1158"/>
    <w:rsid w:val="00BB147C"/>
    <w:rsid w:val="00BB149B"/>
    <w:rsid w:val="00BB14EF"/>
    <w:rsid w:val="00BB1599"/>
    <w:rsid w:val="00BB174B"/>
    <w:rsid w:val="00BB1863"/>
    <w:rsid w:val="00BB1987"/>
    <w:rsid w:val="00BB226A"/>
    <w:rsid w:val="00BB2537"/>
    <w:rsid w:val="00BB25AA"/>
    <w:rsid w:val="00BB274C"/>
    <w:rsid w:val="00BB276C"/>
    <w:rsid w:val="00BB2789"/>
    <w:rsid w:val="00BB291E"/>
    <w:rsid w:val="00BB29A9"/>
    <w:rsid w:val="00BB2AE0"/>
    <w:rsid w:val="00BB2C62"/>
    <w:rsid w:val="00BB2DD1"/>
    <w:rsid w:val="00BB2DE6"/>
    <w:rsid w:val="00BB2EA1"/>
    <w:rsid w:val="00BB3176"/>
    <w:rsid w:val="00BB335E"/>
    <w:rsid w:val="00BB3499"/>
    <w:rsid w:val="00BB37AB"/>
    <w:rsid w:val="00BB3845"/>
    <w:rsid w:val="00BB384A"/>
    <w:rsid w:val="00BB38AE"/>
    <w:rsid w:val="00BB3A07"/>
    <w:rsid w:val="00BB3B25"/>
    <w:rsid w:val="00BB3CA9"/>
    <w:rsid w:val="00BB3CE4"/>
    <w:rsid w:val="00BB3F7A"/>
    <w:rsid w:val="00BB4108"/>
    <w:rsid w:val="00BB414B"/>
    <w:rsid w:val="00BB4182"/>
    <w:rsid w:val="00BB42D3"/>
    <w:rsid w:val="00BB4475"/>
    <w:rsid w:val="00BB4540"/>
    <w:rsid w:val="00BB46D2"/>
    <w:rsid w:val="00BB480A"/>
    <w:rsid w:val="00BB48C2"/>
    <w:rsid w:val="00BB4A98"/>
    <w:rsid w:val="00BB4DFE"/>
    <w:rsid w:val="00BB4EA3"/>
    <w:rsid w:val="00BB4F3D"/>
    <w:rsid w:val="00BB4FD5"/>
    <w:rsid w:val="00BB501A"/>
    <w:rsid w:val="00BB50CE"/>
    <w:rsid w:val="00BB515A"/>
    <w:rsid w:val="00BB54EB"/>
    <w:rsid w:val="00BB5555"/>
    <w:rsid w:val="00BB5622"/>
    <w:rsid w:val="00BB5A3E"/>
    <w:rsid w:val="00BB5B5F"/>
    <w:rsid w:val="00BB5B8A"/>
    <w:rsid w:val="00BB5D2E"/>
    <w:rsid w:val="00BB5DBF"/>
    <w:rsid w:val="00BB5E75"/>
    <w:rsid w:val="00BB5E85"/>
    <w:rsid w:val="00BB61CA"/>
    <w:rsid w:val="00BB6223"/>
    <w:rsid w:val="00BB628C"/>
    <w:rsid w:val="00BB654F"/>
    <w:rsid w:val="00BB68AF"/>
    <w:rsid w:val="00BB6C18"/>
    <w:rsid w:val="00BB6CA2"/>
    <w:rsid w:val="00BB6CA3"/>
    <w:rsid w:val="00BB6DEF"/>
    <w:rsid w:val="00BB6F07"/>
    <w:rsid w:val="00BB6FB9"/>
    <w:rsid w:val="00BB7066"/>
    <w:rsid w:val="00BB74C6"/>
    <w:rsid w:val="00BB7573"/>
    <w:rsid w:val="00BB757E"/>
    <w:rsid w:val="00BB75F0"/>
    <w:rsid w:val="00BB7654"/>
    <w:rsid w:val="00BB7942"/>
    <w:rsid w:val="00BB7A8D"/>
    <w:rsid w:val="00BC0003"/>
    <w:rsid w:val="00BC0095"/>
    <w:rsid w:val="00BC012F"/>
    <w:rsid w:val="00BC033A"/>
    <w:rsid w:val="00BC0401"/>
    <w:rsid w:val="00BC093C"/>
    <w:rsid w:val="00BC0BAB"/>
    <w:rsid w:val="00BC0C6D"/>
    <w:rsid w:val="00BC0CC4"/>
    <w:rsid w:val="00BC0CDA"/>
    <w:rsid w:val="00BC0D5A"/>
    <w:rsid w:val="00BC1164"/>
    <w:rsid w:val="00BC12B6"/>
    <w:rsid w:val="00BC13E3"/>
    <w:rsid w:val="00BC1410"/>
    <w:rsid w:val="00BC145E"/>
    <w:rsid w:val="00BC1B25"/>
    <w:rsid w:val="00BC1C45"/>
    <w:rsid w:val="00BC1D20"/>
    <w:rsid w:val="00BC1D51"/>
    <w:rsid w:val="00BC1D94"/>
    <w:rsid w:val="00BC1FD7"/>
    <w:rsid w:val="00BC24C1"/>
    <w:rsid w:val="00BC24D9"/>
    <w:rsid w:val="00BC29CE"/>
    <w:rsid w:val="00BC2CA0"/>
    <w:rsid w:val="00BC2D8F"/>
    <w:rsid w:val="00BC2D9D"/>
    <w:rsid w:val="00BC2DC2"/>
    <w:rsid w:val="00BC2E4A"/>
    <w:rsid w:val="00BC2EC4"/>
    <w:rsid w:val="00BC304E"/>
    <w:rsid w:val="00BC32D9"/>
    <w:rsid w:val="00BC3611"/>
    <w:rsid w:val="00BC3BA8"/>
    <w:rsid w:val="00BC3F6F"/>
    <w:rsid w:val="00BC417F"/>
    <w:rsid w:val="00BC4217"/>
    <w:rsid w:val="00BC427C"/>
    <w:rsid w:val="00BC437C"/>
    <w:rsid w:val="00BC4504"/>
    <w:rsid w:val="00BC4540"/>
    <w:rsid w:val="00BC46D4"/>
    <w:rsid w:val="00BC4A27"/>
    <w:rsid w:val="00BC4A52"/>
    <w:rsid w:val="00BC4DF0"/>
    <w:rsid w:val="00BC4F4F"/>
    <w:rsid w:val="00BC512D"/>
    <w:rsid w:val="00BC5172"/>
    <w:rsid w:val="00BC51CB"/>
    <w:rsid w:val="00BC52CC"/>
    <w:rsid w:val="00BC53B0"/>
    <w:rsid w:val="00BC53D5"/>
    <w:rsid w:val="00BC56D7"/>
    <w:rsid w:val="00BC571A"/>
    <w:rsid w:val="00BC5903"/>
    <w:rsid w:val="00BC5A39"/>
    <w:rsid w:val="00BC5A63"/>
    <w:rsid w:val="00BC5B16"/>
    <w:rsid w:val="00BC5DEC"/>
    <w:rsid w:val="00BC5F60"/>
    <w:rsid w:val="00BC5F93"/>
    <w:rsid w:val="00BC62E8"/>
    <w:rsid w:val="00BC6372"/>
    <w:rsid w:val="00BC6496"/>
    <w:rsid w:val="00BC6637"/>
    <w:rsid w:val="00BC679C"/>
    <w:rsid w:val="00BC687D"/>
    <w:rsid w:val="00BC6905"/>
    <w:rsid w:val="00BC6A5F"/>
    <w:rsid w:val="00BC6A95"/>
    <w:rsid w:val="00BC6BA8"/>
    <w:rsid w:val="00BC6CBD"/>
    <w:rsid w:val="00BC6D5A"/>
    <w:rsid w:val="00BC6E71"/>
    <w:rsid w:val="00BC70CA"/>
    <w:rsid w:val="00BC7153"/>
    <w:rsid w:val="00BC71DC"/>
    <w:rsid w:val="00BC72A2"/>
    <w:rsid w:val="00BC72B0"/>
    <w:rsid w:val="00BC7436"/>
    <w:rsid w:val="00BC761C"/>
    <w:rsid w:val="00BC76B7"/>
    <w:rsid w:val="00BC76EF"/>
    <w:rsid w:val="00BC785E"/>
    <w:rsid w:val="00BC79A8"/>
    <w:rsid w:val="00BC7B43"/>
    <w:rsid w:val="00BC7C41"/>
    <w:rsid w:val="00BC7E2D"/>
    <w:rsid w:val="00BC7EA2"/>
    <w:rsid w:val="00BD00A2"/>
    <w:rsid w:val="00BD0133"/>
    <w:rsid w:val="00BD026C"/>
    <w:rsid w:val="00BD032E"/>
    <w:rsid w:val="00BD03CC"/>
    <w:rsid w:val="00BD05D7"/>
    <w:rsid w:val="00BD0696"/>
    <w:rsid w:val="00BD0924"/>
    <w:rsid w:val="00BD0D30"/>
    <w:rsid w:val="00BD1089"/>
    <w:rsid w:val="00BD11C3"/>
    <w:rsid w:val="00BD14BF"/>
    <w:rsid w:val="00BD1648"/>
    <w:rsid w:val="00BD1696"/>
    <w:rsid w:val="00BD16BD"/>
    <w:rsid w:val="00BD1714"/>
    <w:rsid w:val="00BD19DA"/>
    <w:rsid w:val="00BD1A36"/>
    <w:rsid w:val="00BD1A88"/>
    <w:rsid w:val="00BD1BB6"/>
    <w:rsid w:val="00BD1BDF"/>
    <w:rsid w:val="00BD1C4C"/>
    <w:rsid w:val="00BD1C50"/>
    <w:rsid w:val="00BD1DCC"/>
    <w:rsid w:val="00BD21A5"/>
    <w:rsid w:val="00BD247A"/>
    <w:rsid w:val="00BD2847"/>
    <w:rsid w:val="00BD2923"/>
    <w:rsid w:val="00BD2986"/>
    <w:rsid w:val="00BD2A1E"/>
    <w:rsid w:val="00BD2AD1"/>
    <w:rsid w:val="00BD2BCB"/>
    <w:rsid w:val="00BD30BA"/>
    <w:rsid w:val="00BD31EE"/>
    <w:rsid w:val="00BD33E2"/>
    <w:rsid w:val="00BD362A"/>
    <w:rsid w:val="00BD3886"/>
    <w:rsid w:val="00BD38A3"/>
    <w:rsid w:val="00BD38C3"/>
    <w:rsid w:val="00BD392B"/>
    <w:rsid w:val="00BD3E73"/>
    <w:rsid w:val="00BD3FA6"/>
    <w:rsid w:val="00BD4153"/>
    <w:rsid w:val="00BD419D"/>
    <w:rsid w:val="00BD4247"/>
    <w:rsid w:val="00BD43F1"/>
    <w:rsid w:val="00BD455D"/>
    <w:rsid w:val="00BD45CF"/>
    <w:rsid w:val="00BD470A"/>
    <w:rsid w:val="00BD477D"/>
    <w:rsid w:val="00BD4882"/>
    <w:rsid w:val="00BD49A0"/>
    <w:rsid w:val="00BD4C9B"/>
    <w:rsid w:val="00BD4EC0"/>
    <w:rsid w:val="00BD50E6"/>
    <w:rsid w:val="00BD51DC"/>
    <w:rsid w:val="00BD5272"/>
    <w:rsid w:val="00BD5685"/>
    <w:rsid w:val="00BD56D5"/>
    <w:rsid w:val="00BD578A"/>
    <w:rsid w:val="00BD5819"/>
    <w:rsid w:val="00BD5939"/>
    <w:rsid w:val="00BD59C3"/>
    <w:rsid w:val="00BD5C1C"/>
    <w:rsid w:val="00BD5DD7"/>
    <w:rsid w:val="00BD5E01"/>
    <w:rsid w:val="00BD611D"/>
    <w:rsid w:val="00BD61DA"/>
    <w:rsid w:val="00BD6208"/>
    <w:rsid w:val="00BD629E"/>
    <w:rsid w:val="00BD6A7E"/>
    <w:rsid w:val="00BD6BC1"/>
    <w:rsid w:val="00BD6C41"/>
    <w:rsid w:val="00BD6CEC"/>
    <w:rsid w:val="00BD6D7F"/>
    <w:rsid w:val="00BD6F69"/>
    <w:rsid w:val="00BD7023"/>
    <w:rsid w:val="00BD72BB"/>
    <w:rsid w:val="00BD7323"/>
    <w:rsid w:val="00BD7455"/>
    <w:rsid w:val="00BD7548"/>
    <w:rsid w:val="00BD7565"/>
    <w:rsid w:val="00BD7626"/>
    <w:rsid w:val="00BD772E"/>
    <w:rsid w:val="00BD77A4"/>
    <w:rsid w:val="00BD7A05"/>
    <w:rsid w:val="00BD7AFD"/>
    <w:rsid w:val="00BD7C3D"/>
    <w:rsid w:val="00BD7F06"/>
    <w:rsid w:val="00BE0669"/>
    <w:rsid w:val="00BE0816"/>
    <w:rsid w:val="00BE0858"/>
    <w:rsid w:val="00BE0A14"/>
    <w:rsid w:val="00BE0A24"/>
    <w:rsid w:val="00BE0AA5"/>
    <w:rsid w:val="00BE0D9C"/>
    <w:rsid w:val="00BE0EB4"/>
    <w:rsid w:val="00BE1543"/>
    <w:rsid w:val="00BE15D4"/>
    <w:rsid w:val="00BE179A"/>
    <w:rsid w:val="00BE1817"/>
    <w:rsid w:val="00BE185E"/>
    <w:rsid w:val="00BE197C"/>
    <w:rsid w:val="00BE1C9A"/>
    <w:rsid w:val="00BE1EF5"/>
    <w:rsid w:val="00BE213C"/>
    <w:rsid w:val="00BE2190"/>
    <w:rsid w:val="00BE21C7"/>
    <w:rsid w:val="00BE22CB"/>
    <w:rsid w:val="00BE23E8"/>
    <w:rsid w:val="00BE23F4"/>
    <w:rsid w:val="00BE2426"/>
    <w:rsid w:val="00BE2583"/>
    <w:rsid w:val="00BE2694"/>
    <w:rsid w:val="00BE26C6"/>
    <w:rsid w:val="00BE2767"/>
    <w:rsid w:val="00BE27EC"/>
    <w:rsid w:val="00BE282B"/>
    <w:rsid w:val="00BE2A6E"/>
    <w:rsid w:val="00BE2B62"/>
    <w:rsid w:val="00BE2BF1"/>
    <w:rsid w:val="00BE2BFA"/>
    <w:rsid w:val="00BE2C17"/>
    <w:rsid w:val="00BE2C18"/>
    <w:rsid w:val="00BE2C7F"/>
    <w:rsid w:val="00BE2CD4"/>
    <w:rsid w:val="00BE2E6B"/>
    <w:rsid w:val="00BE2EE5"/>
    <w:rsid w:val="00BE2FDB"/>
    <w:rsid w:val="00BE307E"/>
    <w:rsid w:val="00BE30D0"/>
    <w:rsid w:val="00BE30D1"/>
    <w:rsid w:val="00BE3130"/>
    <w:rsid w:val="00BE31D5"/>
    <w:rsid w:val="00BE35E2"/>
    <w:rsid w:val="00BE37B7"/>
    <w:rsid w:val="00BE37CD"/>
    <w:rsid w:val="00BE384F"/>
    <w:rsid w:val="00BE3890"/>
    <w:rsid w:val="00BE3901"/>
    <w:rsid w:val="00BE3921"/>
    <w:rsid w:val="00BE3949"/>
    <w:rsid w:val="00BE3A64"/>
    <w:rsid w:val="00BE3B73"/>
    <w:rsid w:val="00BE3D35"/>
    <w:rsid w:val="00BE4127"/>
    <w:rsid w:val="00BE418C"/>
    <w:rsid w:val="00BE426D"/>
    <w:rsid w:val="00BE4374"/>
    <w:rsid w:val="00BE43D7"/>
    <w:rsid w:val="00BE48B7"/>
    <w:rsid w:val="00BE4923"/>
    <w:rsid w:val="00BE493E"/>
    <w:rsid w:val="00BE4AE9"/>
    <w:rsid w:val="00BE4B59"/>
    <w:rsid w:val="00BE4C08"/>
    <w:rsid w:val="00BE4FC1"/>
    <w:rsid w:val="00BE51F1"/>
    <w:rsid w:val="00BE53F9"/>
    <w:rsid w:val="00BE54AB"/>
    <w:rsid w:val="00BE5AFE"/>
    <w:rsid w:val="00BE5BE9"/>
    <w:rsid w:val="00BE5EC7"/>
    <w:rsid w:val="00BE5F06"/>
    <w:rsid w:val="00BE5FEF"/>
    <w:rsid w:val="00BE5FFC"/>
    <w:rsid w:val="00BE5FFE"/>
    <w:rsid w:val="00BE61C1"/>
    <w:rsid w:val="00BE62FE"/>
    <w:rsid w:val="00BE6722"/>
    <w:rsid w:val="00BE675C"/>
    <w:rsid w:val="00BE6841"/>
    <w:rsid w:val="00BE689F"/>
    <w:rsid w:val="00BE6A8A"/>
    <w:rsid w:val="00BE6B27"/>
    <w:rsid w:val="00BE6B96"/>
    <w:rsid w:val="00BE6C15"/>
    <w:rsid w:val="00BE6C7C"/>
    <w:rsid w:val="00BE70AA"/>
    <w:rsid w:val="00BE71B4"/>
    <w:rsid w:val="00BE72EA"/>
    <w:rsid w:val="00BE7421"/>
    <w:rsid w:val="00BE7554"/>
    <w:rsid w:val="00BE7558"/>
    <w:rsid w:val="00BE7645"/>
    <w:rsid w:val="00BE7773"/>
    <w:rsid w:val="00BE79B8"/>
    <w:rsid w:val="00BE79D6"/>
    <w:rsid w:val="00BE7C2C"/>
    <w:rsid w:val="00BE7C97"/>
    <w:rsid w:val="00BE7D5F"/>
    <w:rsid w:val="00BE7E0E"/>
    <w:rsid w:val="00BE7FAC"/>
    <w:rsid w:val="00BF0075"/>
    <w:rsid w:val="00BF02E4"/>
    <w:rsid w:val="00BF0325"/>
    <w:rsid w:val="00BF0541"/>
    <w:rsid w:val="00BF0575"/>
    <w:rsid w:val="00BF0615"/>
    <w:rsid w:val="00BF0878"/>
    <w:rsid w:val="00BF0AD9"/>
    <w:rsid w:val="00BF0CC4"/>
    <w:rsid w:val="00BF0EAC"/>
    <w:rsid w:val="00BF0FE2"/>
    <w:rsid w:val="00BF1024"/>
    <w:rsid w:val="00BF11C7"/>
    <w:rsid w:val="00BF1542"/>
    <w:rsid w:val="00BF15F5"/>
    <w:rsid w:val="00BF1783"/>
    <w:rsid w:val="00BF1830"/>
    <w:rsid w:val="00BF1832"/>
    <w:rsid w:val="00BF18CF"/>
    <w:rsid w:val="00BF19B2"/>
    <w:rsid w:val="00BF1BC4"/>
    <w:rsid w:val="00BF1CAA"/>
    <w:rsid w:val="00BF1CF7"/>
    <w:rsid w:val="00BF1DA0"/>
    <w:rsid w:val="00BF1EE9"/>
    <w:rsid w:val="00BF226E"/>
    <w:rsid w:val="00BF22AC"/>
    <w:rsid w:val="00BF22E2"/>
    <w:rsid w:val="00BF2419"/>
    <w:rsid w:val="00BF242E"/>
    <w:rsid w:val="00BF2488"/>
    <w:rsid w:val="00BF24D5"/>
    <w:rsid w:val="00BF26A9"/>
    <w:rsid w:val="00BF275A"/>
    <w:rsid w:val="00BF27E0"/>
    <w:rsid w:val="00BF2931"/>
    <w:rsid w:val="00BF2988"/>
    <w:rsid w:val="00BF29CA"/>
    <w:rsid w:val="00BF2AD0"/>
    <w:rsid w:val="00BF2BF1"/>
    <w:rsid w:val="00BF2C68"/>
    <w:rsid w:val="00BF2DBE"/>
    <w:rsid w:val="00BF2E09"/>
    <w:rsid w:val="00BF2E6D"/>
    <w:rsid w:val="00BF2F2A"/>
    <w:rsid w:val="00BF2FCF"/>
    <w:rsid w:val="00BF31C8"/>
    <w:rsid w:val="00BF323D"/>
    <w:rsid w:val="00BF3323"/>
    <w:rsid w:val="00BF3368"/>
    <w:rsid w:val="00BF341E"/>
    <w:rsid w:val="00BF3691"/>
    <w:rsid w:val="00BF375F"/>
    <w:rsid w:val="00BF391D"/>
    <w:rsid w:val="00BF3AAF"/>
    <w:rsid w:val="00BF3C1F"/>
    <w:rsid w:val="00BF3E3C"/>
    <w:rsid w:val="00BF40B4"/>
    <w:rsid w:val="00BF429D"/>
    <w:rsid w:val="00BF4426"/>
    <w:rsid w:val="00BF44A9"/>
    <w:rsid w:val="00BF455F"/>
    <w:rsid w:val="00BF4A24"/>
    <w:rsid w:val="00BF4A80"/>
    <w:rsid w:val="00BF4B8B"/>
    <w:rsid w:val="00BF4C8F"/>
    <w:rsid w:val="00BF4C9A"/>
    <w:rsid w:val="00BF4D0D"/>
    <w:rsid w:val="00BF4E1F"/>
    <w:rsid w:val="00BF50AD"/>
    <w:rsid w:val="00BF523D"/>
    <w:rsid w:val="00BF5426"/>
    <w:rsid w:val="00BF548B"/>
    <w:rsid w:val="00BF55F1"/>
    <w:rsid w:val="00BF5814"/>
    <w:rsid w:val="00BF587B"/>
    <w:rsid w:val="00BF58C9"/>
    <w:rsid w:val="00BF598C"/>
    <w:rsid w:val="00BF5A91"/>
    <w:rsid w:val="00BF5D59"/>
    <w:rsid w:val="00BF5D66"/>
    <w:rsid w:val="00BF5DB1"/>
    <w:rsid w:val="00BF5DB9"/>
    <w:rsid w:val="00BF5F50"/>
    <w:rsid w:val="00BF5F5A"/>
    <w:rsid w:val="00BF5F7C"/>
    <w:rsid w:val="00BF62EA"/>
    <w:rsid w:val="00BF6350"/>
    <w:rsid w:val="00BF635D"/>
    <w:rsid w:val="00BF640A"/>
    <w:rsid w:val="00BF6486"/>
    <w:rsid w:val="00BF65D7"/>
    <w:rsid w:val="00BF66A3"/>
    <w:rsid w:val="00BF66C0"/>
    <w:rsid w:val="00BF6A84"/>
    <w:rsid w:val="00BF6AB7"/>
    <w:rsid w:val="00BF6BE9"/>
    <w:rsid w:val="00BF6C26"/>
    <w:rsid w:val="00BF6D97"/>
    <w:rsid w:val="00BF6DA6"/>
    <w:rsid w:val="00BF6E08"/>
    <w:rsid w:val="00BF6EDD"/>
    <w:rsid w:val="00BF6F68"/>
    <w:rsid w:val="00BF7011"/>
    <w:rsid w:val="00BF702F"/>
    <w:rsid w:val="00BF712A"/>
    <w:rsid w:val="00BF719B"/>
    <w:rsid w:val="00BF71DB"/>
    <w:rsid w:val="00BF71E1"/>
    <w:rsid w:val="00BF7228"/>
    <w:rsid w:val="00BF7408"/>
    <w:rsid w:val="00BF770C"/>
    <w:rsid w:val="00BF7734"/>
    <w:rsid w:val="00BF7858"/>
    <w:rsid w:val="00BF7AED"/>
    <w:rsid w:val="00BF7BEB"/>
    <w:rsid w:val="00BF7FB9"/>
    <w:rsid w:val="00C0067D"/>
    <w:rsid w:val="00C007E9"/>
    <w:rsid w:val="00C008ED"/>
    <w:rsid w:val="00C00ABC"/>
    <w:rsid w:val="00C00B8C"/>
    <w:rsid w:val="00C00C24"/>
    <w:rsid w:val="00C00C86"/>
    <w:rsid w:val="00C00CB6"/>
    <w:rsid w:val="00C00F4C"/>
    <w:rsid w:val="00C00FB5"/>
    <w:rsid w:val="00C012DB"/>
    <w:rsid w:val="00C01346"/>
    <w:rsid w:val="00C01405"/>
    <w:rsid w:val="00C01421"/>
    <w:rsid w:val="00C014B5"/>
    <w:rsid w:val="00C01685"/>
    <w:rsid w:val="00C01834"/>
    <w:rsid w:val="00C0193C"/>
    <w:rsid w:val="00C01A4A"/>
    <w:rsid w:val="00C01B8C"/>
    <w:rsid w:val="00C01BC3"/>
    <w:rsid w:val="00C01C41"/>
    <w:rsid w:val="00C01D12"/>
    <w:rsid w:val="00C020E5"/>
    <w:rsid w:val="00C02123"/>
    <w:rsid w:val="00C0231E"/>
    <w:rsid w:val="00C024DC"/>
    <w:rsid w:val="00C026D0"/>
    <w:rsid w:val="00C0291D"/>
    <w:rsid w:val="00C0291E"/>
    <w:rsid w:val="00C02B00"/>
    <w:rsid w:val="00C02DA8"/>
    <w:rsid w:val="00C02DFB"/>
    <w:rsid w:val="00C02F6A"/>
    <w:rsid w:val="00C03028"/>
    <w:rsid w:val="00C03211"/>
    <w:rsid w:val="00C03323"/>
    <w:rsid w:val="00C03344"/>
    <w:rsid w:val="00C0345A"/>
    <w:rsid w:val="00C034E0"/>
    <w:rsid w:val="00C03509"/>
    <w:rsid w:val="00C035EE"/>
    <w:rsid w:val="00C03794"/>
    <w:rsid w:val="00C03A5C"/>
    <w:rsid w:val="00C03AFE"/>
    <w:rsid w:val="00C03C53"/>
    <w:rsid w:val="00C03DBC"/>
    <w:rsid w:val="00C03DFD"/>
    <w:rsid w:val="00C03E07"/>
    <w:rsid w:val="00C044A9"/>
    <w:rsid w:val="00C0456E"/>
    <w:rsid w:val="00C045D5"/>
    <w:rsid w:val="00C0460F"/>
    <w:rsid w:val="00C04731"/>
    <w:rsid w:val="00C0485F"/>
    <w:rsid w:val="00C04907"/>
    <w:rsid w:val="00C04E71"/>
    <w:rsid w:val="00C04EF6"/>
    <w:rsid w:val="00C04F54"/>
    <w:rsid w:val="00C0531C"/>
    <w:rsid w:val="00C055AB"/>
    <w:rsid w:val="00C056F9"/>
    <w:rsid w:val="00C0570D"/>
    <w:rsid w:val="00C057A1"/>
    <w:rsid w:val="00C059CB"/>
    <w:rsid w:val="00C05F4F"/>
    <w:rsid w:val="00C05FCB"/>
    <w:rsid w:val="00C0607A"/>
    <w:rsid w:val="00C062F6"/>
    <w:rsid w:val="00C06569"/>
    <w:rsid w:val="00C0662D"/>
    <w:rsid w:val="00C067C9"/>
    <w:rsid w:val="00C0690E"/>
    <w:rsid w:val="00C06A91"/>
    <w:rsid w:val="00C06BDD"/>
    <w:rsid w:val="00C06C14"/>
    <w:rsid w:val="00C06CAB"/>
    <w:rsid w:val="00C06CFC"/>
    <w:rsid w:val="00C06E32"/>
    <w:rsid w:val="00C06EA6"/>
    <w:rsid w:val="00C06ED3"/>
    <w:rsid w:val="00C06F2B"/>
    <w:rsid w:val="00C070CE"/>
    <w:rsid w:val="00C070E9"/>
    <w:rsid w:val="00C07278"/>
    <w:rsid w:val="00C072C2"/>
    <w:rsid w:val="00C0730A"/>
    <w:rsid w:val="00C07354"/>
    <w:rsid w:val="00C0740A"/>
    <w:rsid w:val="00C07443"/>
    <w:rsid w:val="00C074DF"/>
    <w:rsid w:val="00C07574"/>
    <w:rsid w:val="00C078BC"/>
    <w:rsid w:val="00C07A88"/>
    <w:rsid w:val="00C07AB4"/>
    <w:rsid w:val="00C07F04"/>
    <w:rsid w:val="00C1007C"/>
    <w:rsid w:val="00C100AA"/>
    <w:rsid w:val="00C10323"/>
    <w:rsid w:val="00C10357"/>
    <w:rsid w:val="00C103E9"/>
    <w:rsid w:val="00C10407"/>
    <w:rsid w:val="00C1058E"/>
    <w:rsid w:val="00C107CD"/>
    <w:rsid w:val="00C108B0"/>
    <w:rsid w:val="00C10929"/>
    <w:rsid w:val="00C10A9D"/>
    <w:rsid w:val="00C10AAD"/>
    <w:rsid w:val="00C10C03"/>
    <w:rsid w:val="00C10CB4"/>
    <w:rsid w:val="00C10E3D"/>
    <w:rsid w:val="00C10F2C"/>
    <w:rsid w:val="00C112A9"/>
    <w:rsid w:val="00C114B3"/>
    <w:rsid w:val="00C118B8"/>
    <w:rsid w:val="00C118C5"/>
    <w:rsid w:val="00C11964"/>
    <w:rsid w:val="00C11A98"/>
    <w:rsid w:val="00C11AD3"/>
    <w:rsid w:val="00C11B1D"/>
    <w:rsid w:val="00C11B97"/>
    <w:rsid w:val="00C11C3C"/>
    <w:rsid w:val="00C11E83"/>
    <w:rsid w:val="00C11F40"/>
    <w:rsid w:val="00C120B9"/>
    <w:rsid w:val="00C1210C"/>
    <w:rsid w:val="00C12159"/>
    <w:rsid w:val="00C1234A"/>
    <w:rsid w:val="00C1234D"/>
    <w:rsid w:val="00C12522"/>
    <w:rsid w:val="00C1283F"/>
    <w:rsid w:val="00C12AC2"/>
    <w:rsid w:val="00C12BFB"/>
    <w:rsid w:val="00C12DF1"/>
    <w:rsid w:val="00C12EC2"/>
    <w:rsid w:val="00C12EDB"/>
    <w:rsid w:val="00C12EEB"/>
    <w:rsid w:val="00C1300A"/>
    <w:rsid w:val="00C13094"/>
    <w:rsid w:val="00C1317F"/>
    <w:rsid w:val="00C132EE"/>
    <w:rsid w:val="00C13393"/>
    <w:rsid w:val="00C13403"/>
    <w:rsid w:val="00C1341B"/>
    <w:rsid w:val="00C1366D"/>
    <w:rsid w:val="00C13718"/>
    <w:rsid w:val="00C13D3B"/>
    <w:rsid w:val="00C13E85"/>
    <w:rsid w:val="00C13EFE"/>
    <w:rsid w:val="00C13F86"/>
    <w:rsid w:val="00C14167"/>
    <w:rsid w:val="00C1442F"/>
    <w:rsid w:val="00C1456E"/>
    <w:rsid w:val="00C14660"/>
    <w:rsid w:val="00C148B6"/>
    <w:rsid w:val="00C14A8C"/>
    <w:rsid w:val="00C14B62"/>
    <w:rsid w:val="00C14D10"/>
    <w:rsid w:val="00C14E45"/>
    <w:rsid w:val="00C14FB6"/>
    <w:rsid w:val="00C14FC6"/>
    <w:rsid w:val="00C15095"/>
    <w:rsid w:val="00C1530F"/>
    <w:rsid w:val="00C154D5"/>
    <w:rsid w:val="00C156A7"/>
    <w:rsid w:val="00C158A1"/>
    <w:rsid w:val="00C15951"/>
    <w:rsid w:val="00C15A2B"/>
    <w:rsid w:val="00C15A54"/>
    <w:rsid w:val="00C15BC2"/>
    <w:rsid w:val="00C15BCF"/>
    <w:rsid w:val="00C15C70"/>
    <w:rsid w:val="00C15EFE"/>
    <w:rsid w:val="00C15F81"/>
    <w:rsid w:val="00C163DC"/>
    <w:rsid w:val="00C1651F"/>
    <w:rsid w:val="00C16557"/>
    <w:rsid w:val="00C165CF"/>
    <w:rsid w:val="00C165E3"/>
    <w:rsid w:val="00C1688B"/>
    <w:rsid w:val="00C1695A"/>
    <w:rsid w:val="00C16A58"/>
    <w:rsid w:val="00C16ACD"/>
    <w:rsid w:val="00C16CCF"/>
    <w:rsid w:val="00C16CF9"/>
    <w:rsid w:val="00C16DB7"/>
    <w:rsid w:val="00C16E06"/>
    <w:rsid w:val="00C17233"/>
    <w:rsid w:val="00C1723F"/>
    <w:rsid w:val="00C1740D"/>
    <w:rsid w:val="00C174A1"/>
    <w:rsid w:val="00C174AF"/>
    <w:rsid w:val="00C1763E"/>
    <w:rsid w:val="00C179FE"/>
    <w:rsid w:val="00C17B47"/>
    <w:rsid w:val="00C17F52"/>
    <w:rsid w:val="00C20108"/>
    <w:rsid w:val="00C201C7"/>
    <w:rsid w:val="00C201DB"/>
    <w:rsid w:val="00C201F5"/>
    <w:rsid w:val="00C203D0"/>
    <w:rsid w:val="00C20579"/>
    <w:rsid w:val="00C20698"/>
    <w:rsid w:val="00C20836"/>
    <w:rsid w:val="00C20967"/>
    <w:rsid w:val="00C20AC7"/>
    <w:rsid w:val="00C20AE3"/>
    <w:rsid w:val="00C20B90"/>
    <w:rsid w:val="00C20BB5"/>
    <w:rsid w:val="00C20BEF"/>
    <w:rsid w:val="00C21034"/>
    <w:rsid w:val="00C21225"/>
    <w:rsid w:val="00C212E6"/>
    <w:rsid w:val="00C21488"/>
    <w:rsid w:val="00C215CD"/>
    <w:rsid w:val="00C21844"/>
    <w:rsid w:val="00C2193E"/>
    <w:rsid w:val="00C21AF8"/>
    <w:rsid w:val="00C21B85"/>
    <w:rsid w:val="00C21C9D"/>
    <w:rsid w:val="00C21D69"/>
    <w:rsid w:val="00C21E4F"/>
    <w:rsid w:val="00C21E97"/>
    <w:rsid w:val="00C21FBA"/>
    <w:rsid w:val="00C221E5"/>
    <w:rsid w:val="00C221E9"/>
    <w:rsid w:val="00C222CB"/>
    <w:rsid w:val="00C22301"/>
    <w:rsid w:val="00C22342"/>
    <w:rsid w:val="00C2245E"/>
    <w:rsid w:val="00C224D1"/>
    <w:rsid w:val="00C226C8"/>
    <w:rsid w:val="00C22941"/>
    <w:rsid w:val="00C22978"/>
    <w:rsid w:val="00C22B2A"/>
    <w:rsid w:val="00C22B43"/>
    <w:rsid w:val="00C22D89"/>
    <w:rsid w:val="00C22F5E"/>
    <w:rsid w:val="00C2304A"/>
    <w:rsid w:val="00C230C5"/>
    <w:rsid w:val="00C230CB"/>
    <w:rsid w:val="00C23460"/>
    <w:rsid w:val="00C235B3"/>
    <w:rsid w:val="00C2361D"/>
    <w:rsid w:val="00C23753"/>
    <w:rsid w:val="00C23BA9"/>
    <w:rsid w:val="00C23BF3"/>
    <w:rsid w:val="00C23D31"/>
    <w:rsid w:val="00C23D7C"/>
    <w:rsid w:val="00C23E93"/>
    <w:rsid w:val="00C23F73"/>
    <w:rsid w:val="00C23FA1"/>
    <w:rsid w:val="00C24043"/>
    <w:rsid w:val="00C24167"/>
    <w:rsid w:val="00C24228"/>
    <w:rsid w:val="00C24259"/>
    <w:rsid w:val="00C24895"/>
    <w:rsid w:val="00C2496A"/>
    <w:rsid w:val="00C249C7"/>
    <w:rsid w:val="00C24A00"/>
    <w:rsid w:val="00C24E4D"/>
    <w:rsid w:val="00C24FB9"/>
    <w:rsid w:val="00C24FDD"/>
    <w:rsid w:val="00C254C4"/>
    <w:rsid w:val="00C25550"/>
    <w:rsid w:val="00C2558D"/>
    <w:rsid w:val="00C25665"/>
    <w:rsid w:val="00C2566E"/>
    <w:rsid w:val="00C2572E"/>
    <w:rsid w:val="00C258B0"/>
    <w:rsid w:val="00C25CEE"/>
    <w:rsid w:val="00C25E1F"/>
    <w:rsid w:val="00C25F31"/>
    <w:rsid w:val="00C25FFB"/>
    <w:rsid w:val="00C26111"/>
    <w:rsid w:val="00C2621D"/>
    <w:rsid w:val="00C26492"/>
    <w:rsid w:val="00C265DE"/>
    <w:rsid w:val="00C266D4"/>
    <w:rsid w:val="00C267C4"/>
    <w:rsid w:val="00C26971"/>
    <w:rsid w:val="00C26D21"/>
    <w:rsid w:val="00C26DDD"/>
    <w:rsid w:val="00C26E5F"/>
    <w:rsid w:val="00C26F33"/>
    <w:rsid w:val="00C270EB"/>
    <w:rsid w:val="00C27190"/>
    <w:rsid w:val="00C27220"/>
    <w:rsid w:val="00C27254"/>
    <w:rsid w:val="00C2727E"/>
    <w:rsid w:val="00C274F0"/>
    <w:rsid w:val="00C275CF"/>
    <w:rsid w:val="00C276F4"/>
    <w:rsid w:val="00C279F2"/>
    <w:rsid w:val="00C27A39"/>
    <w:rsid w:val="00C27D69"/>
    <w:rsid w:val="00C27EDF"/>
    <w:rsid w:val="00C27EFD"/>
    <w:rsid w:val="00C27F21"/>
    <w:rsid w:val="00C27F24"/>
    <w:rsid w:val="00C30075"/>
    <w:rsid w:val="00C30235"/>
    <w:rsid w:val="00C30338"/>
    <w:rsid w:val="00C3038E"/>
    <w:rsid w:val="00C3047E"/>
    <w:rsid w:val="00C306E3"/>
    <w:rsid w:val="00C30705"/>
    <w:rsid w:val="00C30765"/>
    <w:rsid w:val="00C307A8"/>
    <w:rsid w:val="00C307ED"/>
    <w:rsid w:val="00C3083F"/>
    <w:rsid w:val="00C30ADD"/>
    <w:rsid w:val="00C30E39"/>
    <w:rsid w:val="00C30F39"/>
    <w:rsid w:val="00C30FA2"/>
    <w:rsid w:val="00C31017"/>
    <w:rsid w:val="00C3102F"/>
    <w:rsid w:val="00C31030"/>
    <w:rsid w:val="00C31080"/>
    <w:rsid w:val="00C314A8"/>
    <w:rsid w:val="00C31789"/>
    <w:rsid w:val="00C317D2"/>
    <w:rsid w:val="00C318A7"/>
    <w:rsid w:val="00C319B4"/>
    <w:rsid w:val="00C319EF"/>
    <w:rsid w:val="00C31AEB"/>
    <w:rsid w:val="00C31BC6"/>
    <w:rsid w:val="00C31CA7"/>
    <w:rsid w:val="00C31FDB"/>
    <w:rsid w:val="00C32017"/>
    <w:rsid w:val="00C320F6"/>
    <w:rsid w:val="00C3213D"/>
    <w:rsid w:val="00C3215D"/>
    <w:rsid w:val="00C3238B"/>
    <w:rsid w:val="00C324F9"/>
    <w:rsid w:val="00C32616"/>
    <w:rsid w:val="00C32693"/>
    <w:rsid w:val="00C327BF"/>
    <w:rsid w:val="00C32930"/>
    <w:rsid w:val="00C32A18"/>
    <w:rsid w:val="00C32B45"/>
    <w:rsid w:val="00C32B7F"/>
    <w:rsid w:val="00C32C6A"/>
    <w:rsid w:val="00C32CDF"/>
    <w:rsid w:val="00C32D41"/>
    <w:rsid w:val="00C32D7A"/>
    <w:rsid w:val="00C32DC0"/>
    <w:rsid w:val="00C32E33"/>
    <w:rsid w:val="00C32EBD"/>
    <w:rsid w:val="00C32EFA"/>
    <w:rsid w:val="00C33068"/>
    <w:rsid w:val="00C330A3"/>
    <w:rsid w:val="00C330C9"/>
    <w:rsid w:val="00C330E7"/>
    <w:rsid w:val="00C332C8"/>
    <w:rsid w:val="00C33481"/>
    <w:rsid w:val="00C334DD"/>
    <w:rsid w:val="00C33AF5"/>
    <w:rsid w:val="00C33CA4"/>
    <w:rsid w:val="00C341A5"/>
    <w:rsid w:val="00C34242"/>
    <w:rsid w:val="00C3445B"/>
    <w:rsid w:val="00C3447A"/>
    <w:rsid w:val="00C345BC"/>
    <w:rsid w:val="00C34610"/>
    <w:rsid w:val="00C34745"/>
    <w:rsid w:val="00C3480D"/>
    <w:rsid w:val="00C34906"/>
    <w:rsid w:val="00C3495B"/>
    <w:rsid w:val="00C34B01"/>
    <w:rsid w:val="00C34DB6"/>
    <w:rsid w:val="00C352EC"/>
    <w:rsid w:val="00C35313"/>
    <w:rsid w:val="00C353F6"/>
    <w:rsid w:val="00C35449"/>
    <w:rsid w:val="00C35477"/>
    <w:rsid w:val="00C354A0"/>
    <w:rsid w:val="00C3568B"/>
    <w:rsid w:val="00C356D4"/>
    <w:rsid w:val="00C35745"/>
    <w:rsid w:val="00C357D4"/>
    <w:rsid w:val="00C35B2C"/>
    <w:rsid w:val="00C35B93"/>
    <w:rsid w:val="00C35C36"/>
    <w:rsid w:val="00C35CE1"/>
    <w:rsid w:val="00C35DA9"/>
    <w:rsid w:val="00C35E0F"/>
    <w:rsid w:val="00C35E58"/>
    <w:rsid w:val="00C35FFC"/>
    <w:rsid w:val="00C36099"/>
    <w:rsid w:val="00C3624D"/>
    <w:rsid w:val="00C36346"/>
    <w:rsid w:val="00C36509"/>
    <w:rsid w:val="00C3655C"/>
    <w:rsid w:val="00C365F2"/>
    <w:rsid w:val="00C367DA"/>
    <w:rsid w:val="00C36977"/>
    <w:rsid w:val="00C369F8"/>
    <w:rsid w:val="00C36BBE"/>
    <w:rsid w:val="00C36CB8"/>
    <w:rsid w:val="00C36CF6"/>
    <w:rsid w:val="00C36D80"/>
    <w:rsid w:val="00C36E05"/>
    <w:rsid w:val="00C36EF1"/>
    <w:rsid w:val="00C37006"/>
    <w:rsid w:val="00C37061"/>
    <w:rsid w:val="00C37271"/>
    <w:rsid w:val="00C3752F"/>
    <w:rsid w:val="00C375A3"/>
    <w:rsid w:val="00C375C8"/>
    <w:rsid w:val="00C37747"/>
    <w:rsid w:val="00C37850"/>
    <w:rsid w:val="00C37A6F"/>
    <w:rsid w:val="00C37AF3"/>
    <w:rsid w:val="00C37E22"/>
    <w:rsid w:val="00C40085"/>
    <w:rsid w:val="00C400FF"/>
    <w:rsid w:val="00C40130"/>
    <w:rsid w:val="00C4021A"/>
    <w:rsid w:val="00C402A1"/>
    <w:rsid w:val="00C4048B"/>
    <w:rsid w:val="00C40529"/>
    <w:rsid w:val="00C405DB"/>
    <w:rsid w:val="00C4088C"/>
    <w:rsid w:val="00C40A15"/>
    <w:rsid w:val="00C40A94"/>
    <w:rsid w:val="00C40B0A"/>
    <w:rsid w:val="00C40BFC"/>
    <w:rsid w:val="00C40D86"/>
    <w:rsid w:val="00C40F6F"/>
    <w:rsid w:val="00C40FA2"/>
    <w:rsid w:val="00C410C2"/>
    <w:rsid w:val="00C411DC"/>
    <w:rsid w:val="00C413DF"/>
    <w:rsid w:val="00C41430"/>
    <w:rsid w:val="00C41443"/>
    <w:rsid w:val="00C41538"/>
    <w:rsid w:val="00C417FC"/>
    <w:rsid w:val="00C4197D"/>
    <w:rsid w:val="00C41A2F"/>
    <w:rsid w:val="00C41E3C"/>
    <w:rsid w:val="00C42001"/>
    <w:rsid w:val="00C4209F"/>
    <w:rsid w:val="00C420E0"/>
    <w:rsid w:val="00C4215B"/>
    <w:rsid w:val="00C42266"/>
    <w:rsid w:val="00C427DE"/>
    <w:rsid w:val="00C427E7"/>
    <w:rsid w:val="00C42853"/>
    <w:rsid w:val="00C428A6"/>
    <w:rsid w:val="00C429B6"/>
    <w:rsid w:val="00C429C4"/>
    <w:rsid w:val="00C429CE"/>
    <w:rsid w:val="00C42A3F"/>
    <w:rsid w:val="00C42B42"/>
    <w:rsid w:val="00C42B4D"/>
    <w:rsid w:val="00C42C5E"/>
    <w:rsid w:val="00C42E72"/>
    <w:rsid w:val="00C4327F"/>
    <w:rsid w:val="00C43406"/>
    <w:rsid w:val="00C43463"/>
    <w:rsid w:val="00C43594"/>
    <w:rsid w:val="00C43645"/>
    <w:rsid w:val="00C4370E"/>
    <w:rsid w:val="00C437AC"/>
    <w:rsid w:val="00C43952"/>
    <w:rsid w:val="00C43A0B"/>
    <w:rsid w:val="00C43AB1"/>
    <w:rsid w:val="00C43ADC"/>
    <w:rsid w:val="00C43B7F"/>
    <w:rsid w:val="00C43C5F"/>
    <w:rsid w:val="00C43C69"/>
    <w:rsid w:val="00C43C79"/>
    <w:rsid w:val="00C43E43"/>
    <w:rsid w:val="00C43E97"/>
    <w:rsid w:val="00C43F07"/>
    <w:rsid w:val="00C43F8E"/>
    <w:rsid w:val="00C43FD6"/>
    <w:rsid w:val="00C4444A"/>
    <w:rsid w:val="00C44680"/>
    <w:rsid w:val="00C446B3"/>
    <w:rsid w:val="00C446F2"/>
    <w:rsid w:val="00C448B9"/>
    <w:rsid w:val="00C448CA"/>
    <w:rsid w:val="00C44C20"/>
    <w:rsid w:val="00C44F59"/>
    <w:rsid w:val="00C44FB3"/>
    <w:rsid w:val="00C4503A"/>
    <w:rsid w:val="00C454DF"/>
    <w:rsid w:val="00C454EC"/>
    <w:rsid w:val="00C455E7"/>
    <w:rsid w:val="00C45684"/>
    <w:rsid w:val="00C45928"/>
    <w:rsid w:val="00C45AD4"/>
    <w:rsid w:val="00C45E7D"/>
    <w:rsid w:val="00C464D1"/>
    <w:rsid w:val="00C46576"/>
    <w:rsid w:val="00C466DA"/>
    <w:rsid w:val="00C46778"/>
    <w:rsid w:val="00C46964"/>
    <w:rsid w:val="00C46D4C"/>
    <w:rsid w:val="00C46E03"/>
    <w:rsid w:val="00C46F46"/>
    <w:rsid w:val="00C46F94"/>
    <w:rsid w:val="00C47149"/>
    <w:rsid w:val="00C4744B"/>
    <w:rsid w:val="00C47598"/>
    <w:rsid w:val="00C4774B"/>
    <w:rsid w:val="00C477DE"/>
    <w:rsid w:val="00C47820"/>
    <w:rsid w:val="00C4789E"/>
    <w:rsid w:val="00C47935"/>
    <w:rsid w:val="00C47B25"/>
    <w:rsid w:val="00C47EDE"/>
    <w:rsid w:val="00C47FC4"/>
    <w:rsid w:val="00C5017B"/>
    <w:rsid w:val="00C5017F"/>
    <w:rsid w:val="00C501F2"/>
    <w:rsid w:val="00C50272"/>
    <w:rsid w:val="00C50324"/>
    <w:rsid w:val="00C5033B"/>
    <w:rsid w:val="00C50794"/>
    <w:rsid w:val="00C507E2"/>
    <w:rsid w:val="00C50A5C"/>
    <w:rsid w:val="00C50B20"/>
    <w:rsid w:val="00C50BAE"/>
    <w:rsid w:val="00C50C00"/>
    <w:rsid w:val="00C50F47"/>
    <w:rsid w:val="00C510CB"/>
    <w:rsid w:val="00C510FE"/>
    <w:rsid w:val="00C51316"/>
    <w:rsid w:val="00C514FC"/>
    <w:rsid w:val="00C51677"/>
    <w:rsid w:val="00C5169C"/>
    <w:rsid w:val="00C516D2"/>
    <w:rsid w:val="00C51785"/>
    <w:rsid w:val="00C5186C"/>
    <w:rsid w:val="00C518FE"/>
    <w:rsid w:val="00C51900"/>
    <w:rsid w:val="00C5199F"/>
    <w:rsid w:val="00C51C5A"/>
    <w:rsid w:val="00C51CE6"/>
    <w:rsid w:val="00C51D25"/>
    <w:rsid w:val="00C51F41"/>
    <w:rsid w:val="00C52353"/>
    <w:rsid w:val="00C523B9"/>
    <w:rsid w:val="00C5251C"/>
    <w:rsid w:val="00C52830"/>
    <w:rsid w:val="00C52845"/>
    <w:rsid w:val="00C52A24"/>
    <w:rsid w:val="00C52A4F"/>
    <w:rsid w:val="00C52C54"/>
    <w:rsid w:val="00C52C68"/>
    <w:rsid w:val="00C52DCB"/>
    <w:rsid w:val="00C52F2A"/>
    <w:rsid w:val="00C53319"/>
    <w:rsid w:val="00C53577"/>
    <w:rsid w:val="00C537CA"/>
    <w:rsid w:val="00C537EB"/>
    <w:rsid w:val="00C53C33"/>
    <w:rsid w:val="00C53CB5"/>
    <w:rsid w:val="00C53D00"/>
    <w:rsid w:val="00C53DD5"/>
    <w:rsid w:val="00C53F27"/>
    <w:rsid w:val="00C53F4A"/>
    <w:rsid w:val="00C53F8C"/>
    <w:rsid w:val="00C53FA0"/>
    <w:rsid w:val="00C54177"/>
    <w:rsid w:val="00C541E7"/>
    <w:rsid w:val="00C54359"/>
    <w:rsid w:val="00C54421"/>
    <w:rsid w:val="00C54480"/>
    <w:rsid w:val="00C5456C"/>
    <w:rsid w:val="00C54603"/>
    <w:rsid w:val="00C54628"/>
    <w:rsid w:val="00C54717"/>
    <w:rsid w:val="00C5472A"/>
    <w:rsid w:val="00C54869"/>
    <w:rsid w:val="00C548B5"/>
    <w:rsid w:val="00C549C5"/>
    <w:rsid w:val="00C54CA7"/>
    <w:rsid w:val="00C54DE6"/>
    <w:rsid w:val="00C54EED"/>
    <w:rsid w:val="00C54F01"/>
    <w:rsid w:val="00C54F6C"/>
    <w:rsid w:val="00C54F90"/>
    <w:rsid w:val="00C55031"/>
    <w:rsid w:val="00C55144"/>
    <w:rsid w:val="00C551A7"/>
    <w:rsid w:val="00C552B0"/>
    <w:rsid w:val="00C553E2"/>
    <w:rsid w:val="00C553F2"/>
    <w:rsid w:val="00C55611"/>
    <w:rsid w:val="00C5584A"/>
    <w:rsid w:val="00C55936"/>
    <w:rsid w:val="00C55AE7"/>
    <w:rsid w:val="00C55B28"/>
    <w:rsid w:val="00C55C3B"/>
    <w:rsid w:val="00C55F0A"/>
    <w:rsid w:val="00C561E6"/>
    <w:rsid w:val="00C56218"/>
    <w:rsid w:val="00C5636C"/>
    <w:rsid w:val="00C5664B"/>
    <w:rsid w:val="00C56801"/>
    <w:rsid w:val="00C568A7"/>
    <w:rsid w:val="00C568A9"/>
    <w:rsid w:val="00C56A16"/>
    <w:rsid w:val="00C56C64"/>
    <w:rsid w:val="00C56CF5"/>
    <w:rsid w:val="00C56D61"/>
    <w:rsid w:val="00C56DCF"/>
    <w:rsid w:val="00C56E1D"/>
    <w:rsid w:val="00C56FBE"/>
    <w:rsid w:val="00C5716E"/>
    <w:rsid w:val="00C57268"/>
    <w:rsid w:val="00C5740E"/>
    <w:rsid w:val="00C57481"/>
    <w:rsid w:val="00C5764E"/>
    <w:rsid w:val="00C57694"/>
    <w:rsid w:val="00C57DD4"/>
    <w:rsid w:val="00C57E75"/>
    <w:rsid w:val="00C6005C"/>
    <w:rsid w:val="00C60157"/>
    <w:rsid w:val="00C6041C"/>
    <w:rsid w:val="00C604AF"/>
    <w:rsid w:val="00C60584"/>
    <w:rsid w:val="00C6064C"/>
    <w:rsid w:val="00C60962"/>
    <w:rsid w:val="00C60A89"/>
    <w:rsid w:val="00C60A90"/>
    <w:rsid w:val="00C60CE5"/>
    <w:rsid w:val="00C60D3D"/>
    <w:rsid w:val="00C60F53"/>
    <w:rsid w:val="00C611EE"/>
    <w:rsid w:val="00C612FE"/>
    <w:rsid w:val="00C61309"/>
    <w:rsid w:val="00C615F2"/>
    <w:rsid w:val="00C61676"/>
    <w:rsid w:val="00C616B9"/>
    <w:rsid w:val="00C61C77"/>
    <w:rsid w:val="00C61F24"/>
    <w:rsid w:val="00C61F87"/>
    <w:rsid w:val="00C620D7"/>
    <w:rsid w:val="00C62177"/>
    <w:rsid w:val="00C621A1"/>
    <w:rsid w:val="00C62368"/>
    <w:rsid w:val="00C62419"/>
    <w:rsid w:val="00C625CF"/>
    <w:rsid w:val="00C62782"/>
    <w:rsid w:val="00C62808"/>
    <w:rsid w:val="00C62885"/>
    <w:rsid w:val="00C629FF"/>
    <w:rsid w:val="00C62A23"/>
    <w:rsid w:val="00C62A85"/>
    <w:rsid w:val="00C62A9A"/>
    <w:rsid w:val="00C62BD2"/>
    <w:rsid w:val="00C62C31"/>
    <w:rsid w:val="00C62F85"/>
    <w:rsid w:val="00C630F6"/>
    <w:rsid w:val="00C63279"/>
    <w:rsid w:val="00C63531"/>
    <w:rsid w:val="00C63536"/>
    <w:rsid w:val="00C63784"/>
    <w:rsid w:val="00C637F5"/>
    <w:rsid w:val="00C6380A"/>
    <w:rsid w:val="00C6382E"/>
    <w:rsid w:val="00C63869"/>
    <w:rsid w:val="00C63A3E"/>
    <w:rsid w:val="00C63B38"/>
    <w:rsid w:val="00C63C20"/>
    <w:rsid w:val="00C63C65"/>
    <w:rsid w:val="00C63DA2"/>
    <w:rsid w:val="00C63DAF"/>
    <w:rsid w:val="00C64104"/>
    <w:rsid w:val="00C64197"/>
    <w:rsid w:val="00C6440F"/>
    <w:rsid w:val="00C6454C"/>
    <w:rsid w:val="00C648E8"/>
    <w:rsid w:val="00C64A4A"/>
    <w:rsid w:val="00C64A6B"/>
    <w:rsid w:val="00C64AC5"/>
    <w:rsid w:val="00C64BD9"/>
    <w:rsid w:val="00C64CCC"/>
    <w:rsid w:val="00C64E24"/>
    <w:rsid w:val="00C64FB5"/>
    <w:rsid w:val="00C64FE9"/>
    <w:rsid w:val="00C6510F"/>
    <w:rsid w:val="00C653DA"/>
    <w:rsid w:val="00C65562"/>
    <w:rsid w:val="00C656C0"/>
    <w:rsid w:val="00C657BF"/>
    <w:rsid w:val="00C65BB4"/>
    <w:rsid w:val="00C65BF8"/>
    <w:rsid w:val="00C65E42"/>
    <w:rsid w:val="00C65E44"/>
    <w:rsid w:val="00C65E49"/>
    <w:rsid w:val="00C66068"/>
    <w:rsid w:val="00C66221"/>
    <w:rsid w:val="00C662F3"/>
    <w:rsid w:val="00C66341"/>
    <w:rsid w:val="00C6643F"/>
    <w:rsid w:val="00C6646A"/>
    <w:rsid w:val="00C6667B"/>
    <w:rsid w:val="00C66745"/>
    <w:rsid w:val="00C6709B"/>
    <w:rsid w:val="00C67116"/>
    <w:rsid w:val="00C675A2"/>
    <w:rsid w:val="00C67611"/>
    <w:rsid w:val="00C6765D"/>
    <w:rsid w:val="00C67706"/>
    <w:rsid w:val="00C67723"/>
    <w:rsid w:val="00C67890"/>
    <w:rsid w:val="00C678EB"/>
    <w:rsid w:val="00C67960"/>
    <w:rsid w:val="00C67A7B"/>
    <w:rsid w:val="00C67AD5"/>
    <w:rsid w:val="00C67C21"/>
    <w:rsid w:val="00C67D94"/>
    <w:rsid w:val="00C67EB8"/>
    <w:rsid w:val="00C67FC4"/>
    <w:rsid w:val="00C70020"/>
    <w:rsid w:val="00C7002B"/>
    <w:rsid w:val="00C70227"/>
    <w:rsid w:val="00C706CF"/>
    <w:rsid w:val="00C7076C"/>
    <w:rsid w:val="00C70772"/>
    <w:rsid w:val="00C70BCE"/>
    <w:rsid w:val="00C70C85"/>
    <w:rsid w:val="00C70C90"/>
    <w:rsid w:val="00C70EDC"/>
    <w:rsid w:val="00C71067"/>
    <w:rsid w:val="00C7123C"/>
    <w:rsid w:val="00C71288"/>
    <w:rsid w:val="00C71437"/>
    <w:rsid w:val="00C71560"/>
    <w:rsid w:val="00C71682"/>
    <w:rsid w:val="00C7173B"/>
    <w:rsid w:val="00C71A99"/>
    <w:rsid w:val="00C71ADD"/>
    <w:rsid w:val="00C71B42"/>
    <w:rsid w:val="00C71B96"/>
    <w:rsid w:val="00C71BEF"/>
    <w:rsid w:val="00C71C9F"/>
    <w:rsid w:val="00C71DC5"/>
    <w:rsid w:val="00C71E82"/>
    <w:rsid w:val="00C72068"/>
    <w:rsid w:val="00C720EA"/>
    <w:rsid w:val="00C72270"/>
    <w:rsid w:val="00C722F3"/>
    <w:rsid w:val="00C72724"/>
    <w:rsid w:val="00C727AA"/>
    <w:rsid w:val="00C727C4"/>
    <w:rsid w:val="00C729F7"/>
    <w:rsid w:val="00C72A45"/>
    <w:rsid w:val="00C72AE8"/>
    <w:rsid w:val="00C72FCF"/>
    <w:rsid w:val="00C72FE2"/>
    <w:rsid w:val="00C7301D"/>
    <w:rsid w:val="00C735E9"/>
    <w:rsid w:val="00C73D9C"/>
    <w:rsid w:val="00C73F26"/>
    <w:rsid w:val="00C74046"/>
    <w:rsid w:val="00C741A2"/>
    <w:rsid w:val="00C742ED"/>
    <w:rsid w:val="00C744CB"/>
    <w:rsid w:val="00C747D2"/>
    <w:rsid w:val="00C7480C"/>
    <w:rsid w:val="00C74871"/>
    <w:rsid w:val="00C7492D"/>
    <w:rsid w:val="00C74B30"/>
    <w:rsid w:val="00C74E31"/>
    <w:rsid w:val="00C74F8A"/>
    <w:rsid w:val="00C75086"/>
    <w:rsid w:val="00C7511C"/>
    <w:rsid w:val="00C7537D"/>
    <w:rsid w:val="00C753F0"/>
    <w:rsid w:val="00C75634"/>
    <w:rsid w:val="00C75685"/>
    <w:rsid w:val="00C7592C"/>
    <w:rsid w:val="00C75988"/>
    <w:rsid w:val="00C75AD8"/>
    <w:rsid w:val="00C75C34"/>
    <w:rsid w:val="00C75CF2"/>
    <w:rsid w:val="00C75F56"/>
    <w:rsid w:val="00C75FA4"/>
    <w:rsid w:val="00C75FD0"/>
    <w:rsid w:val="00C760D4"/>
    <w:rsid w:val="00C761BF"/>
    <w:rsid w:val="00C762B7"/>
    <w:rsid w:val="00C7644A"/>
    <w:rsid w:val="00C7684C"/>
    <w:rsid w:val="00C76874"/>
    <w:rsid w:val="00C769BE"/>
    <w:rsid w:val="00C76B2D"/>
    <w:rsid w:val="00C76C6D"/>
    <w:rsid w:val="00C76C7D"/>
    <w:rsid w:val="00C76FD4"/>
    <w:rsid w:val="00C77174"/>
    <w:rsid w:val="00C771D7"/>
    <w:rsid w:val="00C773D8"/>
    <w:rsid w:val="00C7747D"/>
    <w:rsid w:val="00C776DC"/>
    <w:rsid w:val="00C777D0"/>
    <w:rsid w:val="00C77878"/>
    <w:rsid w:val="00C77A98"/>
    <w:rsid w:val="00C77ACB"/>
    <w:rsid w:val="00C77B50"/>
    <w:rsid w:val="00C77DFB"/>
    <w:rsid w:val="00C80040"/>
    <w:rsid w:val="00C800DB"/>
    <w:rsid w:val="00C801A9"/>
    <w:rsid w:val="00C80336"/>
    <w:rsid w:val="00C803C7"/>
    <w:rsid w:val="00C804AA"/>
    <w:rsid w:val="00C805DE"/>
    <w:rsid w:val="00C80719"/>
    <w:rsid w:val="00C808FF"/>
    <w:rsid w:val="00C809BA"/>
    <w:rsid w:val="00C809CC"/>
    <w:rsid w:val="00C80C82"/>
    <w:rsid w:val="00C80CE3"/>
    <w:rsid w:val="00C80D6E"/>
    <w:rsid w:val="00C80E6E"/>
    <w:rsid w:val="00C80FBA"/>
    <w:rsid w:val="00C81065"/>
    <w:rsid w:val="00C81141"/>
    <w:rsid w:val="00C81196"/>
    <w:rsid w:val="00C812AD"/>
    <w:rsid w:val="00C812B1"/>
    <w:rsid w:val="00C81300"/>
    <w:rsid w:val="00C813CF"/>
    <w:rsid w:val="00C81648"/>
    <w:rsid w:val="00C816CD"/>
    <w:rsid w:val="00C81944"/>
    <w:rsid w:val="00C81C20"/>
    <w:rsid w:val="00C81D50"/>
    <w:rsid w:val="00C81E43"/>
    <w:rsid w:val="00C81F01"/>
    <w:rsid w:val="00C81F3C"/>
    <w:rsid w:val="00C81FCB"/>
    <w:rsid w:val="00C82072"/>
    <w:rsid w:val="00C820D6"/>
    <w:rsid w:val="00C8223F"/>
    <w:rsid w:val="00C82471"/>
    <w:rsid w:val="00C8256B"/>
    <w:rsid w:val="00C825FF"/>
    <w:rsid w:val="00C82928"/>
    <w:rsid w:val="00C82954"/>
    <w:rsid w:val="00C82AE8"/>
    <w:rsid w:val="00C82B56"/>
    <w:rsid w:val="00C82C3F"/>
    <w:rsid w:val="00C82E2E"/>
    <w:rsid w:val="00C82F24"/>
    <w:rsid w:val="00C82FB1"/>
    <w:rsid w:val="00C833AA"/>
    <w:rsid w:val="00C833C0"/>
    <w:rsid w:val="00C833F3"/>
    <w:rsid w:val="00C835A3"/>
    <w:rsid w:val="00C83693"/>
    <w:rsid w:val="00C83702"/>
    <w:rsid w:val="00C837EE"/>
    <w:rsid w:val="00C83A1C"/>
    <w:rsid w:val="00C83B3A"/>
    <w:rsid w:val="00C83F99"/>
    <w:rsid w:val="00C841CD"/>
    <w:rsid w:val="00C8425F"/>
    <w:rsid w:val="00C8440E"/>
    <w:rsid w:val="00C844CF"/>
    <w:rsid w:val="00C84772"/>
    <w:rsid w:val="00C847CB"/>
    <w:rsid w:val="00C847FE"/>
    <w:rsid w:val="00C84A06"/>
    <w:rsid w:val="00C84A72"/>
    <w:rsid w:val="00C84BC9"/>
    <w:rsid w:val="00C84CB3"/>
    <w:rsid w:val="00C84E66"/>
    <w:rsid w:val="00C85025"/>
    <w:rsid w:val="00C85053"/>
    <w:rsid w:val="00C850BB"/>
    <w:rsid w:val="00C851C8"/>
    <w:rsid w:val="00C85424"/>
    <w:rsid w:val="00C8561F"/>
    <w:rsid w:val="00C8595B"/>
    <w:rsid w:val="00C85978"/>
    <w:rsid w:val="00C85D04"/>
    <w:rsid w:val="00C85D51"/>
    <w:rsid w:val="00C860B9"/>
    <w:rsid w:val="00C8656F"/>
    <w:rsid w:val="00C865B3"/>
    <w:rsid w:val="00C86776"/>
    <w:rsid w:val="00C86929"/>
    <w:rsid w:val="00C86963"/>
    <w:rsid w:val="00C870E6"/>
    <w:rsid w:val="00C8715A"/>
    <w:rsid w:val="00C871A8"/>
    <w:rsid w:val="00C87363"/>
    <w:rsid w:val="00C8741C"/>
    <w:rsid w:val="00C874DE"/>
    <w:rsid w:val="00C874F5"/>
    <w:rsid w:val="00C875BD"/>
    <w:rsid w:val="00C87743"/>
    <w:rsid w:val="00C87A0F"/>
    <w:rsid w:val="00C87B2D"/>
    <w:rsid w:val="00C87C61"/>
    <w:rsid w:val="00C87D0D"/>
    <w:rsid w:val="00C87FFA"/>
    <w:rsid w:val="00C90197"/>
    <w:rsid w:val="00C902C7"/>
    <w:rsid w:val="00C902FD"/>
    <w:rsid w:val="00C90360"/>
    <w:rsid w:val="00C90418"/>
    <w:rsid w:val="00C904E6"/>
    <w:rsid w:val="00C90515"/>
    <w:rsid w:val="00C905E7"/>
    <w:rsid w:val="00C90614"/>
    <w:rsid w:val="00C90668"/>
    <w:rsid w:val="00C9066C"/>
    <w:rsid w:val="00C90953"/>
    <w:rsid w:val="00C909EC"/>
    <w:rsid w:val="00C90B9F"/>
    <w:rsid w:val="00C91300"/>
    <w:rsid w:val="00C9146D"/>
    <w:rsid w:val="00C914B0"/>
    <w:rsid w:val="00C91623"/>
    <w:rsid w:val="00C91796"/>
    <w:rsid w:val="00C91798"/>
    <w:rsid w:val="00C91A0F"/>
    <w:rsid w:val="00C91B44"/>
    <w:rsid w:val="00C91CC9"/>
    <w:rsid w:val="00C91DC8"/>
    <w:rsid w:val="00C91EE6"/>
    <w:rsid w:val="00C91F79"/>
    <w:rsid w:val="00C91FA1"/>
    <w:rsid w:val="00C92144"/>
    <w:rsid w:val="00C921B1"/>
    <w:rsid w:val="00C9236E"/>
    <w:rsid w:val="00C924D7"/>
    <w:rsid w:val="00C925A8"/>
    <w:rsid w:val="00C926CD"/>
    <w:rsid w:val="00C92886"/>
    <w:rsid w:val="00C9294D"/>
    <w:rsid w:val="00C92981"/>
    <w:rsid w:val="00C92A63"/>
    <w:rsid w:val="00C92A6E"/>
    <w:rsid w:val="00C92B7C"/>
    <w:rsid w:val="00C92B89"/>
    <w:rsid w:val="00C92BDC"/>
    <w:rsid w:val="00C92C22"/>
    <w:rsid w:val="00C92C2D"/>
    <w:rsid w:val="00C92EF3"/>
    <w:rsid w:val="00C92EF9"/>
    <w:rsid w:val="00C92F34"/>
    <w:rsid w:val="00C92F6C"/>
    <w:rsid w:val="00C93116"/>
    <w:rsid w:val="00C93346"/>
    <w:rsid w:val="00C933D3"/>
    <w:rsid w:val="00C93726"/>
    <w:rsid w:val="00C937D4"/>
    <w:rsid w:val="00C93936"/>
    <w:rsid w:val="00C93A7D"/>
    <w:rsid w:val="00C93C5A"/>
    <w:rsid w:val="00C93EB7"/>
    <w:rsid w:val="00C93EBE"/>
    <w:rsid w:val="00C93F03"/>
    <w:rsid w:val="00C93F8E"/>
    <w:rsid w:val="00C94017"/>
    <w:rsid w:val="00C94288"/>
    <w:rsid w:val="00C943AB"/>
    <w:rsid w:val="00C943C9"/>
    <w:rsid w:val="00C943F4"/>
    <w:rsid w:val="00C943FD"/>
    <w:rsid w:val="00C945A9"/>
    <w:rsid w:val="00C9463F"/>
    <w:rsid w:val="00C946B0"/>
    <w:rsid w:val="00C947D5"/>
    <w:rsid w:val="00C94916"/>
    <w:rsid w:val="00C94ACB"/>
    <w:rsid w:val="00C94B65"/>
    <w:rsid w:val="00C94C4F"/>
    <w:rsid w:val="00C94D41"/>
    <w:rsid w:val="00C94D69"/>
    <w:rsid w:val="00C94F3E"/>
    <w:rsid w:val="00C95199"/>
    <w:rsid w:val="00C9541B"/>
    <w:rsid w:val="00C954C5"/>
    <w:rsid w:val="00C955BA"/>
    <w:rsid w:val="00C95724"/>
    <w:rsid w:val="00C958A7"/>
    <w:rsid w:val="00C9596D"/>
    <w:rsid w:val="00C95ACA"/>
    <w:rsid w:val="00C95E5E"/>
    <w:rsid w:val="00C95EC0"/>
    <w:rsid w:val="00C95FAB"/>
    <w:rsid w:val="00C9607E"/>
    <w:rsid w:val="00C96213"/>
    <w:rsid w:val="00C96323"/>
    <w:rsid w:val="00C9637F"/>
    <w:rsid w:val="00C96706"/>
    <w:rsid w:val="00C967B9"/>
    <w:rsid w:val="00C967EC"/>
    <w:rsid w:val="00C96F56"/>
    <w:rsid w:val="00C97026"/>
    <w:rsid w:val="00C970C3"/>
    <w:rsid w:val="00C971A0"/>
    <w:rsid w:val="00C972B7"/>
    <w:rsid w:val="00C9736B"/>
    <w:rsid w:val="00C974FF"/>
    <w:rsid w:val="00C976BD"/>
    <w:rsid w:val="00C97748"/>
    <w:rsid w:val="00C97794"/>
    <w:rsid w:val="00C979FD"/>
    <w:rsid w:val="00C97B14"/>
    <w:rsid w:val="00C97D76"/>
    <w:rsid w:val="00C97FC6"/>
    <w:rsid w:val="00CA007A"/>
    <w:rsid w:val="00CA0163"/>
    <w:rsid w:val="00CA01BE"/>
    <w:rsid w:val="00CA025A"/>
    <w:rsid w:val="00CA0269"/>
    <w:rsid w:val="00CA05AF"/>
    <w:rsid w:val="00CA05F0"/>
    <w:rsid w:val="00CA0618"/>
    <w:rsid w:val="00CA06E1"/>
    <w:rsid w:val="00CA083A"/>
    <w:rsid w:val="00CA08DE"/>
    <w:rsid w:val="00CA0A68"/>
    <w:rsid w:val="00CA0AC0"/>
    <w:rsid w:val="00CA0B29"/>
    <w:rsid w:val="00CA0B33"/>
    <w:rsid w:val="00CA0BB7"/>
    <w:rsid w:val="00CA0F59"/>
    <w:rsid w:val="00CA107D"/>
    <w:rsid w:val="00CA1645"/>
    <w:rsid w:val="00CA1AB4"/>
    <w:rsid w:val="00CA1B22"/>
    <w:rsid w:val="00CA1F56"/>
    <w:rsid w:val="00CA212B"/>
    <w:rsid w:val="00CA224A"/>
    <w:rsid w:val="00CA241A"/>
    <w:rsid w:val="00CA24B1"/>
    <w:rsid w:val="00CA2557"/>
    <w:rsid w:val="00CA2756"/>
    <w:rsid w:val="00CA2790"/>
    <w:rsid w:val="00CA2996"/>
    <w:rsid w:val="00CA2A20"/>
    <w:rsid w:val="00CA2B8F"/>
    <w:rsid w:val="00CA2C56"/>
    <w:rsid w:val="00CA2D8F"/>
    <w:rsid w:val="00CA2D91"/>
    <w:rsid w:val="00CA2EF3"/>
    <w:rsid w:val="00CA2F02"/>
    <w:rsid w:val="00CA3153"/>
    <w:rsid w:val="00CA3161"/>
    <w:rsid w:val="00CA31C4"/>
    <w:rsid w:val="00CA3234"/>
    <w:rsid w:val="00CA3288"/>
    <w:rsid w:val="00CA3909"/>
    <w:rsid w:val="00CA3961"/>
    <w:rsid w:val="00CA3AC7"/>
    <w:rsid w:val="00CA3D41"/>
    <w:rsid w:val="00CA3D46"/>
    <w:rsid w:val="00CA3E78"/>
    <w:rsid w:val="00CA3F1A"/>
    <w:rsid w:val="00CA4237"/>
    <w:rsid w:val="00CA44EF"/>
    <w:rsid w:val="00CA45CB"/>
    <w:rsid w:val="00CA4872"/>
    <w:rsid w:val="00CA48CE"/>
    <w:rsid w:val="00CA49DE"/>
    <w:rsid w:val="00CA4ABD"/>
    <w:rsid w:val="00CA4BB2"/>
    <w:rsid w:val="00CA4E54"/>
    <w:rsid w:val="00CA4F1C"/>
    <w:rsid w:val="00CA4F41"/>
    <w:rsid w:val="00CA4F48"/>
    <w:rsid w:val="00CA4F53"/>
    <w:rsid w:val="00CA4FE2"/>
    <w:rsid w:val="00CA5023"/>
    <w:rsid w:val="00CA54F1"/>
    <w:rsid w:val="00CA56DE"/>
    <w:rsid w:val="00CA57A1"/>
    <w:rsid w:val="00CA57F6"/>
    <w:rsid w:val="00CA597A"/>
    <w:rsid w:val="00CA599A"/>
    <w:rsid w:val="00CA5C13"/>
    <w:rsid w:val="00CA5C97"/>
    <w:rsid w:val="00CA5D46"/>
    <w:rsid w:val="00CA5DF4"/>
    <w:rsid w:val="00CA6065"/>
    <w:rsid w:val="00CA607C"/>
    <w:rsid w:val="00CA618C"/>
    <w:rsid w:val="00CA6248"/>
    <w:rsid w:val="00CA626C"/>
    <w:rsid w:val="00CA64D8"/>
    <w:rsid w:val="00CA6640"/>
    <w:rsid w:val="00CA665D"/>
    <w:rsid w:val="00CA66BE"/>
    <w:rsid w:val="00CA66DA"/>
    <w:rsid w:val="00CA6705"/>
    <w:rsid w:val="00CA6720"/>
    <w:rsid w:val="00CA6890"/>
    <w:rsid w:val="00CA68A2"/>
    <w:rsid w:val="00CA699E"/>
    <w:rsid w:val="00CA6B11"/>
    <w:rsid w:val="00CA6C86"/>
    <w:rsid w:val="00CA6CFA"/>
    <w:rsid w:val="00CA6E27"/>
    <w:rsid w:val="00CA6ED4"/>
    <w:rsid w:val="00CA7002"/>
    <w:rsid w:val="00CA701E"/>
    <w:rsid w:val="00CA72F1"/>
    <w:rsid w:val="00CA7327"/>
    <w:rsid w:val="00CA741A"/>
    <w:rsid w:val="00CA7430"/>
    <w:rsid w:val="00CA78DB"/>
    <w:rsid w:val="00CA7911"/>
    <w:rsid w:val="00CA7BA9"/>
    <w:rsid w:val="00CA7C06"/>
    <w:rsid w:val="00CA7DC2"/>
    <w:rsid w:val="00CA7F34"/>
    <w:rsid w:val="00CB0088"/>
    <w:rsid w:val="00CB017A"/>
    <w:rsid w:val="00CB01DF"/>
    <w:rsid w:val="00CB039E"/>
    <w:rsid w:val="00CB0887"/>
    <w:rsid w:val="00CB08FE"/>
    <w:rsid w:val="00CB09B7"/>
    <w:rsid w:val="00CB0A44"/>
    <w:rsid w:val="00CB0D41"/>
    <w:rsid w:val="00CB0D7F"/>
    <w:rsid w:val="00CB0EE6"/>
    <w:rsid w:val="00CB0F17"/>
    <w:rsid w:val="00CB0F59"/>
    <w:rsid w:val="00CB1133"/>
    <w:rsid w:val="00CB1277"/>
    <w:rsid w:val="00CB12F4"/>
    <w:rsid w:val="00CB135A"/>
    <w:rsid w:val="00CB13EB"/>
    <w:rsid w:val="00CB14E1"/>
    <w:rsid w:val="00CB1843"/>
    <w:rsid w:val="00CB18BE"/>
    <w:rsid w:val="00CB19DC"/>
    <w:rsid w:val="00CB1AFD"/>
    <w:rsid w:val="00CB1E65"/>
    <w:rsid w:val="00CB2167"/>
    <w:rsid w:val="00CB222E"/>
    <w:rsid w:val="00CB2466"/>
    <w:rsid w:val="00CB257A"/>
    <w:rsid w:val="00CB25EC"/>
    <w:rsid w:val="00CB2665"/>
    <w:rsid w:val="00CB2A57"/>
    <w:rsid w:val="00CB2BDF"/>
    <w:rsid w:val="00CB2FBA"/>
    <w:rsid w:val="00CB313E"/>
    <w:rsid w:val="00CB346A"/>
    <w:rsid w:val="00CB3804"/>
    <w:rsid w:val="00CB3814"/>
    <w:rsid w:val="00CB396C"/>
    <w:rsid w:val="00CB39F9"/>
    <w:rsid w:val="00CB3A45"/>
    <w:rsid w:val="00CB3D9C"/>
    <w:rsid w:val="00CB3DD7"/>
    <w:rsid w:val="00CB3F00"/>
    <w:rsid w:val="00CB4077"/>
    <w:rsid w:val="00CB40B6"/>
    <w:rsid w:val="00CB4302"/>
    <w:rsid w:val="00CB4414"/>
    <w:rsid w:val="00CB45C0"/>
    <w:rsid w:val="00CB4669"/>
    <w:rsid w:val="00CB4718"/>
    <w:rsid w:val="00CB4A50"/>
    <w:rsid w:val="00CB4AD1"/>
    <w:rsid w:val="00CB4BC7"/>
    <w:rsid w:val="00CB4BC9"/>
    <w:rsid w:val="00CB4CB7"/>
    <w:rsid w:val="00CB4E70"/>
    <w:rsid w:val="00CB4F18"/>
    <w:rsid w:val="00CB513C"/>
    <w:rsid w:val="00CB5149"/>
    <w:rsid w:val="00CB5189"/>
    <w:rsid w:val="00CB51DD"/>
    <w:rsid w:val="00CB5398"/>
    <w:rsid w:val="00CB53D7"/>
    <w:rsid w:val="00CB5429"/>
    <w:rsid w:val="00CB544C"/>
    <w:rsid w:val="00CB5474"/>
    <w:rsid w:val="00CB5778"/>
    <w:rsid w:val="00CB5DC5"/>
    <w:rsid w:val="00CB5EC7"/>
    <w:rsid w:val="00CB6269"/>
    <w:rsid w:val="00CB62F9"/>
    <w:rsid w:val="00CB6321"/>
    <w:rsid w:val="00CB638A"/>
    <w:rsid w:val="00CB65A1"/>
    <w:rsid w:val="00CB671A"/>
    <w:rsid w:val="00CB6930"/>
    <w:rsid w:val="00CB6955"/>
    <w:rsid w:val="00CB69D3"/>
    <w:rsid w:val="00CB6CC1"/>
    <w:rsid w:val="00CB6D02"/>
    <w:rsid w:val="00CB7077"/>
    <w:rsid w:val="00CB7124"/>
    <w:rsid w:val="00CB71A5"/>
    <w:rsid w:val="00CB722F"/>
    <w:rsid w:val="00CB723A"/>
    <w:rsid w:val="00CB724F"/>
    <w:rsid w:val="00CB72FC"/>
    <w:rsid w:val="00CB7389"/>
    <w:rsid w:val="00CB73A3"/>
    <w:rsid w:val="00CB73CC"/>
    <w:rsid w:val="00CB7425"/>
    <w:rsid w:val="00CB7548"/>
    <w:rsid w:val="00CB7753"/>
    <w:rsid w:val="00CB7854"/>
    <w:rsid w:val="00CB787D"/>
    <w:rsid w:val="00CB78BF"/>
    <w:rsid w:val="00CB78C6"/>
    <w:rsid w:val="00CB7A0E"/>
    <w:rsid w:val="00CB7A39"/>
    <w:rsid w:val="00CB7A45"/>
    <w:rsid w:val="00CB7DF7"/>
    <w:rsid w:val="00CC00CD"/>
    <w:rsid w:val="00CC00F4"/>
    <w:rsid w:val="00CC0219"/>
    <w:rsid w:val="00CC0466"/>
    <w:rsid w:val="00CC046C"/>
    <w:rsid w:val="00CC0567"/>
    <w:rsid w:val="00CC058F"/>
    <w:rsid w:val="00CC0657"/>
    <w:rsid w:val="00CC071E"/>
    <w:rsid w:val="00CC0926"/>
    <w:rsid w:val="00CC0D93"/>
    <w:rsid w:val="00CC0F77"/>
    <w:rsid w:val="00CC1117"/>
    <w:rsid w:val="00CC123C"/>
    <w:rsid w:val="00CC1406"/>
    <w:rsid w:val="00CC1775"/>
    <w:rsid w:val="00CC17DE"/>
    <w:rsid w:val="00CC17F0"/>
    <w:rsid w:val="00CC1A37"/>
    <w:rsid w:val="00CC1A3E"/>
    <w:rsid w:val="00CC1C2B"/>
    <w:rsid w:val="00CC1CD1"/>
    <w:rsid w:val="00CC1D03"/>
    <w:rsid w:val="00CC1DF9"/>
    <w:rsid w:val="00CC1E5F"/>
    <w:rsid w:val="00CC1FB0"/>
    <w:rsid w:val="00CC1FF1"/>
    <w:rsid w:val="00CC2044"/>
    <w:rsid w:val="00CC21A9"/>
    <w:rsid w:val="00CC23B7"/>
    <w:rsid w:val="00CC243F"/>
    <w:rsid w:val="00CC2620"/>
    <w:rsid w:val="00CC28BF"/>
    <w:rsid w:val="00CC294E"/>
    <w:rsid w:val="00CC2AE1"/>
    <w:rsid w:val="00CC2AF6"/>
    <w:rsid w:val="00CC2AFF"/>
    <w:rsid w:val="00CC2B9B"/>
    <w:rsid w:val="00CC2BDD"/>
    <w:rsid w:val="00CC2C0D"/>
    <w:rsid w:val="00CC2CDF"/>
    <w:rsid w:val="00CC2F3F"/>
    <w:rsid w:val="00CC2F44"/>
    <w:rsid w:val="00CC2FA4"/>
    <w:rsid w:val="00CC301B"/>
    <w:rsid w:val="00CC338D"/>
    <w:rsid w:val="00CC3480"/>
    <w:rsid w:val="00CC34EA"/>
    <w:rsid w:val="00CC3650"/>
    <w:rsid w:val="00CC385C"/>
    <w:rsid w:val="00CC386F"/>
    <w:rsid w:val="00CC38F9"/>
    <w:rsid w:val="00CC3ABB"/>
    <w:rsid w:val="00CC3B14"/>
    <w:rsid w:val="00CC3BE2"/>
    <w:rsid w:val="00CC3D7D"/>
    <w:rsid w:val="00CC3F50"/>
    <w:rsid w:val="00CC44C9"/>
    <w:rsid w:val="00CC457A"/>
    <w:rsid w:val="00CC4694"/>
    <w:rsid w:val="00CC4A7C"/>
    <w:rsid w:val="00CC4AD9"/>
    <w:rsid w:val="00CC4B53"/>
    <w:rsid w:val="00CC4D9A"/>
    <w:rsid w:val="00CC4DE3"/>
    <w:rsid w:val="00CC4F84"/>
    <w:rsid w:val="00CC5037"/>
    <w:rsid w:val="00CC50CE"/>
    <w:rsid w:val="00CC5115"/>
    <w:rsid w:val="00CC5164"/>
    <w:rsid w:val="00CC52B4"/>
    <w:rsid w:val="00CC54A0"/>
    <w:rsid w:val="00CC553D"/>
    <w:rsid w:val="00CC59DE"/>
    <w:rsid w:val="00CC5AE2"/>
    <w:rsid w:val="00CC5BCB"/>
    <w:rsid w:val="00CC5C61"/>
    <w:rsid w:val="00CC5E1B"/>
    <w:rsid w:val="00CC5E79"/>
    <w:rsid w:val="00CC5EAC"/>
    <w:rsid w:val="00CC6004"/>
    <w:rsid w:val="00CC603D"/>
    <w:rsid w:val="00CC6197"/>
    <w:rsid w:val="00CC6483"/>
    <w:rsid w:val="00CC67CF"/>
    <w:rsid w:val="00CC6AD2"/>
    <w:rsid w:val="00CC6B31"/>
    <w:rsid w:val="00CC6B6D"/>
    <w:rsid w:val="00CC6CDF"/>
    <w:rsid w:val="00CC6D1C"/>
    <w:rsid w:val="00CC6D60"/>
    <w:rsid w:val="00CC6DA6"/>
    <w:rsid w:val="00CC6DD5"/>
    <w:rsid w:val="00CC6F5E"/>
    <w:rsid w:val="00CC709C"/>
    <w:rsid w:val="00CC75C3"/>
    <w:rsid w:val="00CC7AF3"/>
    <w:rsid w:val="00CC7B18"/>
    <w:rsid w:val="00CC7BC5"/>
    <w:rsid w:val="00CC7CD8"/>
    <w:rsid w:val="00CC7CDA"/>
    <w:rsid w:val="00CC7D44"/>
    <w:rsid w:val="00CC7E9E"/>
    <w:rsid w:val="00CD0057"/>
    <w:rsid w:val="00CD0128"/>
    <w:rsid w:val="00CD01D2"/>
    <w:rsid w:val="00CD02A1"/>
    <w:rsid w:val="00CD04D0"/>
    <w:rsid w:val="00CD0674"/>
    <w:rsid w:val="00CD0727"/>
    <w:rsid w:val="00CD07CF"/>
    <w:rsid w:val="00CD07D7"/>
    <w:rsid w:val="00CD08A5"/>
    <w:rsid w:val="00CD08F6"/>
    <w:rsid w:val="00CD0B6E"/>
    <w:rsid w:val="00CD0B95"/>
    <w:rsid w:val="00CD0D5B"/>
    <w:rsid w:val="00CD0F82"/>
    <w:rsid w:val="00CD144D"/>
    <w:rsid w:val="00CD158B"/>
    <w:rsid w:val="00CD182A"/>
    <w:rsid w:val="00CD18A4"/>
    <w:rsid w:val="00CD192D"/>
    <w:rsid w:val="00CD1B63"/>
    <w:rsid w:val="00CD1D9E"/>
    <w:rsid w:val="00CD1DEB"/>
    <w:rsid w:val="00CD1E04"/>
    <w:rsid w:val="00CD2025"/>
    <w:rsid w:val="00CD21FD"/>
    <w:rsid w:val="00CD231D"/>
    <w:rsid w:val="00CD245B"/>
    <w:rsid w:val="00CD24CD"/>
    <w:rsid w:val="00CD254D"/>
    <w:rsid w:val="00CD25F5"/>
    <w:rsid w:val="00CD25F6"/>
    <w:rsid w:val="00CD289C"/>
    <w:rsid w:val="00CD293B"/>
    <w:rsid w:val="00CD2A3D"/>
    <w:rsid w:val="00CD2B59"/>
    <w:rsid w:val="00CD2BC3"/>
    <w:rsid w:val="00CD2BEA"/>
    <w:rsid w:val="00CD2F20"/>
    <w:rsid w:val="00CD3003"/>
    <w:rsid w:val="00CD3039"/>
    <w:rsid w:val="00CD3065"/>
    <w:rsid w:val="00CD31A4"/>
    <w:rsid w:val="00CD3219"/>
    <w:rsid w:val="00CD326A"/>
    <w:rsid w:val="00CD32D2"/>
    <w:rsid w:val="00CD32F5"/>
    <w:rsid w:val="00CD33C9"/>
    <w:rsid w:val="00CD34D5"/>
    <w:rsid w:val="00CD3509"/>
    <w:rsid w:val="00CD3621"/>
    <w:rsid w:val="00CD36A0"/>
    <w:rsid w:val="00CD37BD"/>
    <w:rsid w:val="00CD38C9"/>
    <w:rsid w:val="00CD392D"/>
    <w:rsid w:val="00CD3BB5"/>
    <w:rsid w:val="00CD3C05"/>
    <w:rsid w:val="00CD3D4D"/>
    <w:rsid w:val="00CD3DF3"/>
    <w:rsid w:val="00CD3EBB"/>
    <w:rsid w:val="00CD3F60"/>
    <w:rsid w:val="00CD40DD"/>
    <w:rsid w:val="00CD414F"/>
    <w:rsid w:val="00CD47F1"/>
    <w:rsid w:val="00CD483B"/>
    <w:rsid w:val="00CD4AB3"/>
    <w:rsid w:val="00CD4B21"/>
    <w:rsid w:val="00CD4BBD"/>
    <w:rsid w:val="00CD4C60"/>
    <w:rsid w:val="00CD4DF0"/>
    <w:rsid w:val="00CD52E1"/>
    <w:rsid w:val="00CD5322"/>
    <w:rsid w:val="00CD575A"/>
    <w:rsid w:val="00CD579B"/>
    <w:rsid w:val="00CD57FE"/>
    <w:rsid w:val="00CD5A8C"/>
    <w:rsid w:val="00CD5C06"/>
    <w:rsid w:val="00CD5C20"/>
    <w:rsid w:val="00CD5C49"/>
    <w:rsid w:val="00CD5EE9"/>
    <w:rsid w:val="00CD5FF2"/>
    <w:rsid w:val="00CD5FF9"/>
    <w:rsid w:val="00CD60FC"/>
    <w:rsid w:val="00CD6188"/>
    <w:rsid w:val="00CD6583"/>
    <w:rsid w:val="00CD685D"/>
    <w:rsid w:val="00CD6861"/>
    <w:rsid w:val="00CD68EE"/>
    <w:rsid w:val="00CD6969"/>
    <w:rsid w:val="00CD6B41"/>
    <w:rsid w:val="00CD6B49"/>
    <w:rsid w:val="00CD6CCD"/>
    <w:rsid w:val="00CD6D69"/>
    <w:rsid w:val="00CD6F0E"/>
    <w:rsid w:val="00CD6F22"/>
    <w:rsid w:val="00CD6F65"/>
    <w:rsid w:val="00CD6FAE"/>
    <w:rsid w:val="00CD6FFF"/>
    <w:rsid w:val="00CD7179"/>
    <w:rsid w:val="00CD72A9"/>
    <w:rsid w:val="00CD7342"/>
    <w:rsid w:val="00CD7348"/>
    <w:rsid w:val="00CD73ED"/>
    <w:rsid w:val="00CD745F"/>
    <w:rsid w:val="00CD74F3"/>
    <w:rsid w:val="00CD75CE"/>
    <w:rsid w:val="00CD7777"/>
    <w:rsid w:val="00CD7788"/>
    <w:rsid w:val="00CD7967"/>
    <w:rsid w:val="00CD7A0D"/>
    <w:rsid w:val="00CD7AB2"/>
    <w:rsid w:val="00CD7BFD"/>
    <w:rsid w:val="00CD7EB3"/>
    <w:rsid w:val="00CE0017"/>
    <w:rsid w:val="00CE0033"/>
    <w:rsid w:val="00CE0358"/>
    <w:rsid w:val="00CE039F"/>
    <w:rsid w:val="00CE03BD"/>
    <w:rsid w:val="00CE0423"/>
    <w:rsid w:val="00CE04B2"/>
    <w:rsid w:val="00CE0632"/>
    <w:rsid w:val="00CE080B"/>
    <w:rsid w:val="00CE0A3B"/>
    <w:rsid w:val="00CE0AEB"/>
    <w:rsid w:val="00CE0C47"/>
    <w:rsid w:val="00CE0E2D"/>
    <w:rsid w:val="00CE0F51"/>
    <w:rsid w:val="00CE10E2"/>
    <w:rsid w:val="00CE13E5"/>
    <w:rsid w:val="00CE1675"/>
    <w:rsid w:val="00CE16D5"/>
    <w:rsid w:val="00CE19BD"/>
    <w:rsid w:val="00CE1B15"/>
    <w:rsid w:val="00CE1BD9"/>
    <w:rsid w:val="00CE1C92"/>
    <w:rsid w:val="00CE1D74"/>
    <w:rsid w:val="00CE1DDD"/>
    <w:rsid w:val="00CE1DE1"/>
    <w:rsid w:val="00CE1EC0"/>
    <w:rsid w:val="00CE2006"/>
    <w:rsid w:val="00CE212F"/>
    <w:rsid w:val="00CE216C"/>
    <w:rsid w:val="00CE21E9"/>
    <w:rsid w:val="00CE22BC"/>
    <w:rsid w:val="00CE28A7"/>
    <w:rsid w:val="00CE29D3"/>
    <w:rsid w:val="00CE2B36"/>
    <w:rsid w:val="00CE2CD1"/>
    <w:rsid w:val="00CE2DF8"/>
    <w:rsid w:val="00CE2E8B"/>
    <w:rsid w:val="00CE2F39"/>
    <w:rsid w:val="00CE3154"/>
    <w:rsid w:val="00CE3283"/>
    <w:rsid w:val="00CE32C4"/>
    <w:rsid w:val="00CE3630"/>
    <w:rsid w:val="00CE383B"/>
    <w:rsid w:val="00CE396E"/>
    <w:rsid w:val="00CE3ACA"/>
    <w:rsid w:val="00CE3AD1"/>
    <w:rsid w:val="00CE3BA0"/>
    <w:rsid w:val="00CE3E7D"/>
    <w:rsid w:val="00CE3E9B"/>
    <w:rsid w:val="00CE41A7"/>
    <w:rsid w:val="00CE4273"/>
    <w:rsid w:val="00CE427F"/>
    <w:rsid w:val="00CE47CE"/>
    <w:rsid w:val="00CE4817"/>
    <w:rsid w:val="00CE48AB"/>
    <w:rsid w:val="00CE4995"/>
    <w:rsid w:val="00CE4A1A"/>
    <w:rsid w:val="00CE4B5A"/>
    <w:rsid w:val="00CE4E40"/>
    <w:rsid w:val="00CE4F29"/>
    <w:rsid w:val="00CE4F4D"/>
    <w:rsid w:val="00CE5148"/>
    <w:rsid w:val="00CE514C"/>
    <w:rsid w:val="00CE5488"/>
    <w:rsid w:val="00CE5508"/>
    <w:rsid w:val="00CE5592"/>
    <w:rsid w:val="00CE5598"/>
    <w:rsid w:val="00CE5627"/>
    <w:rsid w:val="00CE5705"/>
    <w:rsid w:val="00CE596D"/>
    <w:rsid w:val="00CE5A3F"/>
    <w:rsid w:val="00CE5B4A"/>
    <w:rsid w:val="00CE5CDC"/>
    <w:rsid w:val="00CE608B"/>
    <w:rsid w:val="00CE625E"/>
    <w:rsid w:val="00CE6305"/>
    <w:rsid w:val="00CE6431"/>
    <w:rsid w:val="00CE671E"/>
    <w:rsid w:val="00CE6749"/>
    <w:rsid w:val="00CE67B0"/>
    <w:rsid w:val="00CE67FA"/>
    <w:rsid w:val="00CE680B"/>
    <w:rsid w:val="00CE6C3F"/>
    <w:rsid w:val="00CE6C74"/>
    <w:rsid w:val="00CE6EDB"/>
    <w:rsid w:val="00CE6F04"/>
    <w:rsid w:val="00CE6F0C"/>
    <w:rsid w:val="00CE6F12"/>
    <w:rsid w:val="00CE6F8F"/>
    <w:rsid w:val="00CE7349"/>
    <w:rsid w:val="00CE7551"/>
    <w:rsid w:val="00CE757C"/>
    <w:rsid w:val="00CE7860"/>
    <w:rsid w:val="00CE78BD"/>
    <w:rsid w:val="00CE79F5"/>
    <w:rsid w:val="00CE7CAB"/>
    <w:rsid w:val="00CE7CBD"/>
    <w:rsid w:val="00CF01C6"/>
    <w:rsid w:val="00CF061E"/>
    <w:rsid w:val="00CF06AA"/>
    <w:rsid w:val="00CF06ED"/>
    <w:rsid w:val="00CF08F0"/>
    <w:rsid w:val="00CF09EB"/>
    <w:rsid w:val="00CF0A56"/>
    <w:rsid w:val="00CF0AEC"/>
    <w:rsid w:val="00CF1028"/>
    <w:rsid w:val="00CF111F"/>
    <w:rsid w:val="00CF127E"/>
    <w:rsid w:val="00CF1309"/>
    <w:rsid w:val="00CF14CA"/>
    <w:rsid w:val="00CF14E9"/>
    <w:rsid w:val="00CF152A"/>
    <w:rsid w:val="00CF15CB"/>
    <w:rsid w:val="00CF1636"/>
    <w:rsid w:val="00CF167D"/>
    <w:rsid w:val="00CF1766"/>
    <w:rsid w:val="00CF1795"/>
    <w:rsid w:val="00CF1915"/>
    <w:rsid w:val="00CF1A5A"/>
    <w:rsid w:val="00CF1CCB"/>
    <w:rsid w:val="00CF1D35"/>
    <w:rsid w:val="00CF1E65"/>
    <w:rsid w:val="00CF1F3D"/>
    <w:rsid w:val="00CF2007"/>
    <w:rsid w:val="00CF2250"/>
    <w:rsid w:val="00CF229E"/>
    <w:rsid w:val="00CF240F"/>
    <w:rsid w:val="00CF250A"/>
    <w:rsid w:val="00CF258C"/>
    <w:rsid w:val="00CF2741"/>
    <w:rsid w:val="00CF2865"/>
    <w:rsid w:val="00CF28D4"/>
    <w:rsid w:val="00CF2A84"/>
    <w:rsid w:val="00CF2BD8"/>
    <w:rsid w:val="00CF2DE5"/>
    <w:rsid w:val="00CF2DF2"/>
    <w:rsid w:val="00CF2F8E"/>
    <w:rsid w:val="00CF31FF"/>
    <w:rsid w:val="00CF3346"/>
    <w:rsid w:val="00CF33FE"/>
    <w:rsid w:val="00CF35A2"/>
    <w:rsid w:val="00CF35CF"/>
    <w:rsid w:val="00CF366E"/>
    <w:rsid w:val="00CF36CF"/>
    <w:rsid w:val="00CF384F"/>
    <w:rsid w:val="00CF38DE"/>
    <w:rsid w:val="00CF3AE9"/>
    <w:rsid w:val="00CF3B34"/>
    <w:rsid w:val="00CF3F87"/>
    <w:rsid w:val="00CF3FBF"/>
    <w:rsid w:val="00CF3FC6"/>
    <w:rsid w:val="00CF4120"/>
    <w:rsid w:val="00CF4182"/>
    <w:rsid w:val="00CF4292"/>
    <w:rsid w:val="00CF436D"/>
    <w:rsid w:val="00CF4370"/>
    <w:rsid w:val="00CF43B1"/>
    <w:rsid w:val="00CF43D6"/>
    <w:rsid w:val="00CF44AB"/>
    <w:rsid w:val="00CF454C"/>
    <w:rsid w:val="00CF45FF"/>
    <w:rsid w:val="00CF46D3"/>
    <w:rsid w:val="00CF47C0"/>
    <w:rsid w:val="00CF496F"/>
    <w:rsid w:val="00CF4A63"/>
    <w:rsid w:val="00CF4BC9"/>
    <w:rsid w:val="00CF4BFC"/>
    <w:rsid w:val="00CF4DCE"/>
    <w:rsid w:val="00CF5068"/>
    <w:rsid w:val="00CF50CE"/>
    <w:rsid w:val="00CF54DA"/>
    <w:rsid w:val="00CF5529"/>
    <w:rsid w:val="00CF5623"/>
    <w:rsid w:val="00CF5659"/>
    <w:rsid w:val="00CF590B"/>
    <w:rsid w:val="00CF592C"/>
    <w:rsid w:val="00CF59DC"/>
    <w:rsid w:val="00CF59E9"/>
    <w:rsid w:val="00CF5AF8"/>
    <w:rsid w:val="00CF5BDF"/>
    <w:rsid w:val="00CF5E8F"/>
    <w:rsid w:val="00CF6028"/>
    <w:rsid w:val="00CF622F"/>
    <w:rsid w:val="00CF62B1"/>
    <w:rsid w:val="00CF62B5"/>
    <w:rsid w:val="00CF634D"/>
    <w:rsid w:val="00CF66C4"/>
    <w:rsid w:val="00CF66E3"/>
    <w:rsid w:val="00CF6723"/>
    <w:rsid w:val="00CF675B"/>
    <w:rsid w:val="00CF6BA1"/>
    <w:rsid w:val="00CF6C45"/>
    <w:rsid w:val="00CF6F00"/>
    <w:rsid w:val="00CF6FE2"/>
    <w:rsid w:val="00CF70F6"/>
    <w:rsid w:val="00CF7485"/>
    <w:rsid w:val="00CF74E9"/>
    <w:rsid w:val="00CF754F"/>
    <w:rsid w:val="00CF76D4"/>
    <w:rsid w:val="00CF773F"/>
    <w:rsid w:val="00CF7952"/>
    <w:rsid w:val="00CF7B33"/>
    <w:rsid w:val="00CF7C08"/>
    <w:rsid w:val="00CF7C1B"/>
    <w:rsid w:val="00CF7D20"/>
    <w:rsid w:val="00CF7E78"/>
    <w:rsid w:val="00CF7F25"/>
    <w:rsid w:val="00D001D7"/>
    <w:rsid w:val="00D003FD"/>
    <w:rsid w:val="00D004B2"/>
    <w:rsid w:val="00D00516"/>
    <w:rsid w:val="00D00718"/>
    <w:rsid w:val="00D008E6"/>
    <w:rsid w:val="00D00B3D"/>
    <w:rsid w:val="00D00B8E"/>
    <w:rsid w:val="00D00C53"/>
    <w:rsid w:val="00D00C97"/>
    <w:rsid w:val="00D01317"/>
    <w:rsid w:val="00D01396"/>
    <w:rsid w:val="00D0139E"/>
    <w:rsid w:val="00D014AC"/>
    <w:rsid w:val="00D01A5E"/>
    <w:rsid w:val="00D01C64"/>
    <w:rsid w:val="00D01C77"/>
    <w:rsid w:val="00D01F12"/>
    <w:rsid w:val="00D01FB0"/>
    <w:rsid w:val="00D02382"/>
    <w:rsid w:val="00D024AF"/>
    <w:rsid w:val="00D024D5"/>
    <w:rsid w:val="00D0259B"/>
    <w:rsid w:val="00D02708"/>
    <w:rsid w:val="00D02738"/>
    <w:rsid w:val="00D02C4E"/>
    <w:rsid w:val="00D02C60"/>
    <w:rsid w:val="00D02C79"/>
    <w:rsid w:val="00D02D4B"/>
    <w:rsid w:val="00D02E73"/>
    <w:rsid w:val="00D02E9C"/>
    <w:rsid w:val="00D02EE4"/>
    <w:rsid w:val="00D030D8"/>
    <w:rsid w:val="00D033BD"/>
    <w:rsid w:val="00D0372D"/>
    <w:rsid w:val="00D03964"/>
    <w:rsid w:val="00D03A96"/>
    <w:rsid w:val="00D03ACC"/>
    <w:rsid w:val="00D03AD9"/>
    <w:rsid w:val="00D03CC5"/>
    <w:rsid w:val="00D03E60"/>
    <w:rsid w:val="00D03E78"/>
    <w:rsid w:val="00D03F50"/>
    <w:rsid w:val="00D03FF3"/>
    <w:rsid w:val="00D04042"/>
    <w:rsid w:val="00D0410D"/>
    <w:rsid w:val="00D042B9"/>
    <w:rsid w:val="00D042D9"/>
    <w:rsid w:val="00D043FC"/>
    <w:rsid w:val="00D04444"/>
    <w:rsid w:val="00D04451"/>
    <w:rsid w:val="00D044A4"/>
    <w:rsid w:val="00D045B9"/>
    <w:rsid w:val="00D04767"/>
    <w:rsid w:val="00D047B9"/>
    <w:rsid w:val="00D047C0"/>
    <w:rsid w:val="00D047D0"/>
    <w:rsid w:val="00D04988"/>
    <w:rsid w:val="00D04A45"/>
    <w:rsid w:val="00D04A57"/>
    <w:rsid w:val="00D04A75"/>
    <w:rsid w:val="00D04DC9"/>
    <w:rsid w:val="00D04ED0"/>
    <w:rsid w:val="00D05042"/>
    <w:rsid w:val="00D050BB"/>
    <w:rsid w:val="00D050BD"/>
    <w:rsid w:val="00D0520B"/>
    <w:rsid w:val="00D05435"/>
    <w:rsid w:val="00D05497"/>
    <w:rsid w:val="00D05535"/>
    <w:rsid w:val="00D055B5"/>
    <w:rsid w:val="00D056B3"/>
    <w:rsid w:val="00D058EF"/>
    <w:rsid w:val="00D05909"/>
    <w:rsid w:val="00D05B58"/>
    <w:rsid w:val="00D05BB6"/>
    <w:rsid w:val="00D05CAA"/>
    <w:rsid w:val="00D05E98"/>
    <w:rsid w:val="00D05F48"/>
    <w:rsid w:val="00D061AD"/>
    <w:rsid w:val="00D0634E"/>
    <w:rsid w:val="00D064BB"/>
    <w:rsid w:val="00D0657A"/>
    <w:rsid w:val="00D06666"/>
    <w:rsid w:val="00D0692E"/>
    <w:rsid w:val="00D06D9F"/>
    <w:rsid w:val="00D06FDD"/>
    <w:rsid w:val="00D06FE2"/>
    <w:rsid w:val="00D07164"/>
    <w:rsid w:val="00D07209"/>
    <w:rsid w:val="00D073C4"/>
    <w:rsid w:val="00D07519"/>
    <w:rsid w:val="00D07541"/>
    <w:rsid w:val="00D07B43"/>
    <w:rsid w:val="00D07B88"/>
    <w:rsid w:val="00D07F73"/>
    <w:rsid w:val="00D10101"/>
    <w:rsid w:val="00D10167"/>
    <w:rsid w:val="00D1027B"/>
    <w:rsid w:val="00D10522"/>
    <w:rsid w:val="00D105A3"/>
    <w:rsid w:val="00D10691"/>
    <w:rsid w:val="00D106EE"/>
    <w:rsid w:val="00D107C7"/>
    <w:rsid w:val="00D10A3D"/>
    <w:rsid w:val="00D10A5F"/>
    <w:rsid w:val="00D10A83"/>
    <w:rsid w:val="00D10B88"/>
    <w:rsid w:val="00D10C71"/>
    <w:rsid w:val="00D10DB8"/>
    <w:rsid w:val="00D10E7E"/>
    <w:rsid w:val="00D10F46"/>
    <w:rsid w:val="00D10F6D"/>
    <w:rsid w:val="00D1107F"/>
    <w:rsid w:val="00D1114B"/>
    <w:rsid w:val="00D111C5"/>
    <w:rsid w:val="00D11313"/>
    <w:rsid w:val="00D114B8"/>
    <w:rsid w:val="00D11612"/>
    <w:rsid w:val="00D11664"/>
    <w:rsid w:val="00D11AA1"/>
    <w:rsid w:val="00D11B87"/>
    <w:rsid w:val="00D11D90"/>
    <w:rsid w:val="00D121BA"/>
    <w:rsid w:val="00D122C2"/>
    <w:rsid w:val="00D1237A"/>
    <w:rsid w:val="00D1246E"/>
    <w:rsid w:val="00D125D0"/>
    <w:rsid w:val="00D12741"/>
    <w:rsid w:val="00D12814"/>
    <w:rsid w:val="00D12980"/>
    <w:rsid w:val="00D12C05"/>
    <w:rsid w:val="00D12C4F"/>
    <w:rsid w:val="00D12C94"/>
    <w:rsid w:val="00D12CB9"/>
    <w:rsid w:val="00D12D1C"/>
    <w:rsid w:val="00D12DEE"/>
    <w:rsid w:val="00D12E88"/>
    <w:rsid w:val="00D13079"/>
    <w:rsid w:val="00D130D0"/>
    <w:rsid w:val="00D13167"/>
    <w:rsid w:val="00D13457"/>
    <w:rsid w:val="00D13493"/>
    <w:rsid w:val="00D13498"/>
    <w:rsid w:val="00D13B58"/>
    <w:rsid w:val="00D13DEB"/>
    <w:rsid w:val="00D13E65"/>
    <w:rsid w:val="00D1408A"/>
    <w:rsid w:val="00D141EE"/>
    <w:rsid w:val="00D142D2"/>
    <w:rsid w:val="00D14318"/>
    <w:rsid w:val="00D14504"/>
    <w:rsid w:val="00D1488D"/>
    <w:rsid w:val="00D1495F"/>
    <w:rsid w:val="00D14AD6"/>
    <w:rsid w:val="00D14C6D"/>
    <w:rsid w:val="00D15346"/>
    <w:rsid w:val="00D153D9"/>
    <w:rsid w:val="00D15673"/>
    <w:rsid w:val="00D15747"/>
    <w:rsid w:val="00D15D4C"/>
    <w:rsid w:val="00D15DA8"/>
    <w:rsid w:val="00D1606B"/>
    <w:rsid w:val="00D16188"/>
    <w:rsid w:val="00D16262"/>
    <w:rsid w:val="00D162EA"/>
    <w:rsid w:val="00D1671C"/>
    <w:rsid w:val="00D1674C"/>
    <w:rsid w:val="00D167AB"/>
    <w:rsid w:val="00D16CB7"/>
    <w:rsid w:val="00D16D59"/>
    <w:rsid w:val="00D16D75"/>
    <w:rsid w:val="00D170C3"/>
    <w:rsid w:val="00D17185"/>
    <w:rsid w:val="00D17233"/>
    <w:rsid w:val="00D17337"/>
    <w:rsid w:val="00D17460"/>
    <w:rsid w:val="00D17694"/>
    <w:rsid w:val="00D17803"/>
    <w:rsid w:val="00D17876"/>
    <w:rsid w:val="00D17A03"/>
    <w:rsid w:val="00D17AE2"/>
    <w:rsid w:val="00D17AE7"/>
    <w:rsid w:val="00D17B48"/>
    <w:rsid w:val="00D17BDE"/>
    <w:rsid w:val="00D17C29"/>
    <w:rsid w:val="00D17EE9"/>
    <w:rsid w:val="00D17F62"/>
    <w:rsid w:val="00D17FBE"/>
    <w:rsid w:val="00D20286"/>
    <w:rsid w:val="00D20292"/>
    <w:rsid w:val="00D2043C"/>
    <w:rsid w:val="00D2047C"/>
    <w:rsid w:val="00D204BC"/>
    <w:rsid w:val="00D204BF"/>
    <w:rsid w:val="00D20759"/>
    <w:rsid w:val="00D20A26"/>
    <w:rsid w:val="00D20A3A"/>
    <w:rsid w:val="00D20AEC"/>
    <w:rsid w:val="00D20B22"/>
    <w:rsid w:val="00D20BED"/>
    <w:rsid w:val="00D20CAF"/>
    <w:rsid w:val="00D20CB1"/>
    <w:rsid w:val="00D21260"/>
    <w:rsid w:val="00D2164B"/>
    <w:rsid w:val="00D21C57"/>
    <w:rsid w:val="00D21CD7"/>
    <w:rsid w:val="00D21E11"/>
    <w:rsid w:val="00D21EA0"/>
    <w:rsid w:val="00D2203D"/>
    <w:rsid w:val="00D223D8"/>
    <w:rsid w:val="00D2258D"/>
    <w:rsid w:val="00D2275A"/>
    <w:rsid w:val="00D22841"/>
    <w:rsid w:val="00D22874"/>
    <w:rsid w:val="00D22912"/>
    <w:rsid w:val="00D22C0B"/>
    <w:rsid w:val="00D22DC3"/>
    <w:rsid w:val="00D22F19"/>
    <w:rsid w:val="00D23017"/>
    <w:rsid w:val="00D231B2"/>
    <w:rsid w:val="00D2347C"/>
    <w:rsid w:val="00D2359C"/>
    <w:rsid w:val="00D235E8"/>
    <w:rsid w:val="00D2364E"/>
    <w:rsid w:val="00D23770"/>
    <w:rsid w:val="00D238F8"/>
    <w:rsid w:val="00D23A1A"/>
    <w:rsid w:val="00D23A32"/>
    <w:rsid w:val="00D23A45"/>
    <w:rsid w:val="00D23B22"/>
    <w:rsid w:val="00D23D09"/>
    <w:rsid w:val="00D23F0B"/>
    <w:rsid w:val="00D24045"/>
    <w:rsid w:val="00D243BB"/>
    <w:rsid w:val="00D24599"/>
    <w:rsid w:val="00D2461E"/>
    <w:rsid w:val="00D248A1"/>
    <w:rsid w:val="00D24904"/>
    <w:rsid w:val="00D249A3"/>
    <w:rsid w:val="00D24AF6"/>
    <w:rsid w:val="00D24BF5"/>
    <w:rsid w:val="00D24C34"/>
    <w:rsid w:val="00D24D1F"/>
    <w:rsid w:val="00D24E7E"/>
    <w:rsid w:val="00D24EF2"/>
    <w:rsid w:val="00D24F66"/>
    <w:rsid w:val="00D2506C"/>
    <w:rsid w:val="00D2511C"/>
    <w:rsid w:val="00D251D4"/>
    <w:rsid w:val="00D252E1"/>
    <w:rsid w:val="00D25477"/>
    <w:rsid w:val="00D25479"/>
    <w:rsid w:val="00D258A6"/>
    <w:rsid w:val="00D258C0"/>
    <w:rsid w:val="00D25917"/>
    <w:rsid w:val="00D2594B"/>
    <w:rsid w:val="00D259B8"/>
    <w:rsid w:val="00D25B27"/>
    <w:rsid w:val="00D25C5F"/>
    <w:rsid w:val="00D25DFB"/>
    <w:rsid w:val="00D25F4D"/>
    <w:rsid w:val="00D260A8"/>
    <w:rsid w:val="00D260B4"/>
    <w:rsid w:val="00D26311"/>
    <w:rsid w:val="00D263E0"/>
    <w:rsid w:val="00D26625"/>
    <w:rsid w:val="00D268AF"/>
    <w:rsid w:val="00D269B5"/>
    <w:rsid w:val="00D269BC"/>
    <w:rsid w:val="00D26A62"/>
    <w:rsid w:val="00D26ADF"/>
    <w:rsid w:val="00D26D43"/>
    <w:rsid w:val="00D26E1E"/>
    <w:rsid w:val="00D26FD3"/>
    <w:rsid w:val="00D2701F"/>
    <w:rsid w:val="00D2724C"/>
    <w:rsid w:val="00D275D8"/>
    <w:rsid w:val="00D277EE"/>
    <w:rsid w:val="00D27901"/>
    <w:rsid w:val="00D27ADA"/>
    <w:rsid w:val="00D27B27"/>
    <w:rsid w:val="00D27D61"/>
    <w:rsid w:val="00D27DA1"/>
    <w:rsid w:val="00D27ED2"/>
    <w:rsid w:val="00D3019A"/>
    <w:rsid w:val="00D3042E"/>
    <w:rsid w:val="00D306AC"/>
    <w:rsid w:val="00D30B56"/>
    <w:rsid w:val="00D30C81"/>
    <w:rsid w:val="00D30CBA"/>
    <w:rsid w:val="00D30D57"/>
    <w:rsid w:val="00D30F99"/>
    <w:rsid w:val="00D31100"/>
    <w:rsid w:val="00D312C8"/>
    <w:rsid w:val="00D31342"/>
    <w:rsid w:val="00D314F3"/>
    <w:rsid w:val="00D31757"/>
    <w:rsid w:val="00D3195B"/>
    <w:rsid w:val="00D31969"/>
    <w:rsid w:val="00D31C46"/>
    <w:rsid w:val="00D31D17"/>
    <w:rsid w:val="00D31D73"/>
    <w:rsid w:val="00D31DAF"/>
    <w:rsid w:val="00D31F0D"/>
    <w:rsid w:val="00D3210A"/>
    <w:rsid w:val="00D321C5"/>
    <w:rsid w:val="00D322B6"/>
    <w:rsid w:val="00D323AE"/>
    <w:rsid w:val="00D32410"/>
    <w:rsid w:val="00D32504"/>
    <w:rsid w:val="00D32510"/>
    <w:rsid w:val="00D3253A"/>
    <w:rsid w:val="00D3254A"/>
    <w:rsid w:val="00D326BA"/>
    <w:rsid w:val="00D327CA"/>
    <w:rsid w:val="00D32836"/>
    <w:rsid w:val="00D3292F"/>
    <w:rsid w:val="00D32B4A"/>
    <w:rsid w:val="00D32CE1"/>
    <w:rsid w:val="00D32E00"/>
    <w:rsid w:val="00D32FF0"/>
    <w:rsid w:val="00D33007"/>
    <w:rsid w:val="00D33047"/>
    <w:rsid w:val="00D33248"/>
    <w:rsid w:val="00D33255"/>
    <w:rsid w:val="00D3329C"/>
    <w:rsid w:val="00D332AF"/>
    <w:rsid w:val="00D335EC"/>
    <w:rsid w:val="00D33605"/>
    <w:rsid w:val="00D33706"/>
    <w:rsid w:val="00D3370A"/>
    <w:rsid w:val="00D3374C"/>
    <w:rsid w:val="00D3389B"/>
    <w:rsid w:val="00D339DB"/>
    <w:rsid w:val="00D33C93"/>
    <w:rsid w:val="00D33F81"/>
    <w:rsid w:val="00D33FC7"/>
    <w:rsid w:val="00D34086"/>
    <w:rsid w:val="00D34093"/>
    <w:rsid w:val="00D340F5"/>
    <w:rsid w:val="00D3411E"/>
    <w:rsid w:val="00D341B7"/>
    <w:rsid w:val="00D3428A"/>
    <w:rsid w:val="00D3428F"/>
    <w:rsid w:val="00D342DC"/>
    <w:rsid w:val="00D34326"/>
    <w:rsid w:val="00D343BE"/>
    <w:rsid w:val="00D343C7"/>
    <w:rsid w:val="00D34414"/>
    <w:rsid w:val="00D34584"/>
    <w:rsid w:val="00D345C3"/>
    <w:rsid w:val="00D345D8"/>
    <w:rsid w:val="00D3468A"/>
    <w:rsid w:val="00D34ACB"/>
    <w:rsid w:val="00D34B13"/>
    <w:rsid w:val="00D34B30"/>
    <w:rsid w:val="00D34C2A"/>
    <w:rsid w:val="00D34C9A"/>
    <w:rsid w:val="00D34D6B"/>
    <w:rsid w:val="00D3519F"/>
    <w:rsid w:val="00D35357"/>
    <w:rsid w:val="00D3535E"/>
    <w:rsid w:val="00D3540A"/>
    <w:rsid w:val="00D35457"/>
    <w:rsid w:val="00D3557B"/>
    <w:rsid w:val="00D3581B"/>
    <w:rsid w:val="00D359F4"/>
    <w:rsid w:val="00D35E47"/>
    <w:rsid w:val="00D36121"/>
    <w:rsid w:val="00D36149"/>
    <w:rsid w:val="00D361AD"/>
    <w:rsid w:val="00D36253"/>
    <w:rsid w:val="00D36535"/>
    <w:rsid w:val="00D36542"/>
    <w:rsid w:val="00D36558"/>
    <w:rsid w:val="00D36599"/>
    <w:rsid w:val="00D366A6"/>
    <w:rsid w:val="00D36775"/>
    <w:rsid w:val="00D3693B"/>
    <w:rsid w:val="00D36C01"/>
    <w:rsid w:val="00D36EF5"/>
    <w:rsid w:val="00D371FF"/>
    <w:rsid w:val="00D37387"/>
    <w:rsid w:val="00D37393"/>
    <w:rsid w:val="00D373D7"/>
    <w:rsid w:val="00D374E9"/>
    <w:rsid w:val="00D374F6"/>
    <w:rsid w:val="00D3757B"/>
    <w:rsid w:val="00D3759F"/>
    <w:rsid w:val="00D375A3"/>
    <w:rsid w:val="00D3764C"/>
    <w:rsid w:val="00D37676"/>
    <w:rsid w:val="00D376D4"/>
    <w:rsid w:val="00D37739"/>
    <w:rsid w:val="00D3786A"/>
    <w:rsid w:val="00D37AD2"/>
    <w:rsid w:val="00D37B3E"/>
    <w:rsid w:val="00D37C32"/>
    <w:rsid w:val="00D37C3B"/>
    <w:rsid w:val="00D37C5E"/>
    <w:rsid w:val="00D37C72"/>
    <w:rsid w:val="00D37CF1"/>
    <w:rsid w:val="00D37DF4"/>
    <w:rsid w:val="00D37EA6"/>
    <w:rsid w:val="00D37F6E"/>
    <w:rsid w:val="00D400D9"/>
    <w:rsid w:val="00D403E6"/>
    <w:rsid w:val="00D4051E"/>
    <w:rsid w:val="00D405BC"/>
    <w:rsid w:val="00D40622"/>
    <w:rsid w:val="00D40629"/>
    <w:rsid w:val="00D4085E"/>
    <w:rsid w:val="00D408AD"/>
    <w:rsid w:val="00D40930"/>
    <w:rsid w:val="00D40AC0"/>
    <w:rsid w:val="00D40D70"/>
    <w:rsid w:val="00D40E3C"/>
    <w:rsid w:val="00D40EF2"/>
    <w:rsid w:val="00D40F21"/>
    <w:rsid w:val="00D41054"/>
    <w:rsid w:val="00D41237"/>
    <w:rsid w:val="00D41602"/>
    <w:rsid w:val="00D4178B"/>
    <w:rsid w:val="00D417AE"/>
    <w:rsid w:val="00D41879"/>
    <w:rsid w:val="00D41903"/>
    <w:rsid w:val="00D41D45"/>
    <w:rsid w:val="00D41FFC"/>
    <w:rsid w:val="00D42113"/>
    <w:rsid w:val="00D42201"/>
    <w:rsid w:val="00D4223F"/>
    <w:rsid w:val="00D422A7"/>
    <w:rsid w:val="00D42394"/>
    <w:rsid w:val="00D423F2"/>
    <w:rsid w:val="00D4247B"/>
    <w:rsid w:val="00D42786"/>
    <w:rsid w:val="00D427B7"/>
    <w:rsid w:val="00D427CE"/>
    <w:rsid w:val="00D42820"/>
    <w:rsid w:val="00D42B97"/>
    <w:rsid w:val="00D42CA9"/>
    <w:rsid w:val="00D42F07"/>
    <w:rsid w:val="00D42FFE"/>
    <w:rsid w:val="00D4312A"/>
    <w:rsid w:val="00D4316E"/>
    <w:rsid w:val="00D431DE"/>
    <w:rsid w:val="00D43450"/>
    <w:rsid w:val="00D434FF"/>
    <w:rsid w:val="00D43523"/>
    <w:rsid w:val="00D4363E"/>
    <w:rsid w:val="00D436BC"/>
    <w:rsid w:val="00D436C0"/>
    <w:rsid w:val="00D436D9"/>
    <w:rsid w:val="00D43973"/>
    <w:rsid w:val="00D43B1E"/>
    <w:rsid w:val="00D43B30"/>
    <w:rsid w:val="00D43BCA"/>
    <w:rsid w:val="00D43CE9"/>
    <w:rsid w:val="00D43E0F"/>
    <w:rsid w:val="00D43E7A"/>
    <w:rsid w:val="00D43EE7"/>
    <w:rsid w:val="00D43EEB"/>
    <w:rsid w:val="00D43FAC"/>
    <w:rsid w:val="00D440D1"/>
    <w:rsid w:val="00D44460"/>
    <w:rsid w:val="00D4480B"/>
    <w:rsid w:val="00D44972"/>
    <w:rsid w:val="00D449D8"/>
    <w:rsid w:val="00D44B5B"/>
    <w:rsid w:val="00D44EEB"/>
    <w:rsid w:val="00D44F15"/>
    <w:rsid w:val="00D44FC3"/>
    <w:rsid w:val="00D451FC"/>
    <w:rsid w:val="00D451FE"/>
    <w:rsid w:val="00D4527F"/>
    <w:rsid w:val="00D452B9"/>
    <w:rsid w:val="00D45384"/>
    <w:rsid w:val="00D456F1"/>
    <w:rsid w:val="00D45B5D"/>
    <w:rsid w:val="00D45CB1"/>
    <w:rsid w:val="00D45CEE"/>
    <w:rsid w:val="00D45D1A"/>
    <w:rsid w:val="00D45E41"/>
    <w:rsid w:val="00D45E85"/>
    <w:rsid w:val="00D45EE2"/>
    <w:rsid w:val="00D45FCA"/>
    <w:rsid w:val="00D4600D"/>
    <w:rsid w:val="00D46118"/>
    <w:rsid w:val="00D46206"/>
    <w:rsid w:val="00D46251"/>
    <w:rsid w:val="00D464A2"/>
    <w:rsid w:val="00D4655A"/>
    <w:rsid w:val="00D468FC"/>
    <w:rsid w:val="00D469D0"/>
    <w:rsid w:val="00D469E2"/>
    <w:rsid w:val="00D46D09"/>
    <w:rsid w:val="00D46E09"/>
    <w:rsid w:val="00D46F65"/>
    <w:rsid w:val="00D47043"/>
    <w:rsid w:val="00D47135"/>
    <w:rsid w:val="00D474D5"/>
    <w:rsid w:val="00D47569"/>
    <w:rsid w:val="00D4795E"/>
    <w:rsid w:val="00D479ED"/>
    <w:rsid w:val="00D47BFB"/>
    <w:rsid w:val="00D47C3E"/>
    <w:rsid w:val="00D47D31"/>
    <w:rsid w:val="00D47D8D"/>
    <w:rsid w:val="00D500D8"/>
    <w:rsid w:val="00D50301"/>
    <w:rsid w:val="00D505D8"/>
    <w:rsid w:val="00D508E9"/>
    <w:rsid w:val="00D50925"/>
    <w:rsid w:val="00D5094C"/>
    <w:rsid w:val="00D50A32"/>
    <w:rsid w:val="00D50AC5"/>
    <w:rsid w:val="00D50D34"/>
    <w:rsid w:val="00D510E1"/>
    <w:rsid w:val="00D51141"/>
    <w:rsid w:val="00D512A0"/>
    <w:rsid w:val="00D51330"/>
    <w:rsid w:val="00D5147F"/>
    <w:rsid w:val="00D514FC"/>
    <w:rsid w:val="00D516B9"/>
    <w:rsid w:val="00D516D6"/>
    <w:rsid w:val="00D517B3"/>
    <w:rsid w:val="00D517FB"/>
    <w:rsid w:val="00D5196D"/>
    <w:rsid w:val="00D51B8D"/>
    <w:rsid w:val="00D51C27"/>
    <w:rsid w:val="00D51E15"/>
    <w:rsid w:val="00D51E38"/>
    <w:rsid w:val="00D52225"/>
    <w:rsid w:val="00D5225F"/>
    <w:rsid w:val="00D52556"/>
    <w:rsid w:val="00D526BB"/>
    <w:rsid w:val="00D527DC"/>
    <w:rsid w:val="00D52A2C"/>
    <w:rsid w:val="00D52B35"/>
    <w:rsid w:val="00D52B3B"/>
    <w:rsid w:val="00D52C54"/>
    <w:rsid w:val="00D52CF0"/>
    <w:rsid w:val="00D531CB"/>
    <w:rsid w:val="00D53268"/>
    <w:rsid w:val="00D534CA"/>
    <w:rsid w:val="00D5372E"/>
    <w:rsid w:val="00D53731"/>
    <w:rsid w:val="00D53733"/>
    <w:rsid w:val="00D5399D"/>
    <w:rsid w:val="00D539CB"/>
    <w:rsid w:val="00D53A8D"/>
    <w:rsid w:val="00D53D35"/>
    <w:rsid w:val="00D53E4F"/>
    <w:rsid w:val="00D540A4"/>
    <w:rsid w:val="00D540B2"/>
    <w:rsid w:val="00D541A6"/>
    <w:rsid w:val="00D541F4"/>
    <w:rsid w:val="00D541F5"/>
    <w:rsid w:val="00D544DF"/>
    <w:rsid w:val="00D545C8"/>
    <w:rsid w:val="00D546CA"/>
    <w:rsid w:val="00D5477E"/>
    <w:rsid w:val="00D54794"/>
    <w:rsid w:val="00D547F7"/>
    <w:rsid w:val="00D5489E"/>
    <w:rsid w:val="00D54C06"/>
    <w:rsid w:val="00D55043"/>
    <w:rsid w:val="00D551D3"/>
    <w:rsid w:val="00D551FA"/>
    <w:rsid w:val="00D552AD"/>
    <w:rsid w:val="00D552BF"/>
    <w:rsid w:val="00D5538E"/>
    <w:rsid w:val="00D553A5"/>
    <w:rsid w:val="00D5558F"/>
    <w:rsid w:val="00D555D3"/>
    <w:rsid w:val="00D558AC"/>
    <w:rsid w:val="00D558F8"/>
    <w:rsid w:val="00D559B8"/>
    <w:rsid w:val="00D55AF6"/>
    <w:rsid w:val="00D55C0D"/>
    <w:rsid w:val="00D55C4A"/>
    <w:rsid w:val="00D55D1F"/>
    <w:rsid w:val="00D55E4D"/>
    <w:rsid w:val="00D55E79"/>
    <w:rsid w:val="00D560FC"/>
    <w:rsid w:val="00D56181"/>
    <w:rsid w:val="00D56183"/>
    <w:rsid w:val="00D5621F"/>
    <w:rsid w:val="00D56598"/>
    <w:rsid w:val="00D56993"/>
    <w:rsid w:val="00D56D06"/>
    <w:rsid w:val="00D56DAB"/>
    <w:rsid w:val="00D56E7E"/>
    <w:rsid w:val="00D56F19"/>
    <w:rsid w:val="00D56F61"/>
    <w:rsid w:val="00D56FAC"/>
    <w:rsid w:val="00D570B4"/>
    <w:rsid w:val="00D5713E"/>
    <w:rsid w:val="00D57634"/>
    <w:rsid w:val="00D576C8"/>
    <w:rsid w:val="00D57852"/>
    <w:rsid w:val="00D578AF"/>
    <w:rsid w:val="00D578B5"/>
    <w:rsid w:val="00D57945"/>
    <w:rsid w:val="00D579ED"/>
    <w:rsid w:val="00D57AFA"/>
    <w:rsid w:val="00D57C08"/>
    <w:rsid w:val="00D57CD3"/>
    <w:rsid w:val="00D57D8B"/>
    <w:rsid w:val="00D57DBA"/>
    <w:rsid w:val="00D57F07"/>
    <w:rsid w:val="00D57F90"/>
    <w:rsid w:val="00D60069"/>
    <w:rsid w:val="00D601AD"/>
    <w:rsid w:val="00D6026D"/>
    <w:rsid w:val="00D60304"/>
    <w:rsid w:val="00D60540"/>
    <w:rsid w:val="00D60599"/>
    <w:rsid w:val="00D606F2"/>
    <w:rsid w:val="00D6084F"/>
    <w:rsid w:val="00D60907"/>
    <w:rsid w:val="00D609A8"/>
    <w:rsid w:val="00D60A87"/>
    <w:rsid w:val="00D60B67"/>
    <w:rsid w:val="00D60D0A"/>
    <w:rsid w:val="00D61298"/>
    <w:rsid w:val="00D612EC"/>
    <w:rsid w:val="00D613BE"/>
    <w:rsid w:val="00D61412"/>
    <w:rsid w:val="00D61495"/>
    <w:rsid w:val="00D614AE"/>
    <w:rsid w:val="00D6153D"/>
    <w:rsid w:val="00D6163B"/>
    <w:rsid w:val="00D6176B"/>
    <w:rsid w:val="00D61884"/>
    <w:rsid w:val="00D619E2"/>
    <w:rsid w:val="00D61A46"/>
    <w:rsid w:val="00D61B3A"/>
    <w:rsid w:val="00D61C0C"/>
    <w:rsid w:val="00D61C51"/>
    <w:rsid w:val="00D622CD"/>
    <w:rsid w:val="00D6235B"/>
    <w:rsid w:val="00D623D2"/>
    <w:rsid w:val="00D62AC8"/>
    <w:rsid w:val="00D62D44"/>
    <w:rsid w:val="00D62D81"/>
    <w:rsid w:val="00D62EB5"/>
    <w:rsid w:val="00D62F5D"/>
    <w:rsid w:val="00D62FC9"/>
    <w:rsid w:val="00D63011"/>
    <w:rsid w:val="00D63335"/>
    <w:rsid w:val="00D6337C"/>
    <w:rsid w:val="00D6353A"/>
    <w:rsid w:val="00D63903"/>
    <w:rsid w:val="00D639FC"/>
    <w:rsid w:val="00D63A82"/>
    <w:rsid w:val="00D63B3E"/>
    <w:rsid w:val="00D63D6F"/>
    <w:rsid w:val="00D63FAA"/>
    <w:rsid w:val="00D64146"/>
    <w:rsid w:val="00D64249"/>
    <w:rsid w:val="00D64293"/>
    <w:rsid w:val="00D642DA"/>
    <w:rsid w:val="00D644CF"/>
    <w:rsid w:val="00D644F4"/>
    <w:rsid w:val="00D6460D"/>
    <w:rsid w:val="00D64653"/>
    <w:rsid w:val="00D647FE"/>
    <w:rsid w:val="00D6497D"/>
    <w:rsid w:val="00D64AEB"/>
    <w:rsid w:val="00D64D03"/>
    <w:rsid w:val="00D64E3B"/>
    <w:rsid w:val="00D64E96"/>
    <w:rsid w:val="00D64F23"/>
    <w:rsid w:val="00D65026"/>
    <w:rsid w:val="00D65339"/>
    <w:rsid w:val="00D654CB"/>
    <w:rsid w:val="00D655FD"/>
    <w:rsid w:val="00D6578A"/>
    <w:rsid w:val="00D658F8"/>
    <w:rsid w:val="00D65909"/>
    <w:rsid w:val="00D65919"/>
    <w:rsid w:val="00D659C9"/>
    <w:rsid w:val="00D65B60"/>
    <w:rsid w:val="00D65D4C"/>
    <w:rsid w:val="00D65D9F"/>
    <w:rsid w:val="00D66039"/>
    <w:rsid w:val="00D663D2"/>
    <w:rsid w:val="00D66426"/>
    <w:rsid w:val="00D664EF"/>
    <w:rsid w:val="00D66667"/>
    <w:rsid w:val="00D667C1"/>
    <w:rsid w:val="00D667CB"/>
    <w:rsid w:val="00D66951"/>
    <w:rsid w:val="00D6695E"/>
    <w:rsid w:val="00D6699B"/>
    <w:rsid w:val="00D66AD1"/>
    <w:rsid w:val="00D66F20"/>
    <w:rsid w:val="00D66FB9"/>
    <w:rsid w:val="00D67072"/>
    <w:rsid w:val="00D675BA"/>
    <w:rsid w:val="00D67822"/>
    <w:rsid w:val="00D6788D"/>
    <w:rsid w:val="00D678AA"/>
    <w:rsid w:val="00D679AA"/>
    <w:rsid w:val="00D679F8"/>
    <w:rsid w:val="00D67C32"/>
    <w:rsid w:val="00D67C90"/>
    <w:rsid w:val="00D67DBF"/>
    <w:rsid w:val="00D67E91"/>
    <w:rsid w:val="00D67F23"/>
    <w:rsid w:val="00D67F28"/>
    <w:rsid w:val="00D67FF2"/>
    <w:rsid w:val="00D70378"/>
    <w:rsid w:val="00D70511"/>
    <w:rsid w:val="00D70682"/>
    <w:rsid w:val="00D706BB"/>
    <w:rsid w:val="00D70A66"/>
    <w:rsid w:val="00D70C5D"/>
    <w:rsid w:val="00D70C69"/>
    <w:rsid w:val="00D70DB6"/>
    <w:rsid w:val="00D7104A"/>
    <w:rsid w:val="00D71164"/>
    <w:rsid w:val="00D7130B"/>
    <w:rsid w:val="00D7137F"/>
    <w:rsid w:val="00D71560"/>
    <w:rsid w:val="00D71585"/>
    <w:rsid w:val="00D715DC"/>
    <w:rsid w:val="00D71857"/>
    <w:rsid w:val="00D7189B"/>
    <w:rsid w:val="00D71908"/>
    <w:rsid w:val="00D71BF2"/>
    <w:rsid w:val="00D71C11"/>
    <w:rsid w:val="00D71CA4"/>
    <w:rsid w:val="00D71FBB"/>
    <w:rsid w:val="00D7202E"/>
    <w:rsid w:val="00D720AA"/>
    <w:rsid w:val="00D72115"/>
    <w:rsid w:val="00D7223F"/>
    <w:rsid w:val="00D72241"/>
    <w:rsid w:val="00D724C0"/>
    <w:rsid w:val="00D725DE"/>
    <w:rsid w:val="00D7269A"/>
    <w:rsid w:val="00D726EB"/>
    <w:rsid w:val="00D727DE"/>
    <w:rsid w:val="00D728E3"/>
    <w:rsid w:val="00D7299A"/>
    <w:rsid w:val="00D729AB"/>
    <w:rsid w:val="00D72BA8"/>
    <w:rsid w:val="00D72CBF"/>
    <w:rsid w:val="00D732A9"/>
    <w:rsid w:val="00D7342B"/>
    <w:rsid w:val="00D73793"/>
    <w:rsid w:val="00D737B5"/>
    <w:rsid w:val="00D73813"/>
    <w:rsid w:val="00D73965"/>
    <w:rsid w:val="00D73CFF"/>
    <w:rsid w:val="00D73D3B"/>
    <w:rsid w:val="00D73E89"/>
    <w:rsid w:val="00D73F8D"/>
    <w:rsid w:val="00D74145"/>
    <w:rsid w:val="00D7416D"/>
    <w:rsid w:val="00D74290"/>
    <w:rsid w:val="00D745FE"/>
    <w:rsid w:val="00D74ACA"/>
    <w:rsid w:val="00D74ACC"/>
    <w:rsid w:val="00D74C25"/>
    <w:rsid w:val="00D74F97"/>
    <w:rsid w:val="00D75355"/>
    <w:rsid w:val="00D75712"/>
    <w:rsid w:val="00D7580F"/>
    <w:rsid w:val="00D759B7"/>
    <w:rsid w:val="00D75B2F"/>
    <w:rsid w:val="00D75C6B"/>
    <w:rsid w:val="00D75CD7"/>
    <w:rsid w:val="00D75DFD"/>
    <w:rsid w:val="00D75E02"/>
    <w:rsid w:val="00D75E50"/>
    <w:rsid w:val="00D75E86"/>
    <w:rsid w:val="00D76094"/>
    <w:rsid w:val="00D7609C"/>
    <w:rsid w:val="00D7615D"/>
    <w:rsid w:val="00D7629D"/>
    <w:rsid w:val="00D76352"/>
    <w:rsid w:val="00D765C7"/>
    <w:rsid w:val="00D76678"/>
    <w:rsid w:val="00D76ADD"/>
    <w:rsid w:val="00D76AEC"/>
    <w:rsid w:val="00D76AF8"/>
    <w:rsid w:val="00D76E43"/>
    <w:rsid w:val="00D76F18"/>
    <w:rsid w:val="00D76FC5"/>
    <w:rsid w:val="00D76FCE"/>
    <w:rsid w:val="00D7731B"/>
    <w:rsid w:val="00D774F5"/>
    <w:rsid w:val="00D7792B"/>
    <w:rsid w:val="00D77A04"/>
    <w:rsid w:val="00D77BB5"/>
    <w:rsid w:val="00D77BFA"/>
    <w:rsid w:val="00D77C76"/>
    <w:rsid w:val="00D77CBB"/>
    <w:rsid w:val="00D77CCF"/>
    <w:rsid w:val="00D77D2D"/>
    <w:rsid w:val="00D77D2F"/>
    <w:rsid w:val="00D77F1D"/>
    <w:rsid w:val="00D800FE"/>
    <w:rsid w:val="00D80106"/>
    <w:rsid w:val="00D8011C"/>
    <w:rsid w:val="00D802F9"/>
    <w:rsid w:val="00D80689"/>
    <w:rsid w:val="00D8075A"/>
    <w:rsid w:val="00D807C0"/>
    <w:rsid w:val="00D80885"/>
    <w:rsid w:val="00D808CF"/>
    <w:rsid w:val="00D80971"/>
    <w:rsid w:val="00D80EA9"/>
    <w:rsid w:val="00D80F92"/>
    <w:rsid w:val="00D80F94"/>
    <w:rsid w:val="00D811FA"/>
    <w:rsid w:val="00D814C0"/>
    <w:rsid w:val="00D8151A"/>
    <w:rsid w:val="00D81537"/>
    <w:rsid w:val="00D81541"/>
    <w:rsid w:val="00D8164F"/>
    <w:rsid w:val="00D816CD"/>
    <w:rsid w:val="00D8187E"/>
    <w:rsid w:val="00D81892"/>
    <w:rsid w:val="00D81DEA"/>
    <w:rsid w:val="00D821CC"/>
    <w:rsid w:val="00D822D3"/>
    <w:rsid w:val="00D8235C"/>
    <w:rsid w:val="00D82393"/>
    <w:rsid w:val="00D82592"/>
    <w:rsid w:val="00D8271A"/>
    <w:rsid w:val="00D829B7"/>
    <w:rsid w:val="00D82B41"/>
    <w:rsid w:val="00D82FA6"/>
    <w:rsid w:val="00D83300"/>
    <w:rsid w:val="00D833E1"/>
    <w:rsid w:val="00D83637"/>
    <w:rsid w:val="00D83A13"/>
    <w:rsid w:val="00D83A35"/>
    <w:rsid w:val="00D83E1F"/>
    <w:rsid w:val="00D840AB"/>
    <w:rsid w:val="00D8418B"/>
    <w:rsid w:val="00D84205"/>
    <w:rsid w:val="00D84288"/>
    <w:rsid w:val="00D8436C"/>
    <w:rsid w:val="00D843D9"/>
    <w:rsid w:val="00D843FB"/>
    <w:rsid w:val="00D8465A"/>
    <w:rsid w:val="00D8466C"/>
    <w:rsid w:val="00D846D5"/>
    <w:rsid w:val="00D847BC"/>
    <w:rsid w:val="00D849F4"/>
    <w:rsid w:val="00D84A9E"/>
    <w:rsid w:val="00D84AC5"/>
    <w:rsid w:val="00D84C4D"/>
    <w:rsid w:val="00D84E26"/>
    <w:rsid w:val="00D84ED3"/>
    <w:rsid w:val="00D852FF"/>
    <w:rsid w:val="00D85349"/>
    <w:rsid w:val="00D85928"/>
    <w:rsid w:val="00D859C5"/>
    <w:rsid w:val="00D859E0"/>
    <w:rsid w:val="00D85A7D"/>
    <w:rsid w:val="00D85AF6"/>
    <w:rsid w:val="00D85BD2"/>
    <w:rsid w:val="00D85D34"/>
    <w:rsid w:val="00D85F63"/>
    <w:rsid w:val="00D85F98"/>
    <w:rsid w:val="00D86097"/>
    <w:rsid w:val="00D8610F"/>
    <w:rsid w:val="00D863B8"/>
    <w:rsid w:val="00D86530"/>
    <w:rsid w:val="00D86713"/>
    <w:rsid w:val="00D867B1"/>
    <w:rsid w:val="00D869FB"/>
    <w:rsid w:val="00D86D64"/>
    <w:rsid w:val="00D86E29"/>
    <w:rsid w:val="00D86EE9"/>
    <w:rsid w:val="00D8713D"/>
    <w:rsid w:val="00D872AD"/>
    <w:rsid w:val="00D873F7"/>
    <w:rsid w:val="00D874A6"/>
    <w:rsid w:val="00D87583"/>
    <w:rsid w:val="00D87611"/>
    <w:rsid w:val="00D87726"/>
    <w:rsid w:val="00D87833"/>
    <w:rsid w:val="00D8796E"/>
    <w:rsid w:val="00D87A7B"/>
    <w:rsid w:val="00D87CB9"/>
    <w:rsid w:val="00D87D14"/>
    <w:rsid w:val="00D87F6A"/>
    <w:rsid w:val="00D902BD"/>
    <w:rsid w:val="00D903F6"/>
    <w:rsid w:val="00D904EE"/>
    <w:rsid w:val="00D9050E"/>
    <w:rsid w:val="00D90515"/>
    <w:rsid w:val="00D9054F"/>
    <w:rsid w:val="00D9093A"/>
    <w:rsid w:val="00D90B9F"/>
    <w:rsid w:val="00D90ED1"/>
    <w:rsid w:val="00D90F15"/>
    <w:rsid w:val="00D90FFF"/>
    <w:rsid w:val="00D9106B"/>
    <w:rsid w:val="00D913EB"/>
    <w:rsid w:val="00D914AE"/>
    <w:rsid w:val="00D914F6"/>
    <w:rsid w:val="00D91507"/>
    <w:rsid w:val="00D9153E"/>
    <w:rsid w:val="00D9169B"/>
    <w:rsid w:val="00D916C5"/>
    <w:rsid w:val="00D9181A"/>
    <w:rsid w:val="00D91842"/>
    <w:rsid w:val="00D9185B"/>
    <w:rsid w:val="00D9191E"/>
    <w:rsid w:val="00D91961"/>
    <w:rsid w:val="00D91A42"/>
    <w:rsid w:val="00D91B79"/>
    <w:rsid w:val="00D91D44"/>
    <w:rsid w:val="00D91D8A"/>
    <w:rsid w:val="00D9205A"/>
    <w:rsid w:val="00D92073"/>
    <w:rsid w:val="00D920C3"/>
    <w:rsid w:val="00D92107"/>
    <w:rsid w:val="00D92251"/>
    <w:rsid w:val="00D92400"/>
    <w:rsid w:val="00D924E5"/>
    <w:rsid w:val="00D929C1"/>
    <w:rsid w:val="00D929CB"/>
    <w:rsid w:val="00D92ABE"/>
    <w:rsid w:val="00D92B25"/>
    <w:rsid w:val="00D92CDE"/>
    <w:rsid w:val="00D92E89"/>
    <w:rsid w:val="00D92FBF"/>
    <w:rsid w:val="00D930D4"/>
    <w:rsid w:val="00D9332A"/>
    <w:rsid w:val="00D9336F"/>
    <w:rsid w:val="00D93893"/>
    <w:rsid w:val="00D93909"/>
    <w:rsid w:val="00D93944"/>
    <w:rsid w:val="00D93A5D"/>
    <w:rsid w:val="00D93AD6"/>
    <w:rsid w:val="00D93B46"/>
    <w:rsid w:val="00D93D73"/>
    <w:rsid w:val="00D93E9D"/>
    <w:rsid w:val="00D940D2"/>
    <w:rsid w:val="00D94171"/>
    <w:rsid w:val="00D94277"/>
    <w:rsid w:val="00D946B6"/>
    <w:rsid w:val="00D94828"/>
    <w:rsid w:val="00D94C86"/>
    <w:rsid w:val="00D94CD2"/>
    <w:rsid w:val="00D94CE3"/>
    <w:rsid w:val="00D94D6A"/>
    <w:rsid w:val="00D94E76"/>
    <w:rsid w:val="00D950D2"/>
    <w:rsid w:val="00D95254"/>
    <w:rsid w:val="00D9528B"/>
    <w:rsid w:val="00D95731"/>
    <w:rsid w:val="00D95774"/>
    <w:rsid w:val="00D95834"/>
    <w:rsid w:val="00D95B8B"/>
    <w:rsid w:val="00D95C68"/>
    <w:rsid w:val="00D95CFB"/>
    <w:rsid w:val="00D95F92"/>
    <w:rsid w:val="00D961EB"/>
    <w:rsid w:val="00D962AB"/>
    <w:rsid w:val="00D962D3"/>
    <w:rsid w:val="00D9636C"/>
    <w:rsid w:val="00D96384"/>
    <w:rsid w:val="00D9651E"/>
    <w:rsid w:val="00D96550"/>
    <w:rsid w:val="00D9677B"/>
    <w:rsid w:val="00D969B4"/>
    <w:rsid w:val="00D96A42"/>
    <w:rsid w:val="00D96DAF"/>
    <w:rsid w:val="00D96E16"/>
    <w:rsid w:val="00D96E6C"/>
    <w:rsid w:val="00D97177"/>
    <w:rsid w:val="00D97488"/>
    <w:rsid w:val="00D97492"/>
    <w:rsid w:val="00D976EE"/>
    <w:rsid w:val="00D977A2"/>
    <w:rsid w:val="00D97B7E"/>
    <w:rsid w:val="00D97BB1"/>
    <w:rsid w:val="00D97D8B"/>
    <w:rsid w:val="00D97E39"/>
    <w:rsid w:val="00D97FAD"/>
    <w:rsid w:val="00DA015B"/>
    <w:rsid w:val="00DA0263"/>
    <w:rsid w:val="00DA0475"/>
    <w:rsid w:val="00DA049D"/>
    <w:rsid w:val="00DA0591"/>
    <w:rsid w:val="00DA05DC"/>
    <w:rsid w:val="00DA06BF"/>
    <w:rsid w:val="00DA0840"/>
    <w:rsid w:val="00DA09BD"/>
    <w:rsid w:val="00DA09E7"/>
    <w:rsid w:val="00DA0B5F"/>
    <w:rsid w:val="00DA0C8E"/>
    <w:rsid w:val="00DA0C9E"/>
    <w:rsid w:val="00DA0EE0"/>
    <w:rsid w:val="00DA0EED"/>
    <w:rsid w:val="00DA0F2D"/>
    <w:rsid w:val="00DA0FF9"/>
    <w:rsid w:val="00DA12B6"/>
    <w:rsid w:val="00DA1313"/>
    <w:rsid w:val="00DA14E0"/>
    <w:rsid w:val="00DA1564"/>
    <w:rsid w:val="00DA1654"/>
    <w:rsid w:val="00DA16D2"/>
    <w:rsid w:val="00DA17A7"/>
    <w:rsid w:val="00DA1928"/>
    <w:rsid w:val="00DA1A43"/>
    <w:rsid w:val="00DA1A74"/>
    <w:rsid w:val="00DA1E47"/>
    <w:rsid w:val="00DA1EC7"/>
    <w:rsid w:val="00DA202A"/>
    <w:rsid w:val="00DA2065"/>
    <w:rsid w:val="00DA2086"/>
    <w:rsid w:val="00DA2152"/>
    <w:rsid w:val="00DA22EB"/>
    <w:rsid w:val="00DA238D"/>
    <w:rsid w:val="00DA2405"/>
    <w:rsid w:val="00DA2482"/>
    <w:rsid w:val="00DA24A2"/>
    <w:rsid w:val="00DA278D"/>
    <w:rsid w:val="00DA2815"/>
    <w:rsid w:val="00DA2CE0"/>
    <w:rsid w:val="00DA2E22"/>
    <w:rsid w:val="00DA2F57"/>
    <w:rsid w:val="00DA3281"/>
    <w:rsid w:val="00DA353A"/>
    <w:rsid w:val="00DA3898"/>
    <w:rsid w:val="00DA39A6"/>
    <w:rsid w:val="00DA3A68"/>
    <w:rsid w:val="00DA3B86"/>
    <w:rsid w:val="00DA3C49"/>
    <w:rsid w:val="00DA3C9E"/>
    <w:rsid w:val="00DA414E"/>
    <w:rsid w:val="00DA4453"/>
    <w:rsid w:val="00DA457C"/>
    <w:rsid w:val="00DA4585"/>
    <w:rsid w:val="00DA480D"/>
    <w:rsid w:val="00DA485E"/>
    <w:rsid w:val="00DA4AC7"/>
    <w:rsid w:val="00DA4B03"/>
    <w:rsid w:val="00DA4DF6"/>
    <w:rsid w:val="00DA4F8F"/>
    <w:rsid w:val="00DA5164"/>
    <w:rsid w:val="00DA5451"/>
    <w:rsid w:val="00DA5469"/>
    <w:rsid w:val="00DA56EA"/>
    <w:rsid w:val="00DA57E6"/>
    <w:rsid w:val="00DA5A2A"/>
    <w:rsid w:val="00DA5AD2"/>
    <w:rsid w:val="00DA5AED"/>
    <w:rsid w:val="00DA5B79"/>
    <w:rsid w:val="00DA5DC5"/>
    <w:rsid w:val="00DA5DC7"/>
    <w:rsid w:val="00DA5F28"/>
    <w:rsid w:val="00DA6045"/>
    <w:rsid w:val="00DA607B"/>
    <w:rsid w:val="00DA6138"/>
    <w:rsid w:val="00DA628A"/>
    <w:rsid w:val="00DA62DE"/>
    <w:rsid w:val="00DA64D1"/>
    <w:rsid w:val="00DA65CB"/>
    <w:rsid w:val="00DA66F0"/>
    <w:rsid w:val="00DA6774"/>
    <w:rsid w:val="00DA6998"/>
    <w:rsid w:val="00DA6A0F"/>
    <w:rsid w:val="00DA6ADB"/>
    <w:rsid w:val="00DA6BC6"/>
    <w:rsid w:val="00DA6CA5"/>
    <w:rsid w:val="00DA6F01"/>
    <w:rsid w:val="00DA6FB7"/>
    <w:rsid w:val="00DA701D"/>
    <w:rsid w:val="00DA7065"/>
    <w:rsid w:val="00DA70E5"/>
    <w:rsid w:val="00DA768E"/>
    <w:rsid w:val="00DA7739"/>
    <w:rsid w:val="00DA7863"/>
    <w:rsid w:val="00DA78FA"/>
    <w:rsid w:val="00DA7ABB"/>
    <w:rsid w:val="00DA7E06"/>
    <w:rsid w:val="00DB0036"/>
    <w:rsid w:val="00DB0220"/>
    <w:rsid w:val="00DB0294"/>
    <w:rsid w:val="00DB03F6"/>
    <w:rsid w:val="00DB0422"/>
    <w:rsid w:val="00DB0530"/>
    <w:rsid w:val="00DB08D8"/>
    <w:rsid w:val="00DB0A14"/>
    <w:rsid w:val="00DB0BA4"/>
    <w:rsid w:val="00DB0D22"/>
    <w:rsid w:val="00DB0E39"/>
    <w:rsid w:val="00DB0FD2"/>
    <w:rsid w:val="00DB11C3"/>
    <w:rsid w:val="00DB1312"/>
    <w:rsid w:val="00DB14D6"/>
    <w:rsid w:val="00DB156E"/>
    <w:rsid w:val="00DB159D"/>
    <w:rsid w:val="00DB18D4"/>
    <w:rsid w:val="00DB1A1A"/>
    <w:rsid w:val="00DB1A6F"/>
    <w:rsid w:val="00DB1B4C"/>
    <w:rsid w:val="00DB1D4C"/>
    <w:rsid w:val="00DB1EB2"/>
    <w:rsid w:val="00DB1F99"/>
    <w:rsid w:val="00DB208F"/>
    <w:rsid w:val="00DB22D9"/>
    <w:rsid w:val="00DB22F9"/>
    <w:rsid w:val="00DB2301"/>
    <w:rsid w:val="00DB231B"/>
    <w:rsid w:val="00DB23BB"/>
    <w:rsid w:val="00DB23F4"/>
    <w:rsid w:val="00DB281C"/>
    <w:rsid w:val="00DB286B"/>
    <w:rsid w:val="00DB28BD"/>
    <w:rsid w:val="00DB28E2"/>
    <w:rsid w:val="00DB2F2B"/>
    <w:rsid w:val="00DB2FAD"/>
    <w:rsid w:val="00DB3000"/>
    <w:rsid w:val="00DB3007"/>
    <w:rsid w:val="00DB301A"/>
    <w:rsid w:val="00DB3044"/>
    <w:rsid w:val="00DB3095"/>
    <w:rsid w:val="00DB3096"/>
    <w:rsid w:val="00DB30A7"/>
    <w:rsid w:val="00DB30E5"/>
    <w:rsid w:val="00DB3252"/>
    <w:rsid w:val="00DB325E"/>
    <w:rsid w:val="00DB365D"/>
    <w:rsid w:val="00DB36ED"/>
    <w:rsid w:val="00DB38CB"/>
    <w:rsid w:val="00DB3A94"/>
    <w:rsid w:val="00DB3C12"/>
    <w:rsid w:val="00DB3C83"/>
    <w:rsid w:val="00DB3D1E"/>
    <w:rsid w:val="00DB3F44"/>
    <w:rsid w:val="00DB419E"/>
    <w:rsid w:val="00DB4403"/>
    <w:rsid w:val="00DB4462"/>
    <w:rsid w:val="00DB44B7"/>
    <w:rsid w:val="00DB44F5"/>
    <w:rsid w:val="00DB464F"/>
    <w:rsid w:val="00DB46CB"/>
    <w:rsid w:val="00DB49A7"/>
    <w:rsid w:val="00DB4A8D"/>
    <w:rsid w:val="00DB4B0D"/>
    <w:rsid w:val="00DB4BC0"/>
    <w:rsid w:val="00DB4CEF"/>
    <w:rsid w:val="00DB4D6A"/>
    <w:rsid w:val="00DB4F85"/>
    <w:rsid w:val="00DB4F88"/>
    <w:rsid w:val="00DB508A"/>
    <w:rsid w:val="00DB50FD"/>
    <w:rsid w:val="00DB51E7"/>
    <w:rsid w:val="00DB53F4"/>
    <w:rsid w:val="00DB5427"/>
    <w:rsid w:val="00DB5545"/>
    <w:rsid w:val="00DB5546"/>
    <w:rsid w:val="00DB5583"/>
    <w:rsid w:val="00DB573C"/>
    <w:rsid w:val="00DB57E9"/>
    <w:rsid w:val="00DB5B8F"/>
    <w:rsid w:val="00DB5F09"/>
    <w:rsid w:val="00DB62AA"/>
    <w:rsid w:val="00DB6355"/>
    <w:rsid w:val="00DB63C6"/>
    <w:rsid w:val="00DB6532"/>
    <w:rsid w:val="00DB663B"/>
    <w:rsid w:val="00DB664E"/>
    <w:rsid w:val="00DB6677"/>
    <w:rsid w:val="00DB6702"/>
    <w:rsid w:val="00DB6818"/>
    <w:rsid w:val="00DB6984"/>
    <w:rsid w:val="00DB6AE9"/>
    <w:rsid w:val="00DB6B41"/>
    <w:rsid w:val="00DB6CD4"/>
    <w:rsid w:val="00DB6D5E"/>
    <w:rsid w:val="00DB6E4E"/>
    <w:rsid w:val="00DB707B"/>
    <w:rsid w:val="00DB70E9"/>
    <w:rsid w:val="00DB70F9"/>
    <w:rsid w:val="00DB7315"/>
    <w:rsid w:val="00DB740C"/>
    <w:rsid w:val="00DB7597"/>
    <w:rsid w:val="00DB7700"/>
    <w:rsid w:val="00DB779C"/>
    <w:rsid w:val="00DB7AA9"/>
    <w:rsid w:val="00DB7BE3"/>
    <w:rsid w:val="00DB7C6C"/>
    <w:rsid w:val="00DB7C70"/>
    <w:rsid w:val="00DB7C92"/>
    <w:rsid w:val="00DB7E7C"/>
    <w:rsid w:val="00DB7ED5"/>
    <w:rsid w:val="00DB7F05"/>
    <w:rsid w:val="00DB7F66"/>
    <w:rsid w:val="00DC0078"/>
    <w:rsid w:val="00DC015A"/>
    <w:rsid w:val="00DC0169"/>
    <w:rsid w:val="00DC01D5"/>
    <w:rsid w:val="00DC023E"/>
    <w:rsid w:val="00DC02AF"/>
    <w:rsid w:val="00DC0590"/>
    <w:rsid w:val="00DC0826"/>
    <w:rsid w:val="00DC09D0"/>
    <w:rsid w:val="00DC0D9E"/>
    <w:rsid w:val="00DC0DE0"/>
    <w:rsid w:val="00DC0E7A"/>
    <w:rsid w:val="00DC0E9A"/>
    <w:rsid w:val="00DC100B"/>
    <w:rsid w:val="00DC1165"/>
    <w:rsid w:val="00DC11B6"/>
    <w:rsid w:val="00DC1209"/>
    <w:rsid w:val="00DC1354"/>
    <w:rsid w:val="00DC150C"/>
    <w:rsid w:val="00DC151C"/>
    <w:rsid w:val="00DC1691"/>
    <w:rsid w:val="00DC16AF"/>
    <w:rsid w:val="00DC18A3"/>
    <w:rsid w:val="00DC18CD"/>
    <w:rsid w:val="00DC1B6E"/>
    <w:rsid w:val="00DC1C78"/>
    <w:rsid w:val="00DC1D65"/>
    <w:rsid w:val="00DC1D80"/>
    <w:rsid w:val="00DC1F6A"/>
    <w:rsid w:val="00DC1FBB"/>
    <w:rsid w:val="00DC2026"/>
    <w:rsid w:val="00DC2290"/>
    <w:rsid w:val="00DC23D5"/>
    <w:rsid w:val="00DC2547"/>
    <w:rsid w:val="00DC27C6"/>
    <w:rsid w:val="00DC27C9"/>
    <w:rsid w:val="00DC28B7"/>
    <w:rsid w:val="00DC28D2"/>
    <w:rsid w:val="00DC28FA"/>
    <w:rsid w:val="00DC2A6A"/>
    <w:rsid w:val="00DC2AE9"/>
    <w:rsid w:val="00DC2C3E"/>
    <w:rsid w:val="00DC2C44"/>
    <w:rsid w:val="00DC2CA3"/>
    <w:rsid w:val="00DC2CBE"/>
    <w:rsid w:val="00DC3184"/>
    <w:rsid w:val="00DC31B8"/>
    <w:rsid w:val="00DC32A8"/>
    <w:rsid w:val="00DC32D5"/>
    <w:rsid w:val="00DC33B6"/>
    <w:rsid w:val="00DC33FD"/>
    <w:rsid w:val="00DC3520"/>
    <w:rsid w:val="00DC36C9"/>
    <w:rsid w:val="00DC3988"/>
    <w:rsid w:val="00DC39C3"/>
    <w:rsid w:val="00DC39CF"/>
    <w:rsid w:val="00DC3A18"/>
    <w:rsid w:val="00DC3AE7"/>
    <w:rsid w:val="00DC3B94"/>
    <w:rsid w:val="00DC3BF3"/>
    <w:rsid w:val="00DC3C20"/>
    <w:rsid w:val="00DC3DCD"/>
    <w:rsid w:val="00DC3DF2"/>
    <w:rsid w:val="00DC428A"/>
    <w:rsid w:val="00DC42A8"/>
    <w:rsid w:val="00DC4323"/>
    <w:rsid w:val="00DC45C6"/>
    <w:rsid w:val="00DC46F0"/>
    <w:rsid w:val="00DC4BBD"/>
    <w:rsid w:val="00DC4C37"/>
    <w:rsid w:val="00DC4D26"/>
    <w:rsid w:val="00DC4F7F"/>
    <w:rsid w:val="00DC5240"/>
    <w:rsid w:val="00DC5264"/>
    <w:rsid w:val="00DC56EF"/>
    <w:rsid w:val="00DC5826"/>
    <w:rsid w:val="00DC59B0"/>
    <w:rsid w:val="00DC5A67"/>
    <w:rsid w:val="00DC5ABC"/>
    <w:rsid w:val="00DC5B8C"/>
    <w:rsid w:val="00DC5BC1"/>
    <w:rsid w:val="00DC5C3C"/>
    <w:rsid w:val="00DC5EAC"/>
    <w:rsid w:val="00DC5F20"/>
    <w:rsid w:val="00DC6185"/>
    <w:rsid w:val="00DC6322"/>
    <w:rsid w:val="00DC6391"/>
    <w:rsid w:val="00DC6479"/>
    <w:rsid w:val="00DC667F"/>
    <w:rsid w:val="00DC66A1"/>
    <w:rsid w:val="00DC6D98"/>
    <w:rsid w:val="00DC6E27"/>
    <w:rsid w:val="00DC736E"/>
    <w:rsid w:val="00DC74F7"/>
    <w:rsid w:val="00DC7743"/>
    <w:rsid w:val="00DC7744"/>
    <w:rsid w:val="00DC77B5"/>
    <w:rsid w:val="00DC78E2"/>
    <w:rsid w:val="00DC78FA"/>
    <w:rsid w:val="00DC7C51"/>
    <w:rsid w:val="00DC7DBA"/>
    <w:rsid w:val="00DC7E0D"/>
    <w:rsid w:val="00DC7EAF"/>
    <w:rsid w:val="00DC7ED9"/>
    <w:rsid w:val="00DD00A7"/>
    <w:rsid w:val="00DD019D"/>
    <w:rsid w:val="00DD0558"/>
    <w:rsid w:val="00DD071B"/>
    <w:rsid w:val="00DD07D7"/>
    <w:rsid w:val="00DD08AC"/>
    <w:rsid w:val="00DD0964"/>
    <w:rsid w:val="00DD09C4"/>
    <w:rsid w:val="00DD0B56"/>
    <w:rsid w:val="00DD0C5F"/>
    <w:rsid w:val="00DD0D9C"/>
    <w:rsid w:val="00DD0EF5"/>
    <w:rsid w:val="00DD0F96"/>
    <w:rsid w:val="00DD1253"/>
    <w:rsid w:val="00DD12A9"/>
    <w:rsid w:val="00DD15FC"/>
    <w:rsid w:val="00DD1671"/>
    <w:rsid w:val="00DD1709"/>
    <w:rsid w:val="00DD1757"/>
    <w:rsid w:val="00DD183F"/>
    <w:rsid w:val="00DD1A6C"/>
    <w:rsid w:val="00DD1B37"/>
    <w:rsid w:val="00DD1BDA"/>
    <w:rsid w:val="00DD1DA0"/>
    <w:rsid w:val="00DD1E23"/>
    <w:rsid w:val="00DD1E35"/>
    <w:rsid w:val="00DD22E0"/>
    <w:rsid w:val="00DD25E6"/>
    <w:rsid w:val="00DD26D3"/>
    <w:rsid w:val="00DD2948"/>
    <w:rsid w:val="00DD29D1"/>
    <w:rsid w:val="00DD2ADE"/>
    <w:rsid w:val="00DD2AF6"/>
    <w:rsid w:val="00DD2B10"/>
    <w:rsid w:val="00DD2B71"/>
    <w:rsid w:val="00DD2BE5"/>
    <w:rsid w:val="00DD2D35"/>
    <w:rsid w:val="00DD2D9E"/>
    <w:rsid w:val="00DD2E0D"/>
    <w:rsid w:val="00DD2EE8"/>
    <w:rsid w:val="00DD3143"/>
    <w:rsid w:val="00DD31AD"/>
    <w:rsid w:val="00DD329C"/>
    <w:rsid w:val="00DD32BF"/>
    <w:rsid w:val="00DD32E2"/>
    <w:rsid w:val="00DD37BF"/>
    <w:rsid w:val="00DD3A35"/>
    <w:rsid w:val="00DD3ACD"/>
    <w:rsid w:val="00DD3B64"/>
    <w:rsid w:val="00DD3C51"/>
    <w:rsid w:val="00DD3D50"/>
    <w:rsid w:val="00DD3E05"/>
    <w:rsid w:val="00DD3FD5"/>
    <w:rsid w:val="00DD403B"/>
    <w:rsid w:val="00DD4088"/>
    <w:rsid w:val="00DD418A"/>
    <w:rsid w:val="00DD45B3"/>
    <w:rsid w:val="00DD461A"/>
    <w:rsid w:val="00DD462F"/>
    <w:rsid w:val="00DD47FF"/>
    <w:rsid w:val="00DD488D"/>
    <w:rsid w:val="00DD4AB3"/>
    <w:rsid w:val="00DD4C7B"/>
    <w:rsid w:val="00DD5165"/>
    <w:rsid w:val="00DD55A4"/>
    <w:rsid w:val="00DD55BC"/>
    <w:rsid w:val="00DD564A"/>
    <w:rsid w:val="00DD56A0"/>
    <w:rsid w:val="00DD571C"/>
    <w:rsid w:val="00DD57F8"/>
    <w:rsid w:val="00DD598B"/>
    <w:rsid w:val="00DD5993"/>
    <w:rsid w:val="00DD5C1C"/>
    <w:rsid w:val="00DD5CCE"/>
    <w:rsid w:val="00DD5D28"/>
    <w:rsid w:val="00DD5D5F"/>
    <w:rsid w:val="00DD5E86"/>
    <w:rsid w:val="00DD6129"/>
    <w:rsid w:val="00DD6173"/>
    <w:rsid w:val="00DD618D"/>
    <w:rsid w:val="00DD61E8"/>
    <w:rsid w:val="00DD6298"/>
    <w:rsid w:val="00DD62DB"/>
    <w:rsid w:val="00DD6376"/>
    <w:rsid w:val="00DD67AE"/>
    <w:rsid w:val="00DD693E"/>
    <w:rsid w:val="00DD6943"/>
    <w:rsid w:val="00DD6B2B"/>
    <w:rsid w:val="00DD6CC0"/>
    <w:rsid w:val="00DD6E91"/>
    <w:rsid w:val="00DD6EFF"/>
    <w:rsid w:val="00DD705B"/>
    <w:rsid w:val="00DD71D2"/>
    <w:rsid w:val="00DD724F"/>
    <w:rsid w:val="00DD7270"/>
    <w:rsid w:val="00DD7494"/>
    <w:rsid w:val="00DD74D6"/>
    <w:rsid w:val="00DD7548"/>
    <w:rsid w:val="00DD757A"/>
    <w:rsid w:val="00DD7590"/>
    <w:rsid w:val="00DD762C"/>
    <w:rsid w:val="00DD7651"/>
    <w:rsid w:val="00DD7802"/>
    <w:rsid w:val="00DD78DA"/>
    <w:rsid w:val="00DE074B"/>
    <w:rsid w:val="00DE0897"/>
    <w:rsid w:val="00DE09C7"/>
    <w:rsid w:val="00DE0A1B"/>
    <w:rsid w:val="00DE0B7E"/>
    <w:rsid w:val="00DE0C10"/>
    <w:rsid w:val="00DE0E28"/>
    <w:rsid w:val="00DE0E3F"/>
    <w:rsid w:val="00DE0EE9"/>
    <w:rsid w:val="00DE1143"/>
    <w:rsid w:val="00DE115F"/>
    <w:rsid w:val="00DE11C6"/>
    <w:rsid w:val="00DE125A"/>
    <w:rsid w:val="00DE14C4"/>
    <w:rsid w:val="00DE1783"/>
    <w:rsid w:val="00DE1987"/>
    <w:rsid w:val="00DE19CD"/>
    <w:rsid w:val="00DE1A41"/>
    <w:rsid w:val="00DE1B15"/>
    <w:rsid w:val="00DE1B3C"/>
    <w:rsid w:val="00DE1B3F"/>
    <w:rsid w:val="00DE1B8F"/>
    <w:rsid w:val="00DE1B91"/>
    <w:rsid w:val="00DE1C52"/>
    <w:rsid w:val="00DE1C53"/>
    <w:rsid w:val="00DE1D6B"/>
    <w:rsid w:val="00DE1EC3"/>
    <w:rsid w:val="00DE1F42"/>
    <w:rsid w:val="00DE1F52"/>
    <w:rsid w:val="00DE2098"/>
    <w:rsid w:val="00DE2343"/>
    <w:rsid w:val="00DE23E9"/>
    <w:rsid w:val="00DE23F9"/>
    <w:rsid w:val="00DE2498"/>
    <w:rsid w:val="00DE25B3"/>
    <w:rsid w:val="00DE25FE"/>
    <w:rsid w:val="00DE2650"/>
    <w:rsid w:val="00DE269B"/>
    <w:rsid w:val="00DE2725"/>
    <w:rsid w:val="00DE28BF"/>
    <w:rsid w:val="00DE2A1A"/>
    <w:rsid w:val="00DE2A3A"/>
    <w:rsid w:val="00DE2B84"/>
    <w:rsid w:val="00DE2B9F"/>
    <w:rsid w:val="00DE2E89"/>
    <w:rsid w:val="00DE31FC"/>
    <w:rsid w:val="00DE322C"/>
    <w:rsid w:val="00DE330B"/>
    <w:rsid w:val="00DE33B4"/>
    <w:rsid w:val="00DE34CF"/>
    <w:rsid w:val="00DE3595"/>
    <w:rsid w:val="00DE368A"/>
    <w:rsid w:val="00DE377E"/>
    <w:rsid w:val="00DE381E"/>
    <w:rsid w:val="00DE38FC"/>
    <w:rsid w:val="00DE3968"/>
    <w:rsid w:val="00DE39CB"/>
    <w:rsid w:val="00DE3C42"/>
    <w:rsid w:val="00DE3CA1"/>
    <w:rsid w:val="00DE3D0E"/>
    <w:rsid w:val="00DE3D6A"/>
    <w:rsid w:val="00DE3DA8"/>
    <w:rsid w:val="00DE3E07"/>
    <w:rsid w:val="00DE3EF1"/>
    <w:rsid w:val="00DE436C"/>
    <w:rsid w:val="00DE4460"/>
    <w:rsid w:val="00DE4605"/>
    <w:rsid w:val="00DE46F4"/>
    <w:rsid w:val="00DE475F"/>
    <w:rsid w:val="00DE482D"/>
    <w:rsid w:val="00DE4AEC"/>
    <w:rsid w:val="00DE4BC6"/>
    <w:rsid w:val="00DE4EC9"/>
    <w:rsid w:val="00DE4F4D"/>
    <w:rsid w:val="00DE4F61"/>
    <w:rsid w:val="00DE4FAC"/>
    <w:rsid w:val="00DE4FCB"/>
    <w:rsid w:val="00DE52A5"/>
    <w:rsid w:val="00DE52F9"/>
    <w:rsid w:val="00DE5557"/>
    <w:rsid w:val="00DE56A9"/>
    <w:rsid w:val="00DE5875"/>
    <w:rsid w:val="00DE59F1"/>
    <w:rsid w:val="00DE5A8E"/>
    <w:rsid w:val="00DE5C03"/>
    <w:rsid w:val="00DE5CB7"/>
    <w:rsid w:val="00DE5DD3"/>
    <w:rsid w:val="00DE5E78"/>
    <w:rsid w:val="00DE5EF1"/>
    <w:rsid w:val="00DE5F5E"/>
    <w:rsid w:val="00DE5F6A"/>
    <w:rsid w:val="00DE5F98"/>
    <w:rsid w:val="00DE5FB3"/>
    <w:rsid w:val="00DE5FFB"/>
    <w:rsid w:val="00DE6056"/>
    <w:rsid w:val="00DE616B"/>
    <w:rsid w:val="00DE63EC"/>
    <w:rsid w:val="00DE65F4"/>
    <w:rsid w:val="00DE6689"/>
    <w:rsid w:val="00DE668D"/>
    <w:rsid w:val="00DE6BC0"/>
    <w:rsid w:val="00DE6CBC"/>
    <w:rsid w:val="00DE6D93"/>
    <w:rsid w:val="00DE6E24"/>
    <w:rsid w:val="00DE6EB9"/>
    <w:rsid w:val="00DE6EE5"/>
    <w:rsid w:val="00DE704F"/>
    <w:rsid w:val="00DE7081"/>
    <w:rsid w:val="00DE71A6"/>
    <w:rsid w:val="00DE7287"/>
    <w:rsid w:val="00DE72B5"/>
    <w:rsid w:val="00DE7449"/>
    <w:rsid w:val="00DE76CB"/>
    <w:rsid w:val="00DE787E"/>
    <w:rsid w:val="00DE788E"/>
    <w:rsid w:val="00DE7B36"/>
    <w:rsid w:val="00DE7BF8"/>
    <w:rsid w:val="00DE7D0F"/>
    <w:rsid w:val="00DE7DBE"/>
    <w:rsid w:val="00DE7DE1"/>
    <w:rsid w:val="00DE7FBF"/>
    <w:rsid w:val="00DF0269"/>
    <w:rsid w:val="00DF02CB"/>
    <w:rsid w:val="00DF0341"/>
    <w:rsid w:val="00DF043C"/>
    <w:rsid w:val="00DF04B9"/>
    <w:rsid w:val="00DF04D0"/>
    <w:rsid w:val="00DF050F"/>
    <w:rsid w:val="00DF064A"/>
    <w:rsid w:val="00DF06AB"/>
    <w:rsid w:val="00DF06CE"/>
    <w:rsid w:val="00DF074F"/>
    <w:rsid w:val="00DF0C41"/>
    <w:rsid w:val="00DF0CEF"/>
    <w:rsid w:val="00DF0FB2"/>
    <w:rsid w:val="00DF1011"/>
    <w:rsid w:val="00DF10D8"/>
    <w:rsid w:val="00DF13DD"/>
    <w:rsid w:val="00DF1448"/>
    <w:rsid w:val="00DF168F"/>
    <w:rsid w:val="00DF1738"/>
    <w:rsid w:val="00DF1767"/>
    <w:rsid w:val="00DF18B4"/>
    <w:rsid w:val="00DF1A9E"/>
    <w:rsid w:val="00DF1E22"/>
    <w:rsid w:val="00DF1F48"/>
    <w:rsid w:val="00DF20C3"/>
    <w:rsid w:val="00DF2231"/>
    <w:rsid w:val="00DF223B"/>
    <w:rsid w:val="00DF2387"/>
    <w:rsid w:val="00DF2492"/>
    <w:rsid w:val="00DF24DB"/>
    <w:rsid w:val="00DF2610"/>
    <w:rsid w:val="00DF26BA"/>
    <w:rsid w:val="00DF2BBE"/>
    <w:rsid w:val="00DF2C31"/>
    <w:rsid w:val="00DF2E71"/>
    <w:rsid w:val="00DF2FAC"/>
    <w:rsid w:val="00DF3054"/>
    <w:rsid w:val="00DF34C8"/>
    <w:rsid w:val="00DF375B"/>
    <w:rsid w:val="00DF384D"/>
    <w:rsid w:val="00DF39D8"/>
    <w:rsid w:val="00DF3A90"/>
    <w:rsid w:val="00DF3C16"/>
    <w:rsid w:val="00DF3C9E"/>
    <w:rsid w:val="00DF3F04"/>
    <w:rsid w:val="00DF4305"/>
    <w:rsid w:val="00DF455F"/>
    <w:rsid w:val="00DF4646"/>
    <w:rsid w:val="00DF4691"/>
    <w:rsid w:val="00DF46E9"/>
    <w:rsid w:val="00DF4A11"/>
    <w:rsid w:val="00DF4AB8"/>
    <w:rsid w:val="00DF4D29"/>
    <w:rsid w:val="00DF4DF9"/>
    <w:rsid w:val="00DF4E88"/>
    <w:rsid w:val="00DF4EC6"/>
    <w:rsid w:val="00DF4F76"/>
    <w:rsid w:val="00DF4F8F"/>
    <w:rsid w:val="00DF51AB"/>
    <w:rsid w:val="00DF52F4"/>
    <w:rsid w:val="00DF530F"/>
    <w:rsid w:val="00DF540B"/>
    <w:rsid w:val="00DF541E"/>
    <w:rsid w:val="00DF560E"/>
    <w:rsid w:val="00DF58E4"/>
    <w:rsid w:val="00DF5A19"/>
    <w:rsid w:val="00DF5A1A"/>
    <w:rsid w:val="00DF5A2B"/>
    <w:rsid w:val="00DF5B95"/>
    <w:rsid w:val="00DF5DD2"/>
    <w:rsid w:val="00DF5EAD"/>
    <w:rsid w:val="00DF5F18"/>
    <w:rsid w:val="00DF61F4"/>
    <w:rsid w:val="00DF6202"/>
    <w:rsid w:val="00DF6446"/>
    <w:rsid w:val="00DF6483"/>
    <w:rsid w:val="00DF6600"/>
    <w:rsid w:val="00DF6668"/>
    <w:rsid w:val="00DF6B77"/>
    <w:rsid w:val="00DF6D24"/>
    <w:rsid w:val="00DF6E01"/>
    <w:rsid w:val="00DF6E1F"/>
    <w:rsid w:val="00DF6E47"/>
    <w:rsid w:val="00DF6F28"/>
    <w:rsid w:val="00DF6FA9"/>
    <w:rsid w:val="00DF7076"/>
    <w:rsid w:val="00DF711D"/>
    <w:rsid w:val="00DF7286"/>
    <w:rsid w:val="00DF732B"/>
    <w:rsid w:val="00DF744C"/>
    <w:rsid w:val="00DF7553"/>
    <w:rsid w:val="00DF758A"/>
    <w:rsid w:val="00DF75E8"/>
    <w:rsid w:val="00DF76A3"/>
    <w:rsid w:val="00DF77DF"/>
    <w:rsid w:val="00DF78C8"/>
    <w:rsid w:val="00DF797B"/>
    <w:rsid w:val="00DF7AB0"/>
    <w:rsid w:val="00DF7DE1"/>
    <w:rsid w:val="00DF7E4C"/>
    <w:rsid w:val="00E00293"/>
    <w:rsid w:val="00E00458"/>
    <w:rsid w:val="00E00473"/>
    <w:rsid w:val="00E0062D"/>
    <w:rsid w:val="00E006B6"/>
    <w:rsid w:val="00E00977"/>
    <w:rsid w:val="00E00B30"/>
    <w:rsid w:val="00E00B8D"/>
    <w:rsid w:val="00E00DA0"/>
    <w:rsid w:val="00E00F08"/>
    <w:rsid w:val="00E00FC4"/>
    <w:rsid w:val="00E011DC"/>
    <w:rsid w:val="00E012B0"/>
    <w:rsid w:val="00E0149C"/>
    <w:rsid w:val="00E015CA"/>
    <w:rsid w:val="00E016D3"/>
    <w:rsid w:val="00E017DC"/>
    <w:rsid w:val="00E01BAE"/>
    <w:rsid w:val="00E01C29"/>
    <w:rsid w:val="00E01E7A"/>
    <w:rsid w:val="00E01ECF"/>
    <w:rsid w:val="00E01F52"/>
    <w:rsid w:val="00E0212C"/>
    <w:rsid w:val="00E02163"/>
    <w:rsid w:val="00E021CE"/>
    <w:rsid w:val="00E02201"/>
    <w:rsid w:val="00E02221"/>
    <w:rsid w:val="00E02287"/>
    <w:rsid w:val="00E022C5"/>
    <w:rsid w:val="00E02304"/>
    <w:rsid w:val="00E025C1"/>
    <w:rsid w:val="00E026CE"/>
    <w:rsid w:val="00E02776"/>
    <w:rsid w:val="00E02A62"/>
    <w:rsid w:val="00E02E18"/>
    <w:rsid w:val="00E02F66"/>
    <w:rsid w:val="00E03193"/>
    <w:rsid w:val="00E0339C"/>
    <w:rsid w:val="00E03423"/>
    <w:rsid w:val="00E03671"/>
    <w:rsid w:val="00E03698"/>
    <w:rsid w:val="00E03702"/>
    <w:rsid w:val="00E03896"/>
    <w:rsid w:val="00E039CA"/>
    <w:rsid w:val="00E03AEF"/>
    <w:rsid w:val="00E03B12"/>
    <w:rsid w:val="00E03CE6"/>
    <w:rsid w:val="00E03D86"/>
    <w:rsid w:val="00E03ECB"/>
    <w:rsid w:val="00E03EE9"/>
    <w:rsid w:val="00E03FE6"/>
    <w:rsid w:val="00E042B5"/>
    <w:rsid w:val="00E043C5"/>
    <w:rsid w:val="00E04530"/>
    <w:rsid w:val="00E0454C"/>
    <w:rsid w:val="00E04604"/>
    <w:rsid w:val="00E04707"/>
    <w:rsid w:val="00E04802"/>
    <w:rsid w:val="00E04A88"/>
    <w:rsid w:val="00E04AA0"/>
    <w:rsid w:val="00E04B3F"/>
    <w:rsid w:val="00E04D13"/>
    <w:rsid w:val="00E04DED"/>
    <w:rsid w:val="00E04F78"/>
    <w:rsid w:val="00E04FC6"/>
    <w:rsid w:val="00E0508D"/>
    <w:rsid w:val="00E051C9"/>
    <w:rsid w:val="00E052A8"/>
    <w:rsid w:val="00E05441"/>
    <w:rsid w:val="00E0555C"/>
    <w:rsid w:val="00E05588"/>
    <w:rsid w:val="00E05683"/>
    <w:rsid w:val="00E056DE"/>
    <w:rsid w:val="00E05709"/>
    <w:rsid w:val="00E05763"/>
    <w:rsid w:val="00E05826"/>
    <w:rsid w:val="00E05936"/>
    <w:rsid w:val="00E059DE"/>
    <w:rsid w:val="00E05B39"/>
    <w:rsid w:val="00E05BBA"/>
    <w:rsid w:val="00E05C59"/>
    <w:rsid w:val="00E05C5B"/>
    <w:rsid w:val="00E05C73"/>
    <w:rsid w:val="00E05DEE"/>
    <w:rsid w:val="00E05E65"/>
    <w:rsid w:val="00E05EEF"/>
    <w:rsid w:val="00E05F31"/>
    <w:rsid w:val="00E06078"/>
    <w:rsid w:val="00E06619"/>
    <w:rsid w:val="00E06862"/>
    <w:rsid w:val="00E0688D"/>
    <w:rsid w:val="00E06913"/>
    <w:rsid w:val="00E06926"/>
    <w:rsid w:val="00E06BE5"/>
    <w:rsid w:val="00E06C5C"/>
    <w:rsid w:val="00E06F3D"/>
    <w:rsid w:val="00E07308"/>
    <w:rsid w:val="00E07353"/>
    <w:rsid w:val="00E075CF"/>
    <w:rsid w:val="00E0762E"/>
    <w:rsid w:val="00E0763C"/>
    <w:rsid w:val="00E07903"/>
    <w:rsid w:val="00E07A38"/>
    <w:rsid w:val="00E07B14"/>
    <w:rsid w:val="00E07C94"/>
    <w:rsid w:val="00E07F0B"/>
    <w:rsid w:val="00E07FE4"/>
    <w:rsid w:val="00E101B4"/>
    <w:rsid w:val="00E10253"/>
    <w:rsid w:val="00E102CD"/>
    <w:rsid w:val="00E1045F"/>
    <w:rsid w:val="00E105FB"/>
    <w:rsid w:val="00E10604"/>
    <w:rsid w:val="00E107FB"/>
    <w:rsid w:val="00E10869"/>
    <w:rsid w:val="00E10A6A"/>
    <w:rsid w:val="00E10C48"/>
    <w:rsid w:val="00E10C5E"/>
    <w:rsid w:val="00E10E01"/>
    <w:rsid w:val="00E10E48"/>
    <w:rsid w:val="00E11043"/>
    <w:rsid w:val="00E110DC"/>
    <w:rsid w:val="00E1117A"/>
    <w:rsid w:val="00E111D4"/>
    <w:rsid w:val="00E111DA"/>
    <w:rsid w:val="00E11229"/>
    <w:rsid w:val="00E11241"/>
    <w:rsid w:val="00E11341"/>
    <w:rsid w:val="00E11691"/>
    <w:rsid w:val="00E11695"/>
    <w:rsid w:val="00E116B3"/>
    <w:rsid w:val="00E116D7"/>
    <w:rsid w:val="00E11990"/>
    <w:rsid w:val="00E119DA"/>
    <w:rsid w:val="00E11B60"/>
    <w:rsid w:val="00E11BAD"/>
    <w:rsid w:val="00E11EA8"/>
    <w:rsid w:val="00E11EF2"/>
    <w:rsid w:val="00E11F4E"/>
    <w:rsid w:val="00E12048"/>
    <w:rsid w:val="00E1224E"/>
    <w:rsid w:val="00E12255"/>
    <w:rsid w:val="00E12421"/>
    <w:rsid w:val="00E12752"/>
    <w:rsid w:val="00E1277E"/>
    <w:rsid w:val="00E1288F"/>
    <w:rsid w:val="00E128C5"/>
    <w:rsid w:val="00E129A8"/>
    <w:rsid w:val="00E12B68"/>
    <w:rsid w:val="00E1301B"/>
    <w:rsid w:val="00E1311F"/>
    <w:rsid w:val="00E132B1"/>
    <w:rsid w:val="00E135E9"/>
    <w:rsid w:val="00E135FF"/>
    <w:rsid w:val="00E1395D"/>
    <w:rsid w:val="00E13BF7"/>
    <w:rsid w:val="00E13D3B"/>
    <w:rsid w:val="00E13DA7"/>
    <w:rsid w:val="00E140F6"/>
    <w:rsid w:val="00E14161"/>
    <w:rsid w:val="00E14434"/>
    <w:rsid w:val="00E144C1"/>
    <w:rsid w:val="00E1468B"/>
    <w:rsid w:val="00E1477B"/>
    <w:rsid w:val="00E14804"/>
    <w:rsid w:val="00E149CB"/>
    <w:rsid w:val="00E14B74"/>
    <w:rsid w:val="00E14CD1"/>
    <w:rsid w:val="00E14D9C"/>
    <w:rsid w:val="00E14DF6"/>
    <w:rsid w:val="00E14EE4"/>
    <w:rsid w:val="00E14F70"/>
    <w:rsid w:val="00E15008"/>
    <w:rsid w:val="00E150DD"/>
    <w:rsid w:val="00E15183"/>
    <w:rsid w:val="00E152C9"/>
    <w:rsid w:val="00E15348"/>
    <w:rsid w:val="00E1534D"/>
    <w:rsid w:val="00E15573"/>
    <w:rsid w:val="00E1559B"/>
    <w:rsid w:val="00E15636"/>
    <w:rsid w:val="00E156F9"/>
    <w:rsid w:val="00E15732"/>
    <w:rsid w:val="00E15777"/>
    <w:rsid w:val="00E15993"/>
    <w:rsid w:val="00E15A15"/>
    <w:rsid w:val="00E15A3C"/>
    <w:rsid w:val="00E15DCF"/>
    <w:rsid w:val="00E15E4F"/>
    <w:rsid w:val="00E161EF"/>
    <w:rsid w:val="00E1622E"/>
    <w:rsid w:val="00E16267"/>
    <w:rsid w:val="00E1647E"/>
    <w:rsid w:val="00E166AD"/>
    <w:rsid w:val="00E168CD"/>
    <w:rsid w:val="00E16A80"/>
    <w:rsid w:val="00E16C1E"/>
    <w:rsid w:val="00E16FEE"/>
    <w:rsid w:val="00E1736E"/>
    <w:rsid w:val="00E173D9"/>
    <w:rsid w:val="00E1752A"/>
    <w:rsid w:val="00E175DE"/>
    <w:rsid w:val="00E1770F"/>
    <w:rsid w:val="00E1771E"/>
    <w:rsid w:val="00E1775B"/>
    <w:rsid w:val="00E17994"/>
    <w:rsid w:val="00E17C38"/>
    <w:rsid w:val="00E17D0E"/>
    <w:rsid w:val="00E17D67"/>
    <w:rsid w:val="00E17D9B"/>
    <w:rsid w:val="00E17E01"/>
    <w:rsid w:val="00E17EF8"/>
    <w:rsid w:val="00E17F99"/>
    <w:rsid w:val="00E19F6B"/>
    <w:rsid w:val="00E2009C"/>
    <w:rsid w:val="00E201AE"/>
    <w:rsid w:val="00E20441"/>
    <w:rsid w:val="00E20479"/>
    <w:rsid w:val="00E204FF"/>
    <w:rsid w:val="00E205B6"/>
    <w:rsid w:val="00E206E6"/>
    <w:rsid w:val="00E2084B"/>
    <w:rsid w:val="00E208A5"/>
    <w:rsid w:val="00E2099E"/>
    <w:rsid w:val="00E20B77"/>
    <w:rsid w:val="00E20BD8"/>
    <w:rsid w:val="00E20C77"/>
    <w:rsid w:val="00E20C82"/>
    <w:rsid w:val="00E20DB6"/>
    <w:rsid w:val="00E2122E"/>
    <w:rsid w:val="00E21312"/>
    <w:rsid w:val="00E21323"/>
    <w:rsid w:val="00E214F6"/>
    <w:rsid w:val="00E2158D"/>
    <w:rsid w:val="00E21677"/>
    <w:rsid w:val="00E216D0"/>
    <w:rsid w:val="00E217F2"/>
    <w:rsid w:val="00E21BA7"/>
    <w:rsid w:val="00E21BDC"/>
    <w:rsid w:val="00E21D4D"/>
    <w:rsid w:val="00E21EB3"/>
    <w:rsid w:val="00E21EDC"/>
    <w:rsid w:val="00E21F27"/>
    <w:rsid w:val="00E21F6C"/>
    <w:rsid w:val="00E220A3"/>
    <w:rsid w:val="00E220C5"/>
    <w:rsid w:val="00E22138"/>
    <w:rsid w:val="00E22249"/>
    <w:rsid w:val="00E22481"/>
    <w:rsid w:val="00E2252C"/>
    <w:rsid w:val="00E22617"/>
    <w:rsid w:val="00E2261B"/>
    <w:rsid w:val="00E228D5"/>
    <w:rsid w:val="00E2293A"/>
    <w:rsid w:val="00E2296C"/>
    <w:rsid w:val="00E229EE"/>
    <w:rsid w:val="00E22C50"/>
    <w:rsid w:val="00E22E65"/>
    <w:rsid w:val="00E22ECB"/>
    <w:rsid w:val="00E22F14"/>
    <w:rsid w:val="00E231D9"/>
    <w:rsid w:val="00E23243"/>
    <w:rsid w:val="00E2329E"/>
    <w:rsid w:val="00E232CA"/>
    <w:rsid w:val="00E23466"/>
    <w:rsid w:val="00E23601"/>
    <w:rsid w:val="00E236B7"/>
    <w:rsid w:val="00E23726"/>
    <w:rsid w:val="00E23753"/>
    <w:rsid w:val="00E239C7"/>
    <w:rsid w:val="00E23A76"/>
    <w:rsid w:val="00E23CAC"/>
    <w:rsid w:val="00E23F30"/>
    <w:rsid w:val="00E241EA"/>
    <w:rsid w:val="00E242C4"/>
    <w:rsid w:val="00E2436F"/>
    <w:rsid w:val="00E24389"/>
    <w:rsid w:val="00E24441"/>
    <w:rsid w:val="00E245AA"/>
    <w:rsid w:val="00E245F0"/>
    <w:rsid w:val="00E24771"/>
    <w:rsid w:val="00E24820"/>
    <w:rsid w:val="00E24C26"/>
    <w:rsid w:val="00E24C6A"/>
    <w:rsid w:val="00E24CE8"/>
    <w:rsid w:val="00E25058"/>
    <w:rsid w:val="00E25108"/>
    <w:rsid w:val="00E25220"/>
    <w:rsid w:val="00E25285"/>
    <w:rsid w:val="00E25345"/>
    <w:rsid w:val="00E2541B"/>
    <w:rsid w:val="00E2552E"/>
    <w:rsid w:val="00E2567D"/>
    <w:rsid w:val="00E25829"/>
    <w:rsid w:val="00E25838"/>
    <w:rsid w:val="00E2587C"/>
    <w:rsid w:val="00E25969"/>
    <w:rsid w:val="00E259F3"/>
    <w:rsid w:val="00E25CD2"/>
    <w:rsid w:val="00E25E5F"/>
    <w:rsid w:val="00E25EBB"/>
    <w:rsid w:val="00E25EEC"/>
    <w:rsid w:val="00E25F38"/>
    <w:rsid w:val="00E25FB5"/>
    <w:rsid w:val="00E26018"/>
    <w:rsid w:val="00E2612A"/>
    <w:rsid w:val="00E2613E"/>
    <w:rsid w:val="00E261DA"/>
    <w:rsid w:val="00E2620B"/>
    <w:rsid w:val="00E263CF"/>
    <w:rsid w:val="00E266A0"/>
    <w:rsid w:val="00E26A80"/>
    <w:rsid w:val="00E26B07"/>
    <w:rsid w:val="00E26BCA"/>
    <w:rsid w:val="00E26BEE"/>
    <w:rsid w:val="00E26D10"/>
    <w:rsid w:val="00E26E4F"/>
    <w:rsid w:val="00E26E67"/>
    <w:rsid w:val="00E26EEC"/>
    <w:rsid w:val="00E27043"/>
    <w:rsid w:val="00E27073"/>
    <w:rsid w:val="00E271BC"/>
    <w:rsid w:val="00E272D7"/>
    <w:rsid w:val="00E2732F"/>
    <w:rsid w:val="00E2733F"/>
    <w:rsid w:val="00E274DC"/>
    <w:rsid w:val="00E275F5"/>
    <w:rsid w:val="00E27623"/>
    <w:rsid w:val="00E27651"/>
    <w:rsid w:val="00E276BE"/>
    <w:rsid w:val="00E27724"/>
    <w:rsid w:val="00E2777F"/>
    <w:rsid w:val="00E27989"/>
    <w:rsid w:val="00E27B4A"/>
    <w:rsid w:val="00E27BF3"/>
    <w:rsid w:val="00E27D06"/>
    <w:rsid w:val="00E27EC3"/>
    <w:rsid w:val="00E27EE1"/>
    <w:rsid w:val="00E30235"/>
    <w:rsid w:val="00E3027A"/>
    <w:rsid w:val="00E30280"/>
    <w:rsid w:val="00E302BC"/>
    <w:rsid w:val="00E303AB"/>
    <w:rsid w:val="00E30472"/>
    <w:rsid w:val="00E304A8"/>
    <w:rsid w:val="00E305C0"/>
    <w:rsid w:val="00E3065D"/>
    <w:rsid w:val="00E30719"/>
    <w:rsid w:val="00E3086E"/>
    <w:rsid w:val="00E30AB3"/>
    <w:rsid w:val="00E30AE6"/>
    <w:rsid w:val="00E30B6D"/>
    <w:rsid w:val="00E30DF3"/>
    <w:rsid w:val="00E30E13"/>
    <w:rsid w:val="00E30E6A"/>
    <w:rsid w:val="00E30E7E"/>
    <w:rsid w:val="00E30F84"/>
    <w:rsid w:val="00E315F8"/>
    <w:rsid w:val="00E31637"/>
    <w:rsid w:val="00E31642"/>
    <w:rsid w:val="00E31841"/>
    <w:rsid w:val="00E31875"/>
    <w:rsid w:val="00E318AA"/>
    <w:rsid w:val="00E319CC"/>
    <w:rsid w:val="00E31B3E"/>
    <w:rsid w:val="00E31BB5"/>
    <w:rsid w:val="00E31CF6"/>
    <w:rsid w:val="00E31D46"/>
    <w:rsid w:val="00E31DB8"/>
    <w:rsid w:val="00E31E01"/>
    <w:rsid w:val="00E31ED1"/>
    <w:rsid w:val="00E3205A"/>
    <w:rsid w:val="00E32284"/>
    <w:rsid w:val="00E323CC"/>
    <w:rsid w:val="00E32467"/>
    <w:rsid w:val="00E32616"/>
    <w:rsid w:val="00E3264E"/>
    <w:rsid w:val="00E32823"/>
    <w:rsid w:val="00E32A94"/>
    <w:rsid w:val="00E32B69"/>
    <w:rsid w:val="00E32E47"/>
    <w:rsid w:val="00E32E81"/>
    <w:rsid w:val="00E32FBB"/>
    <w:rsid w:val="00E32FBF"/>
    <w:rsid w:val="00E33014"/>
    <w:rsid w:val="00E330E4"/>
    <w:rsid w:val="00E33321"/>
    <w:rsid w:val="00E33377"/>
    <w:rsid w:val="00E33494"/>
    <w:rsid w:val="00E33684"/>
    <w:rsid w:val="00E336A1"/>
    <w:rsid w:val="00E3379F"/>
    <w:rsid w:val="00E338EF"/>
    <w:rsid w:val="00E33915"/>
    <w:rsid w:val="00E33B53"/>
    <w:rsid w:val="00E33BB1"/>
    <w:rsid w:val="00E33CB3"/>
    <w:rsid w:val="00E33D97"/>
    <w:rsid w:val="00E33E8E"/>
    <w:rsid w:val="00E33F1E"/>
    <w:rsid w:val="00E33F21"/>
    <w:rsid w:val="00E33F35"/>
    <w:rsid w:val="00E33F53"/>
    <w:rsid w:val="00E341E5"/>
    <w:rsid w:val="00E3442A"/>
    <w:rsid w:val="00E344FF"/>
    <w:rsid w:val="00E3470F"/>
    <w:rsid w:val="00E3472A"/>
    <w:rsid w:val="00E347C3"/>
    <w:rsid w:val="00E347F6"/>
    <w:rsid w:val="00E348D6"/>
    <w:rsid w:val="00E34962"/>
    <w:rsid w:val="00E34A27"/>
    <w:rsid w:val="00E34A74"/>
    <w:rsid w:val="00E34AA4"/>
    <w:rsid w:val="00E34B60"/>
    <w:rsid w:val="00E34DB8"/>
    <w:rsid w:val="00E34DDF"/>
    <w:rsid w:val="00E34E0E"/>
    <w:rsid w:val="00E34E68"/>
    <w:rsid w:val="00E34EB3"/>
    <w:rsid w:val="00E34FBE"/>
    <w:rsid w:val="00E3500A"/>
    <w:rsid w:val="00E351CF"/>
    <w:rsid w:val="00E35513"/>
    <w:rsid w:val="00E35BAD"/>
    <w:rsid w:val="00E35DD0"/>
    <w:rsid w:val="00E35DD8"/>
    <w:rsid w:val="00E35F04"/>
    <w:rsid w:val="00E36013"/>
    <w:rsid w:val="00E360C3"/>
    <w:rsid w:val="00E36287"/>
    <w:rsid w:val="00E3628D"/>
    <w:rsid w:val="00E363C4"/>
    <w:rsid w:val="00E364C6"/>
    <w:rsid w:val="00E3677A"/>
    <w:rsid w:val="00E367F0"/>
    <w:rsid w:val="00E3689D"/>
    <w:rsid w:val="00E36AC4"/>
    <w:rsid w:val="00E36DA7"/>
    <w:rsid w:val="00E36DB8"/>
    <w:rsid w:val="00E36EB6"/>
    <w:rsid w:val="00E37278"/>
    <w:rsid w:val="00E372A0"/>
    <w:rsid w:val="00E373E5"/>
    <w:rsid w:val="00E37418"/>
    <w:rsid w:val="00E374EF"/>
    <w:rsid w:val="00E376D8"/>
    <w:rsid w:val="00E37859"/>
    <w:rsid w:val="00E37BEB"/>
    <w:rsid w:val="00E37D4E"/>
    <w:rsid w:val="00E37DAD"/>
    <w:rsid w:val="00E37DFE"/>
    <w:rsid w:val="00E400C4"/>
    <w:rsid w:val="00E4016B"/>
    <w:rsid w:val="00E40171"/>
    <w:rsid w:val="00E40214"/>
    <w:rsid w:val="00E402C5"/>
    <w:rsid w:val="00E40393"/>
    <w:rsid w:val="00E40589"/>
    <w:rsid w:val="00E4094D"/>
    <w:rsid w:val="00E40968"/>
    <w:rsid w:val="00E40983"/>
    <w:rsid w:val="00E40A3E"/>
    <w:rsid w:val="00E40A4D"/>
    <w:rsid w:val="00E40A9C"/>
    <w:rsid w:val="00E40AF5"/>
    <w:rsid w:val="00E40CB6"/>
    <w:rsid w:val="00E40E05"/>
    <w:rsid w:val="00E40F52"/>
    <w:rsid w:val="00E40FDC"/>
    <w:rsid w:val="00E41025"/>
    <w:rsid w:val="00E4131F"/>
    <w:rsid w:val="00E413E3"/>
    <w:rsid w:val="00E4142E"/>
    <w:rsid w:val="00E41DD5"/>
    <w:rsid w:val="00E41E4A"/>
    <w:rsid w:val="00E420CA"/>
    <w:rsid w:val="00E421F8"/>
    <w:rsid w:val="00E4244B"/>
    <w:rsid w:val="00E424A8"/>
    <w:rsid w:val="00E4283E"/>
    <w:rsid w:val="00E428A7"/>
    <w:rsid w:val="00E42C4E"/>
    <w:rsid w:val="00E42C5F"/>
    <w:rsid w:val="00E42F2C"/>
    <w:rsid w:val="00E42F87"/>
    <w:rsid w:val="00E43646"/>
    <w:rsid w:val="00E4386D"/>
    <w:rsid w:val="00E43983"/>
    <w:rsid w:val="00E43C7A"/>
    <w:rsid w:val="00E43F8F"/>
    <w:rsid w:val="00E440A8"/>
    <w:rsid w:val="00E4426B"/>
    <w:rsid w:val="00E444C4"/>
    <w:rsid w:val="00E4451A"/>
    <w:rsid w:val="00E4457B"/>
    <w:rsid w:val="00E44879"/>
    <w:rsid w:val="00E448D2"/>
    <w:rsid w:val="00E449BD"/>
    <w:rsid w:val="00E44A9D"/>
    <w:rsid w:val="00E44B50"/>
    <w:rsid w:val="00E44C1A"/>
    <w:rsid w:val="00E44D86"/>
    <w:rsid w:val="00E4509F"/>
    <w:rsid w:val="00E4550C"/>
    <w:rsid w:val="00E4559C"/>
    <w:rsid w:val="00E455AD"/>
    <w:rsid w:val="00E45623"/>
    <w:rsid w:val="00E4562E"/>
    <w:rsid w:val="00E45644"/>
    <w:rsid w:val="00E456A8"/>
    <w:rsid w:val="00E4575C"/>
    <w:rsid w:val="00E45764"/>
    <w:rsid w:val="00E45769"/>
    <w:rsid w:val="00E458C8"/>
    <w:rsid w:val="00E45916"/>
    <w:rsid w:val="00E45936"/>
    <w:rsid w:val="00E45B8A"/>
    <w:rsid w:val="00E45E03"/>
    <w:rsid w:val="00E45E59"/>
    <w:rsid w:val="00E45E9F"/>
    <w:rsid w:val="00E45F03"/>
    <w:rsid w:val="00E45F25"/>
    <w:rsid w:val="00E45F89"/>
    <w:rsid w:val="00E45FF3"/>
    <w:rsid w:val="00E4605A"/>
    <w:rsid w:val="00E46060"/>
    <w:rsid w:val="00E462B7"/>
    <w:rsid w:val="00E46781"/>
    <w:rsid w:val="00E46874"/>
    <w:rsid w:val="00E468B1"/>
    <w:rsid w:val="00E46B50"/>
    <w:rsid w:val="00E46BEA"/>
    <w:rsid w:val="00E46BFE"/>
    <w:rsid w:val="00E46CBA"/>
    <w:rsid w:val="00E46CF8"/>
    <w:rsid w:val="00E46D4F"/>
    <w:rsid w:val="00E471BD"/>
    <w:rsid w:val="00E471F1"/>
    <w:rsid w:val="00E47237"/>
    <w:rsid w:val="00E47283"/>
    <w:rsid w:val="00E475A3"/>
    <w:rsid w:val="00E477F9"/>
    <w:rsid w:val="00E478ED"/>
    <w:rsid w:val="00E47C00"/>
    <w:rsid w:val="00E47FA4"/>
    <w:rsid w:val="00E50035"/>
    <w:rsid w:val="00E50080"/>
    <w:rsid w:val="00E50370"/>
    <w:rsid w:val="00E505A4"/>
    <w:rsid w:val="00E5061E"/>
    <w:rsid w:val="00E507BB"/>
    <w:rsid w:val="00E50A8B"/>
    <w:rsid w:val="00E50A93"/>
    <w:rsid w:val="00E50AD7"/>
    <w:rsid w:val="00E50BAC"/>
    <w:rsid w:val="00E50C3D"/>
    <w:rsid w:val="00E51161"/>
    <w:rsid w:val="00E511C2"/>
    <w:rsid w:val="00E511D9"/>
    <w:rsid w:val="00E512C7"/>
    <w:rsid w:val="00E5159B"/>
    <w:rsid w:val="00E515C1"/>
    <w:rsid w:val="00E515D3"/>
    <w:rsid w:val="00E515F3"/>
    <w:rsid w:val="00E5164E"/>
    <w:rsid w:val="00E51890"/>
    <w:rsid w:val="00E51907"/>
    <w:rsid w:val="00E519C4"/>
    <w:rsid w:val="00E51BB5"/>
    <w:rsid w:val="00E51C33"/>
    <w:rsid w:val="00E51C43"/>
    <w:rsid w:val="00E51C5B"/>
    <w:rsid w:val="00E51FC2"/>
    <w:rsid w:val="00E521B9"/>
    <w:rsid w:val="00E522B4"/>
    <w:rsid w:val="00E523AA"/>
    <w:rsid w:val="00E526A2"/>
    <w:rsid w:val="00E5283C"/>
    <w:rsid w:val="00E52914"/>
    <w:rsid w:val="00E52A0A"/>
    <w:rsid w:val="00E52AFF"/>
    <w:rsid w:val="00E52CF4"/>
    <w:rsid w:val="00E52D25"/>
    <w:rsid w:val="00E52E1E"/>
    <w:rsid w:val="00E53074"/>
    <w:rsid w:val="00E5311E"/>
    <w:rsid w:val="00E53163"/>
    <w:rsid w:val="00E5333C"/>
    <w:rsid w:val="00E5340D"/>
    <w:rsid w:val="00E534A8"/>
    <w:rsid w:val="00E5355A"/>
    <w:rsid w:val="00E53623"/>
    <w:rsid w:val="00E5363F"/>
    <w:rsid w:val="00E53827"/>
    <w:rsid w:val="00E5397B"/>
    <w:rsid w:val="00E53A27"/>
    <w:rsid w:val="00E53BBF"/>
    <w:rsid w:val="00E53D1B"/>
    <w:rsid w:val="00E53F79"/>
    <w:rsid w:val="00E53F85"/>
    <w:rsid w:val="00E5403E"/>
    <w:rsid w:val="00E5405E"/>
    <w:rsid w:val="00E5430F"/>
    <w:rsid w:val="00E5438E"/>
    <w:rsid w:val="00E543FA"/>
    <w:rsid w:val="00E54436"/>
    <w:rsid w:val="00E54474"/>
    <w:rsid w:val="00E546DA"/>
    <w:rsid w:val="00E54701"/>
    <w:rsid w:val="00E549B8"/>
    <w:rsid w:val="00E54A31"/>
    <w:rsid w:val="00E54B02"/>
    <w:rsid w:val="00E54D58"/>
    <w:rsid w:val="00E54DDE"/>
    <w:rsid w:val="00E54DF1"/>
    <w:rsid w:val="00E54F59"/>
    <w:rsid w:val="00E55071"/>
    <w:rsid w:val="00E550B2"/>
    <w:rsid w:val="00E55139"/>
    <w:rsid w:val="00E5519F"/>
    <w:rsid w:val="00E551D7"/>
    <w:rsid w:val="00E55660"/>
    <w:rsid w:val="00E556D8"/>
    <w:rsid w:val="00E559C7"/>
    <w:rsid w:val="00E55A42"/>
    <w:rsid w:val="00E55C37"/>
    <w:rsid w:val="00E55C59"/>
    <w:rsid w:val="00E55C77"/>
    <w:rsid w:val="00E55F12"/>
    <w:rsid w:val="00E55F33"/>
    <w:rsid w:val="00E55FC4"/>
    <w:rsid w:val="00E56285"/>
    <w:rsid w:val="00E563DA"/>
    <w:rsid w:val="00E566EF"/>
    <w:rsid w:val="00E5686E"/>
    <w:rsid w:val="00E56E0C"/>
    <w:rsid w:val="00E56E12"/>
    <w:rsid w:val="00E56FCC"/>
    <w:rsid w:val="00E5704F"/>
    <w:rsid w:val="00E57248"/>
    <w:rsid w:val="00E572D5"/>
    <w:rsid w:val="00E57451"/>
    <w:rsid w:val="00E57464"/>
    <w:rsid w:val="00E5760B"/>
    <w:rsid w:val="00E576EA"/>
    <w:rsid w:val="00E579A0"/>
    <w:rsid w:val="00E579C5"/>
    <w:rsid w:val="00E57A9D"/>
    <w:rsid w:val="00E57BE4"/>
    <w:rsid w:val="00E57BF3"/>
    <w:rsid w:val="00E57CBE"/>
    <w:rsid w:val="00E57DA0"/>
    <w:rsid w:val="00E57F3D"/>
    <w:rsid w:val="00E60294"/>
    <w:rsid w:val="00E60396"/>
    <w:rsid w:val="00E604D3"/>
    <w:rsid w:val="00E604DD"/>
    <w:rsid w:val="00E6060F"/>
    <w:rsid w:val="00E606F1"/>
    <w:rsid w:val="00E60786"/>
    <w:rsid w:val="00E6093B"/>
    <w:rsid w:val="00E609DA"/>
    <w:rsid w:val="00E60BF9"/>
    <w:rsid w:val="00E60EC5"/>
    <w:rsid w:val="00E6130B"/>
    <w:rsid w:val="00E613A3"/>
    <w:rsid w:val="00E613C1"/>
    <w:rsid w:val="00E614A9"/>
    <w:rsid w:val="00E61531"/>
    <w:rsid w:val="00E6153F"/>
    <w:rsid w:val="00E6161F"/>
    <w:rsid w:val="00E616C1"/>
    <w:rsid w:val="00E6174B"/>
    <w:rsid w:val="00E618F0"/>
    <w:rsid w:val="00E619BA"/>
    <w:rsid w:val="00E61A26"/>
    <w:rsid w:val="00E61AFA"/>
    <w:rsid w:val="00E61C51"/>
    <w:rsid w:val="00E61D67"/>
    <w:rsid w:val="00E61ED6"/>
    <w:rsid w:val="00E61EDF"/>
    <w:rsid w:val="00E61FC4"/>
    <w:rsid w:val="00E621D9"/>
    <w:rsid w:val="00E621EE"/>
    <w:rsid w:val="00E62201"/>
    <w:rsid w:val="00E62246"/>
    <w:rsid w:val="00E625D5"/>
    <w:rsid w:val="00E62652"/>
    <w:rsid w:val="00E62714"/>
    <w:rsid w:val="00E62743"/>
    <w:rsid w:val="00E6274B"/>
    <w:rsid w:val="00E62874"/>
    <w:rsid w:val="00E629CD"/>
    <w:rsid w:val="00E62B57"/>
    <w:rsid w:val="00E62C8B"/>
    <w:rsid w:val="00E62D22"/>
    <w:rsid w:val="00E62D2F"/>
    <w:rsid w:val="00E62EDF"/>
    <w:rsid w:val="00E62FA9"/>
    <w:rsid w:val="00E63054"/>
    <w:rsid w:val="00E630B4"/>
    <w:rsid w:val="00E63117"/>
    <w:rsid w:val="00E63197"/>
    <w:rsid w:val="00E6341B"/>
    <w:rsid w:val="00E63445"/>
    <w:rsid w:val="00E6378E"/>
    <w:rsid w:val="00E637F9"/>
    <w:rsid w:val="00E63940"/>
    <w:rsid w:val="00E63A3A"/>
    <w:rsid w:val="00E63A53"/>
    <w:rsid w:val="00E63A98"/>
    <w:rsid w:val="00E63B88"/>
    <w:rsid w:val="00E63C76"/>
    <w:rsid w:val="00E63DE7"/>
    <w:rsid w:val="00E6409E"/>
    <w:rsid w:val="00E64117"/>
    <w:rsid w:val="00E641E6"/>
    <w:rsid w:val="00E6456F"/>
    <w:rsid w:val="00E6471E"/>
    <w:rsid w:val="00E64890"/>
    <w:rsid w:val="00E648E2"/>
    <w:rsid w:val="00E64AAF"/>
    <w:rsid w:val="00E64AE8"/>
    <w:rsid w:val="00E64EFD"/>
    <w:rsid w:val="00E64F09"/>
    <w:rsid w:val="00E64F8C"/>
    <w:rsid w:val="00E65396"/>
    <w:rsid w:val="00E65505"/>
    <w:rsid w:val="00E65629"/>
    <w:rsid w:val="00E656F9"/>
    <w:rsid w:val="00E659FD"/>
    <w:rsid w:val="00E65AAD"/>
    <w:rsid w:val="00E65D17"/>
    <w:rsid w:val="00E65D7D"/>
    <w:rsid w:val="00E65FE4"/>
    <w:rsid w:val="00E660D5"/>
    <w:rsid w:val="00E661F6"/>
    <w:rsid w:val="00E66296"/>
    <w:rsid w:val="00E662E2"/>
    <w:rsid w:val="00E6657B"/>
    <w:rsid w:val="00E66772"/>
    <w:rsid w:val="00E674A3"/>
    <w:rsid w:val="00E675DE"/>
    <w:rsid w:val="00E675F7"/>
    <w:rsid w:val="00E67637"/>
    <w:rsid w:val="00E67980"/>
    <w:rsid w:val="00E67AB4"/>
    <w:rsid w:val="00E67B32"/>
    <w:rsid w:val="00E67BB5"/>
    <w:rsid w:val="00E67CD4"/>
    <w:rsid w:val="00E67DC7"/>
    <w:rsid w:val="00E67FFE"/>
    <w:rsid w:val="00E700DB"/>
    <w:rsid w:val="00E701CF"/>
    <w:rsid w:val="00E70267"/>
    <w:rsid w:val="00E702B8"/>
    <w:rsid w:val="00E70442"/>
    <w:rsid w:val="00E7047D"/>
    <w:rsid w:val="00E704DC"/>
    <w:rsid w:val="00E706A1"/>
    <w:rsid w:val="00E7075B"/>
    <w:rsid w:val="00E708CF"/>
    <w:rsid w:val="00E70A0C"/>
    <w:rsid w:val="00E70DE9"/>
    <w:rsid w:val="00E70E7C"/>
    <w:rsid w:val="00E70EED"/>
    <w:rsid w:val="00E70F92"/>
    <w:rsid w:val="00E712E6"/>
    <w:rsid w:val="00E71450"/>
    <w:rsid w:val="00E71481"/>
    <w:rsid w:val="00E714AB"/>
    <w:rsid w:val="00E71524"/>
    <w:rsid w:val="00E71597"/>
    <w:rsid w:val="00E7164F"/>
    <w:rsid w:val="00E7166B"/>
    <w:rsid w:val="00E716D1"/>
    <w:rsid w:val="00E71837"/>
    <w:rsid w:val="00E71920"/>
    <w:rsid w:val="00E719AF"/>
    <w:rsid w:val="00E719E0"/>
    <w:rsid w:val="00E71AA1"/>
    <w:rsid w:val="00E71B12"/>
    <w:rsid w:val="00E71B3A"/>
    <w:rsid w:val="00E71B87"/>
    <w:rsid w:val="00E71BF1"/>
    <w:rsid w:val="00E71D5B"/>
    <w:rsid w:val="00E71E90"/>
    <w:rsid w:val="00E71FE8"/>
    <w:rsid w:val="00E72101"/>
    <w:rsid w:val="00E72375"/>
    <w:rsid w:val="00E725FF"/>
    <w:rsid w:val="00E7282D"/>
    <w:rsid w:val="00E728AA"/>
    <w:rsid w:val="00E72ECB"/>
    <w:rsid w:val="00E7306D"/>
    <w:rsid w:val="00E730D9"/>
    <w:rsid w:val="00E732DD"/>
    <w:rsid w:val="00E73554"/>
    <w:rsid w:val="00E735A3"/>
    <w:rsid w:val="00E7389C"/>
    <w:rsid w:val="00E739CE"/>
    <w:rsid w:val="00E73AA9"/>
    <w:rsid w:val="00E73CB6"/>
    <w:rsid w:val="00E73CD0"/>
    <w:rsid w:val="00E73D66"/>
    <w:rsid w:val="00E73F10"/>
    <w:rsid w:val="00E73FB5"/>
    <w:rsid w:val="00E7401D"/>
    <w:rsid w:val="00E740E6"/>
    <w:rsid w:val="00E742DC"/>
    <w:rsid w:val="00E7433B"/>
    <w:rsid w:val="00E7435D"/>
    <w:rsid w:val="00E7492F"/>
    <w:rsid w:val="00E74A19"/>
    <w:rsid w:val="00E74A20"/>
    <w:rsid w:val="00E74BAD"/>
    <w:rsid w:val="00E74DA6"/>
    <w:rsid w:val="00E74F85"/>
    <w:rsid w:val="00E750D5"/>
    <w:rsid w:val="00E7520B"/>
    <w:rsid w:val="00E754EB"/>
    <w:rsid w:val="00E75621"/>
    <w:rsid w:val="00E757DB"/>
    <w:rsid w:val="00E75BB3"/>
    <w:rsid w:val="00E75D44"/>
    <w:rsid w:val="00E762D0"/>
    <w:rsid w:val="00E76311"/>
    <w:rsid w:val="00E7642C"/>
    <w:rsid w:val="00E76547"/>
    <w:rsid w:val="00E765AB"/>
    <w:rsid w:val="00E76659"/>
    <w:rsid w:val="00E76914"/>
    <w:rsid w:val="00E7691C"/>
    <w:rsid w:val="00E76C91"/>
    <w:rsid w:val="00E76D05"/>
    <w:rsid w:val="00E76F15"/>
    <w:rsid w:val="00E76FDE"/>
    <w:rsid w:val="00E770FD"/>
    <w:rsid w:val="00E7730D"/>
    <w:rsid w:val="00E7762C"/>
    <w:rsid w:val="00E777B3"/>
    <w:rsid w:val="00E7787B"/>
    <w:rsid w:val="00E77899"/>
    <w:rsid w:val="00E778AA"/>
    <w:rsid w:val="00E77B5A"/>
    <w:rsid w:val="00E77C18"/>
    <w:rsid w:val="00E77C1C"/>
    <w:rsid w:val="00E77C54"/>
    <w:rsid w:val="00E77CB4"/>
    <w:rsid w:val="00E77D40"/>
    <w:rsid w:val="00E77DC2"/>
    <w:rsid w:val="00E77DF3"/>
    <w:rsid w:val="00E77E99"/>
    <w:rsid w:val="00E8000F"/>
    <w:rsid w:val="00E80059"/>
    <w:rsid w:val="00E8018A"/>
    <w:rsid w:val="00E804AE"/>
    <w:rsid w:val="00E80923"/>
    <w:rsid w:val="00E80937"/>
    <w:rsid w:val="00E80AA5"/>
    <w:rsid w:val="00E80D8E"/>
    <w:rsid w:val="00E813B2"/>
    <w:rsid w:val="00E813B7"/>
    <w:rsid w:val="00E814B1"/>
    <w:rsid w:val="00E815D4"/>
    <w:rsid w:val="00E81B23"/>
    <w:rsid w:val="00E81E0A"/>
    <w:rsid w:val="00E81F62"/>
    <w:rsid w:val="00E8208C"/>
    <w:rsid w:val="00E8216E"/>
    <w:rsid w:val="00E82194"/>
    <w:rsid w:val="00E8248B"/>
    <w:rsid w:val="00E825F2"/>
    <w:rsid w:val="00E82617"/>
    <w:rsid w:val="00E82698"/>
    <w:rsid w:val="00E8276D"/>
    <w:rsid w:val="00E827AA"/>
    <w:rsid w:val="00E8297A"/>
    <w:rsid w:val="00E82A0A"/>
    <w:rsid w:val="00E82B68"/>
    <w:rsid w:val="00E82C47"/>
    <w:rsid w:val="00E82DAD"/>
    <w:rsid w:val="00E82F0B"/>
    <w:rsid w:val="00E83195"/>
    <w:rsid w:val="00E832C9"/>
    <w:rsid w:val="00E832E5"/>
    <w:rsid w:val="00E83402"/>
    <w:rsid w:val="00E83522"/>
    <w:rsid w:val="00E835AB"/>
    <w:rsid w:val="00E835E3"/>
    <w:rsid w:val="00E8380D"/>
    <w:rsid w:val="00E8385A"/>
    <w:rsid w:val="00E83883"/>
    <w:rsid w:val="00E83A89"/>
    <w:rsid w:val="00E83B19"/>
    <w:rsid w:val="00E83B75"/>
    <w:rsid w:val="00E83BFE"/>
    <w:rsid w:val="00E83DF1"/>
    <w:rsid w:val="00E83E5D"/>
    <w:rsid w:val="00E842A3"/>
    <w:rsid w:val="00E843CA"/>
    <w:rsid w:val="00E845B1"/>
    <w:rsid w:val="00E84618"/>
    <w:rsid w:val="00E84696"/>
    <w:rsid w:val="00E84801"/>
    <w:rsid w:val="00E84962"/>
    <w:rsid w:val="00E849CC"/>
    <w:rsid w:val="00E849E5"/>
    <w:rsid w:val="00E84B48"/>
    <w:rsid w:val="00E84C27"/>
    <w:rsid w:val="00E84C97"/>
    <w:rsid w:val="00E850FE"/>
    <w:rsid w:val="00E851B4"/>
    <w:rsid w:val="00E8528B"/>
    <w:rsid w:val="00E8530F"/>
    <w:rsid w:val="00E854AF"/>
    <w:rsid w:val="00E8553B"/>
    <w:rsid w:val="00E858C0"/>
    <w:rsid w:val="00E8591F"/>
    <w:rsid w:val="00E859F7"/>
    <w:rsid w:val="00E85B4F"/>
    <w:rsid w:val="00E85C64"/>
    <w:rsid w:val="00E85E89"/>
    <w:rsid w:val="00E85ED8"/>
    <w:rsid w:val="00E85F00"/>
    <w:rsid w:val="00E86122"/>
    <w:rsid w:val="00E86167"/>
    <w:rsid w:val="00E862FE"/>
    <w:rsid w:val="00E86373"/>
    <w:rsid w:val="00E86376"/>
    <w:rsid w:val="00E863B8"/>
    <w:rsid w:val="00E86489"/>
    <w:rsid w:val="00E864B2"/>
    <w:rsid w:val="00E86542"/>
    <w:rsid w:val="00E8654B"/>
    <w:rsid w:val="00E865B9"/>
    <w:rsid w:val="00E865E1"/>
    <w:rsid w:val="00E8660C"/>
    <w:rsid w:val="00E86658"/>
    <w:rsid w:val="00E86814"/>
    <w:rsid w:val="00E86843"/>
    <w:rsid w:val="00E86980"/>
    <w:rsid w:val="00E86CA8"/>
    <w:rsid w:val="00E86CE6"/>
    <w:rsid w:val="00E86E04"/>
    <w:rsid w:val="00E86E62"/>
    <w:rsid w:val="00E86EA3"/>
    <w:rsid w:val="00E86F4C"/>
    <w:rsid w:val="00E86F6F"/>
    <w:rsid w:val="00E86FCE"/>
    <w:rsid w:val="00E87025"/>
    <w:rsid w:val="00E870ED"/>
    <w:rsid w:val="00E87192"/>
    <w:rsid w:val="00E8733F"/>
    <w:rsid w:val="00E873C5"/>
    <w:rsid w:val="00E873FC"/>
    <w:rsid w:val="00E8752F"/>
    <w:rsid w:val="00E8768A"/>
    <w:rsid w:val="00E87706"/>
    <w:rsid w:val="00E87730"/>
    <w:rsid w:val="00E8774E"/>
    <w:rsid w:val="00E877E4"/>
    <w:rsid w:val="00E8784C"/>
    <w:rsid w:val="00E87956"/>
    <w:rsid w:val="00E87CF1"/>
    <w:rsid w:val="00E87DC4"/>
    <w:rsid w:val="00E87F6D"/>
    <w:rsid w:val="00E87FBA"/>
    <w:rsid w:val="00E902AB"/>
    <w:rsid w:val="00E90765"/>
    <w:rsid w:val="00E907BF"/>
    <w:rsid w:val="00E90824"/>
    <w:rsid w:val="00E908C4"/>
    <w:rsid w:val="00E9096D"/>
    <w:rsid w:val="00E90AEF"/>
    <w:rsid w:val="00E90B1E"/>
    <w:rsid w:val="00E90BB1"/>
    <w:rsid w:val="00E90D09"/>
    <w:rsid w:val="00E90E4F"/>
    <w:rsid w:val="00E9102D"/>
    <w:rsid w:val="00E9104D"/>
    <w:rsid w:val="00E91157"/>
    <w:rsid w:val="00E912BE"/>
    <w:rsid w:val="00E91314"/>
    <w:rsid w:val="00E91390"/>
    <w:rsid w:val="00E9151D"/>
    <w:rsid w:val="00E918DA"/>
    <w:rsid w:val="00E91913"/>
    <w:rsid w:val="00E91BA9"/>
    <w:rsid w:val="00E91C9C"/>
    <w:rsid w:val="00E92015"/>
    <w:rsid w:val="00E921E2"/>
    <w:rsid w:val="00E92387"/>
    <w:rsid w:val="00E923B2"/>
    <w:rsid w:val="00E92437"/>
    <w:rsid w:val="00E925BC"/>
    <w:rsid w:val="00E928FF"/>
    <w:rsid w:val="00E92A28"/>
    <w:rsid w:val="00E92A78"/>
    <w:rsid w:val="00E92CA3"/>
    <w:rsid w:val="00E92DE5"/>
    <w:rsid w:val="00E92F1B"/>
    <w:rsid w:val="00E92F25"/>
    <w:rsid w:val="00E92F47"/>
    <w:rsid w:val="00E9302A"/>
    <w:rsid w:val="00E9307B"/>
    <w:rsid w:val="00E93154"/>
    <w:rsid w:val="00E931D2"/>
    <w:rsid w:val="00E93905"/>
    <w:rsid w:val="00E93C83"/>
    <w:rsid w:val="00E93CC5"/>
    <w:rsid w:val="00E93D63"/>
    <w:rsid w:val="00E93F81"/>
    <w:rsid w:val="00E9416C"/>
    <w:rsid w:val="00E9429E"/>
    <w:rsid w:val="00E947F1"/>
    <w:rsid w:val="00E948C1"/>
    <w:rsid w:val="00E94956"/>
    <w:rsid w:val="00E94AAF"/>
    <w:rsid w:val="00E94BD1"/>
    <w:rsid w:val="00E94C23"/>
    <w:rsid w:val="00E95077"/>
    <w:rsid w:val="00E952D2"/>
    <w:rsid w:val="00E954ED"/>
    <w:rsid w:val="00E955AF"/>
    <w:rsid w:val="00E955C6"/>
    <w:rsid w:val="00E955DC"/>
    <w:rsid w:val="00E956D9"/>
    <w:rsid w:val="00E95982"/>
    <w:rsid w:val="00E9598E"/>
    <w:rsid w:val="00E95A02"/>
    <w:rsid w:val="00E95BB8"/>
    <w:rsid w:val="00E95BF1"/>
    <w:rsid w:val="00E95C21"/>
    <w:rsid w:val="00E95C26"/>
    <w:rsid w:val="00E95DC1"/>
    <w:rsid w:val="00E95F43"/>
    <w:rsid w:val="00E9607F"/>
    <w:rsid w:val="00E966B1"/>
    <w:rsid w:val="00E967AA"/>
    <w:rsid w:val="00E96984"/>
    <w:rsid w:val="00E96AD0"/>
    <w:rsid w:val="00E96C25"/>
    <w:rsid w:val="00E96CA0"/>
    <w:rsid w:val="00E96D46"/>
    <w:rsid w:val="00E96DEB"/>
    <w:rsid w:val="00E96F35"/>
    <w:rsid w:val="00E97172"/>
    <w:rsid w:val="00E971A5"/>
    <w:rsid w:val="00E972E0"/>
    <w:rsid w:val="00E97302"/>
    <w:rsid w:val="00E973C5"/>
    <w:rsid w:val="00E973CB"/>
    <w:rsid w:val="00E974AF"/>
    <w:rsid w:val="00E97661"/>
    <w:rsid w:val="00E9782A"/>
    <w:rsid w:val="00E978F5"/>
    <w:rsid w:val="00E97944"/>
    <w:rsid w:val="00E97B81"/>
    <w:rsid w:val="00E97B87"/>
    <w:rsid w:val="00E97DB4"/>
    <w:rsid w:val="00E97E31"/>
    <w:rsid w:val="00E97E9D"/>
    <w:rsid w:val="00E97F06"/>
    <w:rsid w:val="00EA0099"/>
    <w:rsid w:val="00EA00F7"/>
    <w:rsid w:val="00EA0192"/>
    <w:rsid w:val="00EA0251"/>
    <w:rsid w:val="00EA0255"/>
    <w:rsid w:val="00EA046D"/>
    <w:rsid w:val="00EA0542"/>
    <w:rsid w:val="00EA0611"/>
    <w:rsid w:val="00EA0794"/>
    <w:rsid w:val="00EA07D8"/>
    <w:rsid w:val="00EA086A"/>
    <w:rsid w:val="00EA0947"/>
    <w:rsid w:val="00EA09DE"/>
    <w:rsid w:val="00EA0A1E"/>
    <w:rsid w:val="00EA0C44"/>
    <w:rsid w:val="00EA0D59"/>
    <w:rsid w:val="00EA0E3B"/>
    <w:rsid w:val="00EA12AE"/>
    <w:rsid w:val="00EA12B6"/>
    <w:rsid w:val="00EA13E2"/>
    <w:rsid w:val="00EA18F6"/>
    <w:rsid w:val="00EA19D2"/>
    <w:rsid w:val="00EA19F2"/>
    <w:rsid w:val="00EA1B24"/>
    <w:rsid w:val="00EA1B8C"/>
    <w:rsid w:val="00EA1E22"/>
    <w:rsid w:val="00EA1E2C"/>
    <w:rsid w:val="00EA1EEB"/>
    <w:rsid w:val="00EA203B"/>
    <w:rsid w:val="00EA215A"/>
    <w:rsid w:val="00EA218A"/>
    <w:rsid w:val="00EA2442"/>
    <w:rsid w:val="00EA245B"/>
    <w:rsid w:val="00EA2565"/>
    <w:rsid w:val="00EA2694"/>
    <w:rsid w:val="00EA26AE"/>
    <w:rsid w:val="00EA2734"/>
    <w:rsid w:val="00EA28E0"/>
    <w:rsid w:val="00EA2963"/>
    <w:rsid w:val="00EA297C"/>
    <w:rsid w:val="00EA29F0"/>
    <w:rsid w:val="00EA2B41"/>
    <w:rsid w:val="00EA2BF9"/>
    <w:rsid w:val="00EA2C6F"/>
    <w:rsid w:val="00EA2E6C"/>
    <w:rsid w:val="00EA2F8A"/>
    <w:rsid w:val="00EA3103"/>
    <w:rsid w:val="00EA3242"/>
    <w:rsid w:val="00EA33C9"/>
    <w:rsid w:val="00EA3449"/>
    <w:rsid w:val="00EA35E4"/>
    <w:rsid w:val="00EA366C"/>
    <w:rsid w:val="00EA3679"/>
    <w:rsid w:val="00EA3814"/>
    <w:rsid w:val="00EA3842"/>
    <w:rsid w:val="00EA384D"/>
    <w:rsid w:val="00EA3B13"/>
    <w:rsid w:val="00EA3D57"/>
    <w:rsid w:val="00EA3EBE"/>
    <w:rsid w:val="00EA4097"/>
    <w:rsid w:val="00EA421C"/>
    <w:rsid w:val="00EA44FC"/>
    <w:rsid w:val="00EA45B4"/>
    <w:rsid w:val="00EA45FF"/>
    <w:rsid w:val="00EA4867"/>
    <w:rsid w:val="00EA48E5"/>
    <w:rsid w:val="00EA49A6"/>
    <w:rsid w:val="00EA49B1"/>
    <w:rsid w:val="00EA49D9"/>
    <w:rsid w:val="00EA4B0D"/>
    <w:rsid w:val="00EA4B92"/>
    <w:rsid w:val="00EA5074"/>
    <w:rsid w:val="00EA50CE"/>
    <w:rsid w:val="00EA5477"/>
    <w:rsid w:val="00EA5522"/>
    <w:rsid w:val="00EA58D5"/>
    <w:rsid w:val="00EA594D"/>
    <w:rsid w:val="00EA59FA"/>
    <w:rsid w:val="00EA5A0D"/>
    <w:rsid w:val="00EA5AC8"/>
    <w:rsid w:val="00EA5B60"/>
    <w:rsid w:val="00EA5B7C"/>
    <w:rsid w:val="00EA5C77"/>
    <w:rsid w:val="00EA5E22"/>
    <w:rsid w:val="00EA5FB9"/>
    <w:rsid w:val="00EA6160"/>
    <w:rsid w:val="00EA6217"/>
    <w:rsid w:val="00EA652E"/>
    <w:rsid w:val="00EA6566"/>
    <w:rsid w:val="00EA6601"/>
    <w:rsid w:val="00EA68D8"/>
    <w:rsid w:val="00EA6A5F"/>
    <w:rsid w:val="00EA6B11"/>
    <w:rsid w:val="00EA6BD7"/>
    <w:rsid w:val="00EA6E38"/>
    <w:rsid w:val="00EA6EC6"/>
    <w:rsid w:val="00EA6F07"/>
    <w:rsid w:val="00EA6F2F"/>
    <w:rsid w:val="00EA702A"/>
    <w:rsid w:val="00EA7148"/>
    <w:rsid w:val="00EA7153"/>
    <w:rsid w:val="00EA7358"/>
    <w:rsid w:val="00EA7407"/>
    <w:rsid w:val="00EA748A"/>
    <w:rsid w:val="00EA7663"/>
    <w:rsid w:val="00EA7689"/>
    <w:rsid w:val="00EA76AD"/>
    <w:rsid w:val="00EA776E"/>
    <w:rsid w:val="00EA7797"/>
    <w:rsid w:val="00EA7976"/>
    <w:rsid w:val="00EA79BE"/>
    <w:rsid w:val="00EA7C6C"/>
    <w:rsid w:val="00EA7D94"/>
    <w:rsid w:val="00EA7E41"/>
    <w:rsid w:val="00EB0186"/>
    <w:rsid w:val="00EB02EC"/>
    <w:rsid w:val="00EB031A"/>
    <w:rsid w:val="00EB061F"/>
    <w:rsid w:val="00EB06D4"/>
    <w:rsid w:val="00EB06E9"/>
    <w:rsid w:val="00EB08CC"/>
    <w:rsid w:val="00EB0AA9"/>
    <w:rsid w:val="00EB0C30"/>
    <w:rsid w:val="00EB0DF6"/>
    <w:rsid w:val="00EB0E1C"/>
    <w:rsid w:val="00EB0EEA"/>
    <w:rsid w:val="00EB0F4F"/>
    <w:rsid w:val="00EB11F9"/>
    <w:rsid w:val="00EB1492"/>
    <w:rsid w:val="00EB14D4"/>
    <w:rsid w:val="00EB14F4"/>
    <w:rsid w:val="00EB15C5"/>
    <w:rsid w:val="00EB1649"/>
    <w:rsid w:val="00EB1802"/>
    <w:rsid w:val="00EB1809"/>
    <w:rsid w:val="00EB1AB8"/>
    <w:rsid w:val="00EB1C5E"/>
    <w:rsid w:val="00EB1C7D"/>
    <w:rsid w:val="00EB1F74"/>
    <w:rsid w:val="00EB2001"/>
    <w:rsid w:val="00EB24FC"/>
    <w:rsid w:val="00EB252A"/>
    <w:rsid w:val="00EB26EA"/>
    <w:rsid w:val="00EB27C9"/>
    <w:rsid w:val="00EB2A37"/>
    <w:rsid w:val="00EB2A75"/>
    <w:rsid w:val="00EB2A76"/>
    <w:rsid w:val="00EB2DBD"/>
    <w:rsid w:val="00EB2DEC"/>
    <w:rsid w:val="00EB2E43"/>
    <w:rsid w:val="00EB2F19"/>
    <w:rsid w:val="00EB31A1"/>
    <w:rsid w:val="00EB320B"/>
    <w:rsid w:val="00EB3309"/>
    <w:rsid w:val="00EB3335"/>
    <w:rsid w:val="00EB333A"/>
    <w:rsid w:val="00EB33ED"/>
    <w:rsid w:val="00EB340C"/>
    <w:rsid w:val="00EB34D3"/>
    <w:rsid w:val="00EB3623"/>
    <w:rsid w:val="00EB3737"/>
    <w:rsid w:val="00EB3808"/>
    <w:rsid w:val="00EB381A"/>
    <w:rsid w:val="00EB3848"/>
    <w:rsid w:val="00EB3875"/>
    <w:rsid w:val="00EB3890"/>
    <w:rsid w:val="00EB38D6"/>
    <w:rsid w:val="00EB3A1B"/>
    <w:rsid w:val="00EB3B3A"/>
    <w:rsid w:val="00EB3BEA"/>
    <w:rsid w:val="00EB3BF7"/>
    <w:rsid w:val="00EB3F46"/>
    <w:rsid w:val="00EB413B"/>
    <w:rsid w:val="00EB418A"/>
    <w:rsid w:val="00EB44DA"/>
    <w:rsid w:val="00EB4673"/>
    <w:rsid w:val="00EB4690"/>
    <w:rsid w:val="00EB46A0"/>
    <w:rsid w:val="00EB4865"/>
    <w:rsid w:val="00EB493E"/>
    <w:rsid w:val="00EB4A1F"/>
    <w:rsid w:val="00EB4ADD"/>
    <w:rsid w:val="00EB4C2E"/>
    <w:rsid w:val="00EB4E25"/>
    <w:rsid w:val="00EB4E6E"/>
    <w:rsid w:val="00EB4F72"/>
    <w:rsid w:val="00EB575D"/>
    <w:rsid w:val="00EB57CD"/>
    <w:rsid w:val="00EB57E9"/>
    <w:rsid w:val="00EB5810"/>
    <w:rsid w:val="00EB583E"/>
    <w:rsid w:val="00EB58A3"/>
    <w:rsid w:val="00EB58A5"/>
    <w:rsid w:val="00EB58C3"/>
    <w:rsid w:val="00EB5A3E"/>
    <w:rsid w:val="00EB5A8D"/>
    <w:rsid w:val="00EB5AE0"/>
    <w:rsid w:val="00EB5C43"/>
    <w:rsid w:val="00EB5DCE"/>
    <w:rsid w:val="00EB5FF9"/>
    <w:rsid w:val="00EB60C3"/>
    <w:rsid w:val="00EB65F1"/>
    <w:rsid w:val="00EB6649"/>
    <w:rsid w:val="00EB66A8"/>
    <w:rsid w:val="00EB677D"/>
    <w:rsid w:val="00EB67FB"/>
    <w:rsid w:val="00EB680C"/>
    <w:rsid w:val="00EB68D8"/>
    <w:rsid w:val="00EB6A06"/>
    <w:rsid w:val="00EB6A1F"/>
    <w:rsid w:val="00EB6A57"/>
    <w:rsid w:val="00EB6A79"/>
    <w:rsid w:val="00EB6B5D"/>
    <w:rsid w:val="00EB6C05"/>
    <w:rsid w:val="00EB6EC3"/>
    <w:rsid w:val="00EB701B"/>
    <w:rsid w:val="00EB717A"/>
    <w:rsid w:val="00EB7209"/>
    <w:rsid w:val="00EB7571"/>
    <w:rsid w:val="00EB7C35"/>
    <w:rsid w:val="00EC0111"/>
    <w:rsid w:val="00EC0483"/>
    <w:rsid w:val="00EC054B"/>
    <w:rsid w:val="00EC062A"/>
    <w:rsid w:val="00EC07D8"/>
    <w:rsid w:val="00EC089F"/>
    <w:rsid w:val="00EC08DE"/>
    <w:rsid w:val="00EC1353"/>
    <w:rsid w:val="00EC142B"/>
    <w:rsid w:val="00EC1489"/>
    <w:rsid w:val="00EC158C"/>
    <w:rsid w:val="00EC15D4"/>
    <w:rsid w:val="00EC162F"/>
    <w:rsid w:val="00EC1678"/>
    <w:rsid w:val="00EC1C01"/>
    <w:rsid w:val="00EC1E48"/>
    <w:rsid w:val="00EC218A"/>
    <w:rsid w:val="00EC2560"/>
    <w:rsid w:val="00EC25E1"/>
    <w:rsid w:val="00EC26DD"/>
    <w:rsid w:val="00EC273A"/>
    <w:rsid w:val="00EC297E"/>
    <w:rsid w:val="00EC29CA"/>
    <w:rsid w:val="00EC2E15"/>
    <w:rsid w:val="00EC2ED2"/>
    <w:rsid w:val="00EC2F1E"/>
    <w:rsid w:val="00EC2FBB"/>
    <w:rsid w:val="00EC319C"/>
    <w:rsid w:val="00EC3235"/>
    <w:rsid w:val="00EC3286"/>
    <w:rsid w:val="00EC34E6"/>
    <w:rsid w:val="00EC34EF"/>
    <w:rsid w:val="00EC3568"/>
    <w:rsid w:val="00EC37AB"/>
    <w:rsid w:val="00EC38CC"/>
    <w:rsid w:val="00EC3947"/>
    <w:rsid w:val="00EC3AD5"/>
    <w:rsid w:val="00EC3B43"/>
    <w:rsid w:val="00EC3D63"/>
    <w:rsid w:val="00EC3DF8"/>
    <w:rsid w:val="00EC3E18"/>
    <w:rsid w:val="00EC3E20"/>
    <w:rsid w:val="00EC3E6E"/>
    <w:rsid w:val="00EC3EDD"/>
    <w:rsid w:val="00EC3EE1"/>
    <w:rsid w:val="00EC4115"/>
    <w:rsid w:val="00EC4449"/>
    <w:rsid w:val="00EC4466"/>
    <w:rsid w:val="00EC45F0"/>
    <w:rsid w:val="00EC4640"/>
    <w:rsid w:val="00EC46DB"/>
    <w:rsid w:val="00EC4A19"/>
    <w:rsid w:val="00EC4B05"/>
    <w:rsid w:val="00EC4B5F"/>
    <w:rsid w:val="00EC4C69"/>
    <w:rsid w:val="00EC4CAC"/>
    <w:rsid w:val="00EC4D03"/>
    <w:rsid w:val="00EC4D9E"/>
    <w:rsid w:val="00EC4EA3"/>
    <w:rsid w:val="00EC50E1"/>
    <w:rsid w:val="00EC5617"/>
    <w:rsid w:val="00EC5688"/>
    <w:rsid w:val="00EC57D5"/>
    <w:rsid w:val="00EC58BF"/>
    <w:rsid w:val="00EC5A85"/>
    <w:rsid w:val="00EC5CD9"/>
    <w:rsid w:val="00EC5E56"/>
    <w:rsid w:val="00EC5E7C"/>
    <w:rsid w:val="00EC5F29"/>
    <w:rsid w:val="00EC5F9D"/>
    <w:rsid w:val="00EC601D"/>
    <w:rsid w:val="00EC61AA"/>
    <w:rsid w:val="00EC61FA"/>
    <w:rsid w:val="00EC62A8"/>
    <w:rsid w:val="00EC6302"/>
    <w:rsid w:val="00EC653C"/>
    <w:rsid w:val="00EC6959"/>
    <w:rsid w:val="00EC69F9"/>
    <w:rsid w:val="00EC6B62"/>
    <w:rsid w:val="00EC6BA6"/>
    <w:rsid w:val="00EC6BAB"/>
    <w:rsid w:val="00EC6E9A"/>
    <w:rsid w:val="00EC6F33"/>
    <w:rsid w:val="00EC6F5D"/>
    <w:rsid w:val="00EC705E"/>
    <w:rsid w:val="00EC721C"/>
    <w:rsid w:val="00EC7402"/>
    <w:rsid w:val="00EC74AD"/>
    <w:rsid w:val="00EC76E4"/>
    <w:rsid w:val="00EC7720"/>
    <w:rsid w:val="00EC7B8F"/>
    <w:rsid w:val="00EC7CB1"/>
    <w:rsid w:val="00EC7E8B"/>
    <w:rsid w:val="00ED01E0"/>
    <w:rsid w:val="00ED02B3"/>
    <w:rsid w:val="00ED0428"/>
    <w:rsid w:val="00ED04E6"/>
    <w:rsid w:val="00ED067A"/>
    <w:rsid w:val="00ED07BE"/>
    <w:rsid w:val="00ED07E1"/>
    <w:rsid w:val="00ED0887"/>
    <w:rsid w:val="00ED0908"/>
    <w:rsid w:val="00ED09F4"/>
    <w:rsid w:val="00ED0D1B"/>
    <w:rsid w:val="00ED0F02"/>
    <w:rsid w:val="00ED0F3C"/>
    <w:rsid w:val="00ED10C7"/>
    <w:rsid w:val="00ED116D"/>
    <w:rsid w:val="00ED12E3"/>
    <w:rsid w:val="00ED12EF"/>
    <w:rsid w:val="00ED1522"/>
    <w:rsid w:val="00ED1616"/>
    <w:rsid w:val="00ED1663"/>
    <w:rsid w:val="00ED1786"/>
    <w:rsid w:val="00ED1890"/>
    <w:rsid w:val="00ED21E0"/>
    <w:rsid w:val="00ED231F"/>
    <w:rsid w:val="00ED2400"/>
    <w:rsid w:val="00ED2524"/>
    <w:rsid w:val="00ED25DF"/>
    <w:rsid w:val="00ED27F2"/>
    <w:rsid w:val="00ED2986"/>
    <w:rsid w:val="00ED2B17"/>
    <w:rsid w:val="00ED2B1F"/>
    <w:rsid w:val="00ED2BF8"/>
    <w:rsid w:val="00ED2CBA"/>
    <w:rsid w:val="00ED2CBB"/>
    <w:rsid w:val="00ED2CFB"/>
    <w:rsid w:val="00ED2D38"/>
    <w:rsid w:val="00ED2EF1"/>
    <w:rsid w:val="00ED3047"/>
    <w:rsid w:val="00ED3056"/>
    <w:rsid w:val="00ED3292"/>
    <w:rsid w:val="00ED32A1"/>
    <w:rsid w:val="00ED347F"/>
    <w:rsid w:val="00ED3582"/>
    <w:rsid w:val="00ED362C"/>
    <w:rsid w:val="00ED3634"/>
    <w:rsid w:val="00ED376D"/>
    <w:rsid w:val="00ED37FE"/>
    <w:rsid w:val="00ED392D"/>
    <w:rsid w:val="00ED39CC"/>
    <w:rsid w:val="00ED3B73"/>
    <w:rsid w:val="00ED3EB3"/>
    <w:rsid w:val="00ED3EBE"/>
    <w:rsid w:val="00ED3F96"/>
    <w:rsid w:val="00ED4187"/>
    <w:rsid w:val="00ED426D"/>
    <w:rsid w:val="00ED4334"/>
    <w:rsid w:val="00ED4343"/>
    <w:rsid w:val="00ED44C7"/>
    <w:rsid w:val="00ED489D"/>
    <w:rsid w:val="00ED49A2"/>
    <w:rsid w:val="00ED4A5A"/>
    <w:rsid w:val="00ED4AFF"/>
    <w:rsid w:val="00ED4B20"/>
    <w:rsid w:val="00ED4CE2"/>
    <w:rsid w:val="00ED4D04"/>
    <w:rsid w:val="00ED4DE2"/>
    <w:rsid w:val="00ED4F88"/>
    <w:rsid w:val="00ED504D"/>
    <w:rsid w:val="00ED51D1"/>
    <w:rsid w:val="00ED5239"/>
    <w:rsid w:val="00ED5607"/>
    <w:rsid w:val="00ED5676"/>
    <w:rsid w:val="00ED571C"/>
    <w:rsid w:val="00ED5ACA"/>
    <w:rsid w:val="00ED5BA4"/>
    <w:rsid w:val="00ED5C2E"/>
    <w:rsid w:val="00ED5CCF"/>
    <w:rsid w:val="00ED5E81"/>
    <w:rsid w:val="00ED5EBF"/>
    <w:rsid w:val="00ED61AA"/>
    <w:rsid w:val="00ED61C8"/>
    <w:rsid w:val="00ED6206"/>
    <w:rsid w:val="00ED62C7"/>
    <w:rsid w:val="00ED6530"/>
    <w:rsid w:val="00ED6793"/>
    <w:rsid w:val="00ED68A4"/>
    <w:rsid w:val="00ED69D9"/>
    <w:rsid w:val="00ED6B57"/>
    <w:rsid w:val="00ED6C56"/>
    <w:rsid w:val="00ED6CA8"/>
    <w:rsid w:val="00ED6CD2"/>
    <w:rsid w:val="00ED6CF1"/>
    <w:rsid w:val="00ED6D2E"/>
    <w:rsid w:val="00ED6E9B"/>
    <w:rsid w:val="00ED6EBA"/>
    <w:rsid w:val="00ED6F24"/>
    <w:rsid w:val="00ED6FAA"/>
    <w:rsid w:val="00ED7032"/>
    <w:rsid w:val="00ED71F1"/>
    <w:rsid w:val="00ED7540"/>
    <w:rsid w:val="00ED79CE"/>
    <w:rsid w:val="00ED79FD"/>
    <w:rsid w:val="00ED7A95"/>
    <w:rsid w:val="00ED7E28"/>
    <w:rsid w:val="00EE0080"/>
    <w:rsid w:val="00EE018B"/>
    <w:rsid w:val="00EE0193"/>
    <w:rsid w:val="00EE04BD"/>
    <w:rsid w:val="00EE050A"/>
    <w:rsid w:val="00EE0574"/>
    <w:rsid w:val="00EE067C"/>
    <w:rsid w:val="00EE067F"/>
    <w:rsid w:val="00EE0A3A"/>
    <w:rsid w:val="00EE0AA5"/>
    <w:rsid w:val="00EE0D06"/>
    <w:rsid w:val="00EE0EC6"/>
    <w:rsid w:val="00EE1193"/>
    <w:rsid w:val="00EE1209"/>
    <w:rsid w:val="00EE1287"/>
    <w:rsid w:val="00EE1525"/>
    <w:rsid w:val="00EE1556"/>
    <w:rsid w:val="00EE15EE"/>
    <w:rsid w:val="00EE162F"/>
    <w:rsid w:val="00EE181B"/>
    <w:rsid w:val="00EE1842"/>
    <w:rsid w:val="00EE186C"/>
    <w:rsid w:val="00EE18DC"/>
    <w:rsid w:val="00EE199E"/>
    <w:rsid w:val="00EE1BB5"/>
    <w:rsid w:val="00EE1DDD"/>
    <w:rsid w:val="00EE1E0B"/>
    <w:rsid w:val="00EE1EC7"/>
    <w:rsid w:val="00EE2059"/>
    <w:rsid w:val="00EE2100"/>
    <w:rsid w:val="00EE2271"/>
    <w:rsid w:val="00EE22D1"/>
    <w:rsid w:val="00EE2672"/>
    <w:rsid w:val="00EE2781"/>
    <w:rsid w:val="00EE2A04"/>
    <w:rsid w:val="00EE2C0D"/>
    <w:rsid w:val="00EE2C65"/>
    <w:rsid w:val="00EE2CEE"/>
    <w:rsid w:val="00EE2E4A"/>
    <w:rsid w:val="00EE2EA0"/>
    <w:rsid w:val="00EE2EC4"/>
    <w:rsid w:val="00EE300A"/>
    <w:rsid w:val="00EE3107"/>
    <w:rsid w:val="00EE316D"/>
    <w:rsid w:val="00EE3179"/>
    <w:rsid w:val="00EE343C"/>
    <w:rsid w:val="00EE35EF"/>
    <w:rsid w:val="00EE361D"/>
    <w:rsid w:val="00EE36D4"/>
    <w:rsid w:val="00EE384B"/>
    <w:rsid w:val="00EE38A6"/>
    <w:rsid w:val="00EE3B36"/>
    <w:rsid w:val="00EE3B78"/>
    <w:rsid w:val="00EE3BE0"/>
    <w:rsid w:val="00EE3C66"/>
    <w:rsid w:val="00EE3C93"/>
    <w:rsid w:val="00EE3DB3"/>
    <w:rsid w:val="00EE3E39"/>
    <w:rsid w:val="00EE3F2E"/>
    <w:rsid w:val="00EE41DA"/>
    <w:rsid w:val="00EE429F"/>
    <w:rsid w:val="00EE455E"/>
    <w:rsid w:val="00EE4712"/>
    <w:rsid w:val="00EE4759"/>
    <w:rsid w:val="00EE4771"/>
    <w:rsid w:val="00EE496E"/>
    <w:rsid w:val="00EE4B46"/>
    <w:rsid w:val="00EE4C80"/>
    <w:rsid w:val="00EE4CF5"/>
    <w:rsid w:val="00EE4E5B"/>
    <w:rsid w:val="00EE4F29"/>
    <w:rsid w:val="00EE5118"/>
    <w:rsid w:val="00EE514E"/>
    <w:rsid w:val="00EE518E"/>
    <w:rsid w:val="00EE54E7"/>
    <w:rsid w:val="00EE5831"/>
    <w:rsid w:val="00EE5D23"/>
    <w:rsid w:val="00EE5F5F"/>
    <w:rsid w:val="00EE605A"/>
    <w:rsid w:val="00EE62E7"/>
    <w:rsid w:val="00EE62EB"/>
    <w:rsid w:val="00EE645B"/>
    <w:rsid w:val="00EE683D"/>
    <w:rsid w:val="00EE690B"/>
    <w:rsid w:val="00EE6B67"/>
    <w:rsid w:val="00EE6BDB"/>
    <w:rsid w:val="00EE6C0D"/>
    <w:rsid w:val="00EE6DF6"/>
    <w:rsid w:val="00EE7253"/>
    <w:rsid w:val="00EE72C6"/>
    <w:rsid w:val="00EE7335"/>
    <w:rsid w:val="00EE7666"/>
    <w:rsid w:val="00EE7673"/>
    <w:rsid w:val="00EE767B"/>
    <w:rsid w:val="00EE77E1"/>
    <w:rsid w:val="00EE789F"/>
    <w:rsid w:val="00EE79C0"/>
    <w:rsid w:val="00EE7B51"/>
    <w:rsid w:val="00EE7FE3"/>
    <w:rsid w:val="00EF017D"/>
    <w:rsid w:val="00EF030A"/>
    <w:rsid w:val="00EF03AB"/>
    <w:rsid w:val="00EF06FA"/>
    <w:rsid w:val="00EF0785"/>
    <w:rsid w:val="00EF07EC"/>
    <w:rsid w:val="00EF080A"/>
    <w:rsid w:val="00EF089A"/>
    <w:rsid w:val="00EF08DB"/>
    <w:rsid w:val="00EF08EA"/>
    <w:rsid w:val="00EF08FF"/>
    <w:rsid w:val="00EF0C33"/>
    <w:rsid w:val="00EF0E34"/>
    <w:rsid w:val="00EF0ED0"/>
    <w:rsid w:val="00EF0FD4"/>
    <w:rsid w:val="00EF1174"/>
    <w:rsid w:val="00EF1199"/>
    <w:rsid w:val="00EF1489"/>
    <w:rsid w:val="00EF155F"/>
    <w:rsid w:val="00EF15B4"/>
    <w:rsid w:val="00EF15CC"/>
    <w:rsid w:val="00EF15D0"/>
    <w:rsid w:val="00EF165A"/>
    <w:rsid w:val="00EF1865"/>
    <w:rsid w:val="00EF1AE7"/>
    <w:rsid w:val="00EF1D91"/>
    <w:rsid w:val="00EF1DC3"/>
    <w:rsid w:val="00EF1EE8"/>
    <w:rsid w:val="00EF204B"/>
    <w:rsid w:val="00EF207C"/>
    <w:rsid w:val="00EF20AE"/>
    <w:rsid w:val="00EF213E"/>
    <w:rsid w:val="00EF2574"/>
    <w:rsid w:val="00EF2680"/>
    <w:rsid w:val="00EF27B7"/>
    <w:rsid w:val="00EF280D"/>
    <w:rsid w:val="00EF2A63"/>
    <w:rsid w:val="00EF2ACC"/>
    <w:rsid w:val="00EF2D5A"/>
    <w:rsid w:val="00EF304D"/>
    <w:rsid w:val="00EF30B8"/>
    <w:rsid w:val="00EF311B"/>
    <w:rsid w:val="00EF31AB"/>
    <w:rsid w:val="00EF31D9"/>
    <w:rsid w:val="00EF3296"/>
    <w:rsid w:val="00EF3313"/>
    <w:rsid w:val="00EF33D2"/>
    <w:rsid w:val="00EF33F1"/>
    <w:rsid w:val="00EF34EE"/>
    <w:rsid w:val="00EF35F6"/>
    <w:rsid w:val="00EF3675"/>
    <w:rsid w:val="00EF3846"/>
    <w:rsid w:val="00EF3868"/>
    <w:rsid w:val="00EF38D2"/>
    <w:rsid w:val="00EF38E3"/>
    <w:rsid w:val="00EF395B"/>
    <w:rsid w:val="00EF3CDF"/>
    <w:rsid w:val="00EF3D4D"/>
    <w:rsid w:val="00EF3D5A"/>
    <w:rsid w:val="00EF3E50"/>
    <w:rsid w:val="00EF3E78"/>
    <w:rsid w:val="00EF3EEB"/>
    <w:rsid w:val="00EF3F92"/>
    <w:rsid w:val="00EF40AA"/>
    <w:rsid w:val="00EF40F3"/>
    <w:rsid w:val="00EF41F1"/>
    <w:rsid w:val="00EF4210"/>
    <w:rsid w:val="00EF42A0"/>
    <w:rsid w:val="00EF42DD"/>
    <w:rsid w:val="00EF4391"/>
    <w:rsid w:val="00EF442E"/>
    <w:rsid w:val="00EF4471"/>
    <w:rsid w:val="00EF44DB"/>
    <w:rsid w:val="00EF45B6"/>
    <w:rsid w:val="00EF4722"/>
    <w:rsid w:val="00EF4866"/>
    <w:rsid w:val="00EF499E"/>
    <w:rsid w:val="00EF4C76"/>
    <w:rsid w:val="00EF4D3A"/>
    <w:rsid w:val="00EF4E16"/>
    <w:rsid w:val="00EF4E77"/>
    <w:rsid w:val="00EF4E86"/>
    <w:rsid w:val="00EF4F65"/>
    <w:rsid w:val="00EF504D"/>
    <w:rsid w:val="00EF50C3"/>
    <w:rsid w:val="00EF5225"/>
    <w:rsid w:val="00EF53BF"/>
    <w:rsid w:val="00EF53DC"/>
    <w:rsid w:val="00EF573C"/>
    <w:rsid w:val="00EF5AA8"/>
    <w:rsid w:val="00EF5ABB"/>
    <w:rsid w:val="00EF5F0E"/>
    <w:rsid w:val="00EF5FAB"/>
    <w:rsid w:val="00EF5FF0"/>
    <w:rsid w:val="00EF63EB"/>
    <w:rsid w:val="00EF6409"/>
    <w:rsid w:val="00EF64F5"/>
    <w:rsid w:val="00EF674B"/>
    <w:rsid w:val="00EF6750"/>
    <w:rsid w:val="00EF6831"/>
    <w:rsid w:val="00EF6AED"/>
    <w:rsid w:val="00EF6B00"/>
    <w:rsid w:val="00EF6B7E"/>
    <w:rsid w:val="00EF6C66"/>
    <w:rsid w:val="00EF6CC2"/>
    <w:rsid w:val="00EF702C"/>
    <w:rsid w:val="00EF7443"/>
    <w:rsid w:val="00EF75A0"/>
    <w:rsid w:val="00EF7752"/>
    <w:rsid w:val="00EF7CA0"/>
    <w:rsid w:val="00EF7CB4"/>
    <w:rsid w:val="00EF7D0A"/>
    <w:rsid w:val="00EF7F8F"/>
    <w:rsid w:val="00EF7FC3"/>
    <w:rsid w:val="00EF7FD8"/>
    <w:rsid w:val="00F004B9"/>
    <w:rsid w:val="00F0072F"/>
    <w:rsid w:val="00F00766"/>
    <w:rsid w:val="00F008EC"/>
    <w:rsid w:val="00F00973"/>
    <w:rsid w:val="00F009E9"/>
    <w:rsid w:val="00F00C03"/>
    <w:rsid w:val="00F00D2E"/>
    <w:rsid w:val="00F00D69"/>
    <w:rsid w:val="00F00E28"/>
    <w:rsid w:val="00F01072"/>
    <w:rsid w:val="00F01117"/>
    <w:rsid w:val="00F01223"/>
    <w:rsid w:val="00F01293"/>
    <w:rsid w:val="00F01322"/>
    <w:rsid w:val="00F0132F"/>
    <w:rsid w:val="00F01330"/>
    <w:rsid w:val="00F01560"/>
    <w:rsid w:val="00F01655"/>
    <w:rsid w:val="00F0166D"/>
    <w:rsid w:val="00F01756"/>
    <w:rsid w:val="00F01978"/>
    <w:rsid w:val="00F019EA"/>
    <w:rsid w:val="00F01A20"/>
    <w:rsid w:val="00F01A43"/>
    <w:rsid w:val="00F01B18"/>
    <w:rsid w:val="00F01C68"/>
    <w:rsid w:val="00F01E7E"/>
    <w:rsid w:val="00F02070"/>
    <w:rsid w:val="00F020D4"/>
    <w:rsid w:val="00F02246"/>
    <w:rsid w:val="00F02373"/>
    <w:rsid w:val="00F027F6"/>
    <w:rsid w:val="00F0293A"/>
    <w:rsid w:val="00F029B2"/>
    <w:rsid w:val="00F02E59"/>
    <w:rsid w:val="00F030E2"/>
    <w:rsid w:val="00F0312D"/>
    <w:rsid w:val="00F0329E"/>
    <w:rsid w:val="00F03301"/>
    <w:rsid w:val="00F03314"/>
    <w:rsid w:val="00F033A3"/>
    <w:rsid w:val="00F033B7"/>
    <w:rsid w:val="00F034DC"/>
    <w:rsid w:val="00F036F9"/>
    <w:rsid w:val="00F037DA"/>
    <w:rsid w:val="00F03806"/>
    <w:rsid w:val="00F0386F"/>
    <w:rsid w:val="00F03993"/>
    <w:rsid w:val="00F03CCB"/>
    <w:rsid w:val="00F03D80"/>
    <w:rsid w:val="00F03DDF"/>
    <w:rsid w:val="00F03E6E"/>
    <w:rsid w:val="00F03EA5"/>
    <w:rsid w:val="00F040F2"/>
    <w:rsid w:val="00F04196"/>
    <w:rsid w:val="00F041CC"/>
    <w:rsid w:val="00F0434A"/>
    <w:rsid w:val="00F04502"/>
    <w:rsid w:val="00F04592"/>
    <w:rsid w:val="00F046AE"/>
    <w:rsid w:val="00F0482B"/>
    <w:rsid w:val="00F0497E"/>
    <w:rsid w:val="00F04AC9"/>
    <w:rsid w:val="00F04ACE"/>
    <w:rsid w:val="00F04CF3"/>
    <w:rsid w:val="00F04F84"/>
    <w:rsid w:val="00F051CD"/>
    <w:rsid w:val="00F052E7"/>
    <w:rsid w:val="00F055DA"/>
    <w:rsid w:val="00F05995"/>
    <w:rsid w:val="00F059E2"/>
    <w:rsid w:val="00F05CA0"/>
    <w:rsid w:val="00F05D10"/>
    <w:rsid w:val="00F05D67"/>
    <w:rsid w:val="00F05E41"/>
    <w:rsid w:val="00F05E70"/>
    <w:rsid w:val="00F060C1"/>
    <w:rsid w:val="00F060C3"/>
    <w:rsid w:val="00F06331"/>
    <w:rsid w:val="00F065A1"/>
    <w:rsid w:val="00F065F8"/>
    <w:rsid w:val="00F067FB"/>
    <w:rsid w:val="00F06CD2"/>
    <w:rsid w:val="00F06E6E"/>
    <w:rsid w:val="00F06F37"/>
    <w:rsid w:val="00F07373"/>
    <w:rsid w:val="00F07499"/>
    <w:rsid w:val="00F074DC"/>
    <w:rsid w:val="00F075E8"/>
    <w:rsid w:val="00F0768C"/>
    <w:rsid w:val="00F076CE"/>
    <w:rsid w:val="00F07A11"/>
    <w:rsid w:val="00F07A5B"/>
    <w:rsid w:val="00F07DE8"/>
    <w:rsid w:val="00F10673"/>
    <w:rsid w:val="00F10B3B"/>
    <w:rsid w:val="00F10CFC"/>
    <w:rsid w:val="00F10D30"/>
    <w:rsid w:val="00F11122"/>
    <w:rsid w:val="00F1121D"/>
    <w:rsid w:val="00F11255"/>
    <w:rsid w:val="00F11961"/>
    <w:rsid w:val="00F11A5B"/>
    <w:rsid w:val="00F11C35"/>
    <w:rsid w:val="00F11C53"/>
    <w:rsid w:val="00F11CB7"/>
    <w:rsid w:val="00F11E35"/>
    <w:rsid w:val="00F11E59"/>
    <w:rsid w:val="00F11F9B"/>
    <w:rsid w:val="00F120B1"/>
    <w:rsid w:val="00F12132"/>
    <w:rsid w:val="00F12269"/>
    <w:rsid w:val="00F125AC"/>
    <w:rsid w:val="00F127AE"/>
    <w:rsid w:val="00F12ABA"/>
    <w:rsid w:val="00F12D54"/>
    <w:rsid w:val="00F12EAC"/>
    <w:rsid w:val="00F12EB1"/>
    <w:rsid w:val="00F132CE"/>
    <w:rsid w:val="00F132DF"/>
    <w:rsid w:val="00F13A65"/>
    <w:rsid w:val="00F13AA4"/>
    <w:rsid w:val="00F13B16"/>
    <w:rsid w:val="00F13BB1"/>
    <w:rsid w:val="00F13F12"/>
    <w:rsid w:val="00F13F4D"/>
    <w:rsid w:val="00F13F4E"/>
    <w:rsid w:val="00F14000"/>
    <w:rsid w:val="00F1400B"/>
    <w:rsid w:val="00F1414F"/>
    <w:rsid w:val="00F1418E"/>
    <w:rsid w:val="00F141A6"/>
    <w:rsid w:val="00F1437C"/>
    <w:rsid w:val="00F14426"/>
    <w:rsid w:val="00F14575"/>
    <w:rsid w:val="00F145AD"/>
    <w:rsid w:val="00F14829"/>
    <w:rsid w:val="00F14A95"/>
    <w:rsid w:val="00F14B1E"/>
    <w:rsid w:val="00F14C5E"/>
    <w:rsid w:val="00F14D27"/>
    <w:rsid w:val="00F14FE0"/>
    <w:rsid w:val="00F150F6"/>
    <w:rsid w:val="00F15242"/>
    <w:rsid w:val="00F15325"/>
    <w:rsid w:val="00F157D2"/>
    <w:rsid w:val="00F159EF"/>
    <w:rsid w:val="00F15A7A"/>
    <w:rsid w:val="00F15ABB"/>
    <w:rsid w:val="00F15D4C"/>
    <w:rsid w:val="00F15D61"/>
    <w:rsid w:val="00F15D77"/>
    <w:rsid w:val="00F15F2F"/>
    <w:rsid w:val="00F15FC3"/>
    <w:rsid w:val="00F16019"/>
    <w:rsid w:val="00F16479"/>
    <w:rsid w:val="00F16540"/>
    <w:rsid w:val="00F16622"/>
    <w:rsid w:val="00F167D1"/>
    <w:rsid w:val="00F1690A"/>
    <w:rsid w:val="00F169A1"/>
    <w:rsid w:val="00F16A13"/>
    <w:rsid w:val="00F16ADE"/>
    <w:rsid w:val="00F16D8E"/>
    <w:rsid w:val="00F16EB6"/>
    <w:rsid w:val="00F17187"/>
    <w:rsid w:val="00F17218"/>
    <w:rsid w:val="00F17323"/>
    <w:rsid w:val="00F17357"/>
    <w:rsid w:val="00F1749E"/>
    <w:rsid w:val="00F174B1"/>
    <w:rsid w:val="00F174E2"/>
    <w:rsid w:val="00F17725"/>
    <w:rsid w:val="00F17FEE"/>
    <w:rsid w:val="00F20255"/>
    <w:rsid w:val="00F20361"/>
    <w:rsid w:val="00F2039B"/>
    <w:rsid w:val="00F203E1"/>
    <w:rsid w:val="00F20476"/>
    <w:rsid w:val="00F2061D"/>
    <w:rsid w:val="00F2072C"/>
    <w:rsid w:val="00F207B6"/>
    <w:rsid w:val="00F20873"/>
    <w:rsid w:val="00F20936"/>
    <w:rsid w:val="00F20A4A"/>
    <w:rsid w:val="00F20E11"/>
    <w:rsid w:val="00F20F3A"/>
    <w:rsid w:val="00F21028"/>
    <w:rsid w:val="00F210E4"/>
    <w:rsid w:val="00F210FE"/>
    <w:rsid w:val="00F211FF"/>
    <w:rsid w:val="00F21220"/>
    <w:rsid w:val="00F21468"/>
    <w:rsid w:val="00F215D6"/>
    <w:rsid w:val="00F2162F"/>
    <w:rsid w:val="00F2165E"/>
    <w:rsid w:val="00F217D0"/>
    <w:rsid w:val="00F21956"/>
    <w:rsid w:val="00F219B7"/>
    <w:rsid w:val="00F21C3B"/>
    <w:rsid w:val="00F21C5B"/>
    <w:rsid w:val="00F21C72"/>
    <w:rsid w:val="00F21D0B"/>
    <w:rsid w:val="00F21DF7"/>
    <w:rsid w:val="00F21F78"/>
    <w:rsid w:val="00F2230E"/>
    <w:rsid w:val="00F223DB"/>
    <w:rsid w:val="00F224AB"/>
    <w:rsid w:val="00F22709"/>
    <w:rsid w:val="00F227EA"/>
    <w:rsid w:val="00F22863"/>
    <w:rsid w:val="00F228C0"/>
    <w:rsid w:val="00F22943"/>
    <w:rsid w:val="00F22AA0"/>
    <w:rsid w:val="00F22ADD"/>
    <w:rsid w:val="00F22B33"/>
    <w:rsid w:val="00F22FA9"/>
    <w:rsid w:val="00F23027"/>
    <w:rsid w:val="00F2319E"/>
    <w:rsid w:val="00F232F6"/>
    <w:rsid w:val="00F23394"/>
    <w:rsid w:val="00F2385E"/>
    <w:rsid w:val="00F23C47"/>
    <w:rsid w:val="00F23C6F"/>
    <w:rsid w:val="00F23CE8"/>
    <w:rsid w:val="00F23EE0"/>
    <w:rsid w:val="00F24023"/>
    <w:rsid w:val="00F24104"/>
    <w:rsid w:val="00F24110"/>
    <w:rsid w:val="00F243BC"/>
    <w:rsid w:val="00F2453A"/>
    <w:rsid w:val="00F245C2"/>
    <w:rsid w:val="00F248DB"/>
    <w:rsid w:val="00F24BB6"/>
    <w:rsid w:val="00F24D46"/>
    <w:rsid w:val="00F24E60"/>
    <w:rsid w:val="00F24F9F"/>
    <w:rsid w:val="00F24FF9"/>
    <w:rsid w:val="00F25105"/>
    <w:rsid w:val="00F251B9"/>
    <w:rsid w:val="00F25457"/>
    <w:rsid w:val="00F25595"/>
    <w:rsid w:val="00F2571F"/>
    <w:rsid w:val="00F25765"/>
    <w:rsid w:val="00F25983"/>
    <w:rsid w:val="00F25A92"/>
    <w:rsid w:val="00F25ADC"/>
    <w:rsid w:val="00F25D8E"/>
    <w:rsid w:val="00F25E56"/>
    <w:rsid w:val="00F26179"/>
    <w:rsid w:val="00F261B8"/>
    <w:rsid w:val="00F262EC"/>
    <w:rsid w:val="00F26391"/>
    <w:rsid w:val="00F26450"/>
    <w:rsid w:val="00F26572"/>
    <w:rsid w:val="00F268F4"/>
    <w:rsid w:val="00F26944"/>
    <w:rsid w:val="00F26952"/>
    <w:rsid w:val="00F26976"/>
    <w:rsid w:val="00F269AC"/>
    <w:rsid w:val="00F26A1E"/>
    <w:rsid w:val="00F26B60"/>
    <w:rsid w:val="00F26E6B"/>
    <w:rsid w:val="00F26F06"/>
    <w:rsid w:val="00F2712A"/>
    <w:rsid w:val="00F272B8"/>
    <w:rsid w:val="00F273E7"/>
    <w:rsid w:val="00F274C4"/>
    <w:rsid w:val="00F274DE"/>
    <w:rsid w:val="00F2754F"/>
    <w:rsid w:val="00F277A8"/>
    <w:rsid w:val="00F277FE"/>
    <w:rsid w:val="00F27960"/>
    <w:rsid w:val="00F279CC"/>
    <w:rsid w:val="00F279E2"/>
    <w:rsid w:val="00F27BBD"/>
    <w:rsid w:val="00F27BE8"/>
    <w:rsid w:val="00F27C53"/>
    <w:rsid w:val="00F27E90"/>
    <w:rsid w:val="00F3001F"/>
    <w:rsid w:val="00F30039"/>
    <w:rsid w:val="00F300E4"/>
    <w:rsid w:val="00F301A9"/>
    <w:rsid w:val="00F30286"/>
    <w:rsid w:val="00F30363"/>
    <w:rsid w:val="00F30450"/>
    <w:rsid w:val="00F304A2"/>
    <w:rsid w:val="00F3054D"/>
    <w:rsid w:val="00F305D8"/>
    <w:rsid w:val="00F307E3"/>
    <w:rsid w:val="00F308AA"/>
    <w:rsid w:val="00F3092A"/>
    <w:rsid w:val="00F3093B"/>
    <w:rsid w:val="00F3096A"/>
    <w:rsid w:val="00F3097D"/>
    <w:rsid w:val="00F30A1E"/>
    <w:rsid w:val="00F311D5"/>
    <w:rsid w:val="00F3122C"/>
    <w:rsid w:val="00F3134E"/>
    <w:rsid w:val="00F31465"/>
    <w:rsid w:val="00F31525"/>
    <w:rsid w:val="00F3166E"/>
    <w:rsid w:val="00F317CB"/>
    <w:rsid w:val="00F3190A"/>
    <w:rsid w:val="00F31ADD"/>
    <w:rsid w:val="00F31AE1"/>
    <w:rsid w:val="00F31F35"/>
    <w:rsid w:val="00F32122"/>
    <w:rsid w:val="00F321CA"/>
    <w:rsid w:val="00F321E2"/>
    <w:rsid w:val="00F3232F"/>
    <w:rsid w:val="00F32608"/>
    <w:rsid w:val="00F32864"/>
    <w:rsid w:val="00F32A7D"/>
    <w:rsid w:val="00F32C39"/>
    <w:rsid w:val="00F32D30"/>
    <w:rsid w:val="00F32DE4"/>
    <w:rsid w:val="00F32DFA"/>
    <w:rsid w:val="00F32E64"/>
    <w:rsid w:val="00F33076"/>
    <w:rsid w:val="00F330D4"/>
    <w:rsid w:val="00F33126"/>
    <w:rsid w:val="00F33325"/>
    <w:rsid w:val="00F33352"/>
    <w:rsid w:val="00F33374"/>
    <w:rsid w:val="00F3338E"/>
    <w:rsid w:val="00F3339F"/>
    <w:rsid w:val="00F33510"/>
    <w:rsid w:val="00F33790"/>
    <w:rsid w:val="00F337C8"/>
    <w:rsid w:val="00F339BD"/>
    <w:rsid w:val="00F33C5A"/>
    <w:rsid w:val="00F33D4D"/>
    <w:rsid w:val="00F33E1B"/>
    <w:rsid w:val="00F33EE4"/>
    <w:rsid w:val="00F33F9A"/>
    <w:rsid w:val="00F342D9"/>
    <w:rsid w:val="00F34362"/>
    <w:rsid w:val="00F34590"/>
    <w:rsid w:val="00F34647"/>
    <w:rsid w:val="00F34716"/>
    <w:rsid w:val="00F347AF"/>
    <w:rsid w:val="00F3481A"/>
    <w:rsid w:val="00F3481F"/>
    <w:rsid w:val="00F349E2"/>
    <w:rsid w:val="00F34C1A"/>
    <w:rsid w:val="00F34C81"/>
    <w:rsid w:val="00F3502C"/>
    <w:rsid w:val="00F3530F"/>
    <w:rsid w:val="00F353EF"/>
    <w:rsid w:val="00F356B0"/>
    <w:rsid w:val="00F3578A"/>
    <w:rsid w:val="00F357EA"/>
    <w:rsid w:val="00F359D7"/>
    <w:rsid w:val="00F35D38"/>
    <w:rsid w:val="00F35FAE"/>
    <w:rsid w:val="00F3601C"/>
    <w:rsid w:val="00F360A2"/>
    <w:rsid w:val="00F36102"/>
    <w:rsid w:val="00F3618C"/>
    <w:rsid w:val="00F3644F"/>
    <w:rsid w:val="00F3653F"/>
    <w:rsid w:val="00F36898"/>
    <w:rsid w:val="00F369DE"/>
    <w:rsid w:val="00F36AEE"/>
    <w:rsid w:val="00F36B0C"/>
    <w:rsid w:val="00F36D01"/>
    <w:rsid w:val="00F36E31"/>
    <w:rsid w:val="00F3726A"/>
    <w:rsid w:val="00F37385"/>
    <w:rsid w:val="00F37445"/>
    <w:rsid w:val="00F37676"/>
    <w:rsid w:val="00F37697"/>
    <w:rsid w:val="00F37883"/>
    <w:rsid w:val="00F37A67"/>
    <w:rsid w:val="00F37B89"/>
    <w:rsid w:val="00F37BB2"/>
    <w:rsid w:val="00F37D0C"/>
    <w:rsid w:val="00F37E64"/>
    <w:rsid w:val="00F37EA9"/>
    <w:rsid w:val="00F400B2"/>
    <w:rsid w:val="00F400CE"/>
    <w:rsid w:val="00F40138"/>
    <w:rsid w:val="00F401D2"/>
    <w:rsid w:val="00F40286"/>
    <w:rsid w:val="00F4045A"/>
    <w:rsid w:val="00F4050F"/>
    <w:rsid w:val="00F405F3"/>
    <w:rsid w:val="00F40973"/>
    <w:rsid w:val="00F40B4C"/>
    <w:rsid w:val="00F40B67"/>
    <w:rsid w:val="00F40D24"/>
    <w:rsid w:val="00F40E08"/>
    <w:rsid w:val="00F40F1A"/>
    <w:rsid w:val="00F40F5C"/>
    <w:rsid w:val="00F4101A"/>
    <w:rsid w:val="00F410D4"/>
    <w:rsid w:val="00F41163"/>
    <w:rsid w:val="00F411DB"/>
    <w:rsid w:val="00F41323"/>
    <w:rsid w:val="00F4138B"/>
    <w:rsid w:val="00F414AC"/>
    <w:rsid w:val="00F414D8"/>
    <w:rsid w:val="00F41707"/>
    <w:rsid w:val="00F41840"/>
    <w:rsid w:val="00F418A3"/>
    <w:rsid w:val="00F418ED"/>
    <w:rsid w:val="00F4195B"/>
    <w:rsid w:val="00F41B8D"/>
    <w:rsid w:val="00F41C36"/>
    <w:rsid w:val="00F41E30"/>
    <w:rsid w:val="00F41EBA"/>
    <w:rsid w:val="00F41FF8"/>
    <w:rsid w:val="00F41FFF"/>
    <w:rsid w:val="00F42253"/>
    <w:rsid w:val="00F42457"/>
    <w:rsid w:val="00F425B0"/>
    <w:rsid w:val="00F427FE"/>
    <w:rsid w:val="00F428E0"/>
    <w:rsid w:val="00F42C00"/>
    <w:rsid w:val="00F42C04"/>
    <w:rsid w:val="00F42C41"/>
    <w:rsid w:val="00F42CB4"/>
    <w:rsid w:val="00F42D19"/>
    <w:rsid w:val="00F42D7D"/>
    <w:rsid w:val="00F4323E"/>
    <w:rsid w:val="00F432EA"/>
    <w:rsid w:val="00F433D1"/>
    <w:rsid w:val="00F43401"/>
    <w:rsid w:val="00F4340A"/>
    <w:rsid w:val="00F434CD"/>
    <w:rsid w:val="00F43663"/>
    <w:rsid w:val="00F43A29"/>
    <w:rsid w:val="00F43B18"/>
    <w:rsid w:val="00F43BB3"/>
    <w:rsid w:val="00F43C94"/>
    <w:rsid w:val="00F43D7E"/>
    <w:rsid w:val="00F43E0F"/>
    <w:rsid w:val="00F43E8B"/>
    <w:rsid w:val="00F44018"/>
    <w:rsid w:val="00F4416E"/>
    <w:rsid w:val="00F44186"/>
    <w:rsid w:val="00F44249"/>
    <w:rsid w:val="00F443BE"/>
    <w:rsid w:val="00F4453E"/>
    <w:rsid w:val="00F446F2"/>
    <w:rsid w:val="00F44B92"/>
    <w:rsid w:val="00F44CDE"/>
    <w:rsid w:val="00F44D76"/>
    <w:rsid w:val="00F44E01"/>
    <w:rsid w:val="00F44EAE"/>
    <w:rsid w:val="00F44ED2"/>
    <w:rsid w:val="00F44F19"/>
    <w:rsid w:val="00F44FE9"/>
    <w:rsid w:val="00F44FFA"/>
    <w:rsid w:val="00F45454"/>
    <w:rsid w:val="00F45691"/>
    <w:rsid w:val="00F45889"/>
    <w:rsid w:val="00F458AE"/>
    <w:rsid w:val="00F45985"/>
    <w:rsid w:val="00F45BA8"/>
    <w:rsid w:val="00F45DD1"/>
    <w:rsid w:val="00F45E3A"/>
    <w:rsid w:val="00F45EE4"/>
    <w:rsid w:val="00F45FF1"/>
    <w:rsid w:val="00F46025"/>
    <w:rsid w:val="00F46188"/>
    <w:rsid w:val="00F46246"/>
    <w:rsid w:val="00F46761"/>
    <w:rsid w:val="00F4683E"/>
    <w:rsid w:val="00F46886"/>
    <w:rsid w:val="00F468D6"/>
    <w:rsid w:val="00F46949"/>
    <w:rsid w:val="00F46A1C"/>
    <w:rsid w:val="00F46D6B"/>
    <w:rsid w:val="00F46E13"/>
    <w:rsid w:val="00F46E2C"/>
    <w:rsid w:val="00F46FB7"/>
    <w:rsid w:val="00F470AA"/>
    <w:rsid w:val="00F471A7"/>
    <w:rsid w:val="00F47292"/>
    <w:rsid w:val="00F472D9"/>
    <w:rsid w:val="00F4732D"/>
    <w:rsid w:val="00F47421"/>
    <w:rsid w:val="00F47583"/>
    <w:rsid w:val="00F47687"/>
    <w:rsid w:val="00F476F8"/>
    <w:rsid w:val="00F4771E"/>
    <w:rsid w:val="00F47772"/>
    <w:rsid w:val="00F478EE"/>
    <w:rsid w:val="00F47911"/>
    <w:rsid w:val="00F47E30"/>
    <w:rsid w:val="00F47E65"/>
    <w:rsid w:val="00F47F49"/>
    <w:rsid w:val="00F502DE"/>
    <w:rsid w:val="00F502EE"/>
    <w:rsid w:val="00F504FA"/>
    <w:rsid w:val="00F5069C"/>
    <w:rsid w:val="00F5074A"/>
    <w:rsid w:val="00F507EA"/>
    <w:rsid w:val="00F508DA"/>
    <w:rsid w:val="00F5097E"/>
    <w:rsid w:val="00F50A6E"/>
    <w:rsid w:val="00F50A9E"/>
    <w:rsid w:val="00F51227"/>
    <w:rsid w:val="00F5126A"/>
    <w:rsid w:val="00F51648"/>
    <w:rsid w:val="00F517A0"/>
    <w:rsid w:val="00F5191C"/>
    <w:rsid w:val="00F51941"/>
    <w:rsid w:val="00F51FDF"/>
    <w:rsid w:val="00F5239E"/>
    <w:rsid w:val="00F5244C"/>
    <w:rsid w:val="00F52559"/>
    <w:rsid w:val="00F52692"/>
    <w:rsid w:val="00F52730"/>
    <w:rsid w:val="00F527B3"/>
    <w:rsid w:val="00F527BB"/>
    <w:rsid w:val="00F52822"/>
    <w:rsid w:val="00F52AB7"/>
    <w:rsid w:val="00F52BEB"/>
    <w:rsid w:val="00F52E17"/>
    <w:rsid w:val="00F52FD2"/>
    <w:rsid w:val="00F52FEC"/>
    <w:rsid w:val="00F52FF1"/>
    <w:rsid w:val="00F530A5"/>
    <w:rsid w:val="00F531DC"/>
    <w:rsid w:val="00F53322"/>
    <w:rsid w:val="00F53416"/>
    <w:rsid w:val="00F5352F"/>
    <w:rsid w:val="00F538DC"/>
    <w:rsid w:val="00F539DD"/>
    <w:rsid w:val="00F53B28"/>
    <w:rsid w:val="00F53BE8"/>
    <w:rsid w:val="00F53DAE"/>
    <w:rsid w:val="00F53EED"/>
    <w:rsid w:val="00F53EFA"/>
    <w:rsid w:val="00F53F78"/>
    <w:rsid w:val="00F5405D"/>
    <w:rsid w:val="00F5410C"/>
    <w:rsid w:val="00F542C5"/>
    <w:rsid w:val="00F543FF"/>
    <w:rsid w:val="00F544E2"/>
    <w:rsid w:val="00F547E0"/>
    <w:rsid w:val="00F547F3"/>
    <w:rsid w:val="00F54877"/>
    <w:rsid w:val="00F54A65"/>
    <w:rsid w:val="00F54C77"/>
    <w:rsid w:val="00F54CB7"/>
    <w:rsid w:val="00F54D47"/>
    <w:rsid w:val="00F55044"/>
    <w:rsid w:val="00F552A9"/>
    <w:rsid w:val="00F552C3"/>
    <w:rsid w:val="00F554C6"/>
    <w:rsid w:val="00F5554A"/>
    <w:rsid w:val="00F5568C"/>
    <w:rsid w:val="00F5580C"/>
    <w:rsid w:val="00F5590A"/>
    <w:rsid w:val="00F55A19"/>
    <w:rsid w:val="00F55AA0"/>
    <w:rsid w:val="00F55BEF"/>
    <w:rsid w:val="00F55DFB"/>
    <w:rsid w:val="00F55F36"/>
    <w:rsid w:val="00F55F7F"/>
    <w:rsid w:val="00F560DA"/>
    <w:rsid w:val="00F561E5"/>
    <w:rsid w:val="00F561FA"/>
    <w:rsid w:val="00F56219"/>
    <w:rsid w:val="00F56441"/>
    <w:rsid w:val="00F564A0"/>
    <w:rsid w:val="00F5660D"/>
    <w:rsid w:val="00F56639"/>
    <w:rsid w:val="00F5674B"/>
    <w:rsid w:val="00F5676F"/>
    <w:rsid w:val="00F56798"/>
    <w:rsid w:val="00F568C9"/>
    <w:rsid w:val="00F56A49"/>
    <w:rsid w:val="00F56B8B"/>
    <w:rsid w:val="00F56C0B"/>
    <w:rsid w:val="00F56C5F"/>
    <w:rsid w:val="00F56C6A"/>
    <w:rsid w:val="00F56CEA"/>
    <w:rsid w:val="00F56D52"/>
    <w:rsid w:val="00F56F01"/>
    <w:rsid w:val="00F56F03"/>
    <w:rsid w:val="00F56F1E"/>
    <w:rsid w:val="00F570A3"/>
    <w:rsid w:val="00F572A8"/>
    <w:rsid w:val="00F57350"/>
    <w:rsid w:val="00F57490"/>
    <w:rsid w:val="00F575BD"/>
    <w:rsid w:val="00F575C7"/>
    <w:rsid w:val="00F57944"/>
    <w:rsid w:val="00F57A61"/>
    <w:rsid w:val="00F57A82"/>
    <w:rsid w:val="00F57AF2"/>
    <w:rsid w:val="00F57B53"/>
    <w:rsid w:val="00F57FF8"/>
    <w:rsid w:val="00F601A4"/>
    <w:rsid w:val="00F60226"/>
    <w:rsid w:val="00F60298"/>
    <w:rsid w:val="00F60485"/>
    <w:rsid w:val="00F606C8"/>
    <w:rsid w:val="00F60743"/>
    <w:rsid w:val="00F6087E"/>
    <w:rsid w:val="00F60A2A"/>
    <w:rsid w:val="00F60B6C"/>
    <w:rsid w:val="00F60BA0"/>
    <w:rsid w:val="00F60BB0"/>
    <w:rsid w:val="00F60C05"/>
    <w:rsid w:val="00F60C21"/>
    <w:rsid w:val="00F60CA1"/>
    <w:rsid w:val="00F60DFD"/>
    <w:rsid w:val="00F60E6F"/>
    <w:rsid w:val="00F60F03"/>
    <w:rsid w:val="00F60F4D"/>
    <w:rsid w:val="00F60FB6"/>
    <w:rsid w:val="00F61054"/>
    <w:rsid w:val="00F6106A"/>
    <w:rsid w:val="00F6119E"/>
    <w:rsid w:val="00F6134C"/>
    <w:rsid w:val="00F613EC"/>
    <w:rsid w:val="00F6141A"/>
    <w:rsid w:val="00F614C5"/>
    <w:rsid w:val="00F615C1"/>
    <w:rsid w:val="00F6183A"/>
    <w:rsid w:val="00F61875"/>
    <w:rsid w:val="00F61A0E"/>
    <w:rsid w:val="00F61B30"/>
    <w:rsid w:val="00F61CFD"/>
    <w:rsid w:val="00F61E60"/>
    <w:rsid w:val="00F61EA0"/>
    <w:rsid w:val="00F61EFA"/>
    <w:rsid w:val="00F61F29"/>
    <w:rsid w:val="00F61F86"/>
    <w:rsid w:val="00F61F90"/>
    <w:rsid w:val="00F6215D"/>
    <w:rsid w:val="00F62579"/>
    <w:rsid w:val="00F6276D"/>
    <w:rsid w:val="00F62A83"/>
    <w:rsid w:val="00F62AC9"/>
    <w:rsid w:val="00F62B2C"/>
    <w:rsid w:val="00F62BEE"/>
    <w:rsid w:val="00F62E9C"/>
    <w:rsid w:val="00F62FE4"/>
    <w:rsid w:val="00F63170"/>
    <w:rsid w:val="00F633A1"/>
    <w:rsid w:val="00F633D6"/>
    <w:rsid w:val="00F633E4"/>
    <w:rsid w:val="00F63631"/>
    <w:rsid w:val="00F637D3"/>
    <w:rsid w:val="00F638C1"/>
    <w:rsid w:val="00F63AEE"/>
    <w:rsid w:val="00F63B21"/>
    <w:rsid w:val="00F63B87"/>
    <w:rsid w:val="00F63CA9"/>
    <w:rsid w:val="00F63E29"/>
    <w:rsid w:val="00F63E64"/>
    <w:rsid w:val="00F64111"/>
    <w:rsid w:val="00F64113"/>
    <w:rsid w:val="00F6420B"/>
    <w:rsid w:val="00F64473"/>
    <w:rsid w:val="00F64745"/>
    <w:rsid w:val="00F64BED"/>
    <w:rsid w:val="00F64E25"/>
    <w:rsid w:val="00F64ED7"/>
    <w:rsid w:val="00F64EDD"/>
    <w:rsid w:val="00F64FBB"/>
    <w:rsid w:val="00F6504A"/>
    <w:rsid w:val="00F650B7"/>
    <w:rsid w:val="00F650BC"/>
    <w:rsid w:val="00F651B0"/>
    <w:rsid w:val="00F6536D"/>
    <w:rsid w:val="00F65474"/>
    <w:rsid w:val="00F654EB"/>
    <w:rsid w:val="00F65550"/>
    <w:rsid w:val="00F655D4"/>
    <w:rsid w:val="00F656AB"/>
    <w:rsid w:val="00F656DC"/>
    <w:rsid w:val="00F65704"/>
    <w:rsid w:val="00F6573C"/>
    <w:rsid w:val="00F658D8"/>
    <w:rsid w:val="00F65934"/>
    <w:rsid w:val="00F6593A"/>
    <w:rsid w:val="00F6593F"/>
    <w:rsid w:val="00F659C5"/>
    <w:rsid w:val="00F65A85"/>
    <w:rsid w:val="00F65EBB"/>
    <w:rsid w:val="00F6625D"/>
    <w:rsid w:val="00F662DC"/>
    <w:rsid w:val="00F66463"/>
    <w:rsid w:val="00F66E39"/>
    <w:rsid w:val="00F66EEC"/>
    <w:rsid w:val="00F67130"/>
    <w:rsid w:val="00F67265"/>
    <w:rsid w:val="00F672D2"/>
    <w:rsid w:val="00F67337"/>
    <w:rsid w:val="00F676C7"/>
    <w:rsid w:val="00F6771D"/>
    <w:rsid w:val="00F678F3"/>
    <w:rsid w:val="00F6792E"/>
    <w:rsid w:val="00F67969"/>
    <w:rsid w:val="00F67A54"/>
    <w:rsid w:val="00F67AC2"/>
    <w:rsid w:val="00F67ADA"/>
    <w:rsid w:val="00F67B2B"/>
    <w:rsid w:val="00F67BD4"/>
    <w:rsid w:val="00F67C08"/>
    <w:rsid w:val="00F67C27"/>
    <w:rsid w:val="00F67C5F"/>
    <w:rsid w:val="00F67EB2"/>
    <w:rsid w:val="00F67EF6"/>
    <w:rsid w:val="00F70192"/>
    <w:rsid w:val="00F702B3"/>
    <w:rsid w:val="00F70392"/>
    <w:rsid w:val="00F7045E"/>
    <w:rsid w:val="00F705FD"/>
    <w:rsid w:val="00F7066A"/>
    <w:rsid w:val="00F706A7"/>
    <w:rsid w:val="00F706CB"/>
    <w:rsid w:val="00F70966"/>
    <w:rsid w:val="00F70B99"/>
    <w:rsid w:val="00F70BED"/>
    <w:rsid w:val="00F70DD2"/>
    <w:rsid w:val="00F710DD"/>
    <w:rsid w:val="00F7130C"/>
    <w:rsid w:val="00F713BA"/>
    <w:rsid w:val="00F71553"/>
    <w:rsid w:val="00F7166E"/>
    <w:rsid w:val="00F719C4"/>
    <w:rsid w:val="00F71A15"/>
    <w:rsid w:val="00F71B05"/>
    <w:rsid w:val="00F71B0A"/>
    <w:rsid w:val="00F71BF5"/>
    <w:rsid w:val="00F71C38"/>
    <w:rsid w:val="00F71D57"/>
    <w:rsid w:val="00F7208A"/>
    <w:rsid w:val="00F72302"/>
    <w:rsid w:val="00F723BB"/>
    <w:rsid w:val="00F72745"/>
    <w:rsid w:val="00F7275D"/>
    <w:rsid w:val="00F729D1"/>
    <w:rsid w:val="00F72AF0"/>
    <w:rsid w:val="00F72B72"/>
    <w:rsid w:val="00F72B81"/>
    <w:rsid w:val="00F72ED2"/>
    <w:rsid w:val="00F72EF3"/>
    <w:rsid w:val="00F72FB4"/>
    <w:rsid w:val="00F731F1"/>
    <w:rsid w:val="00F731FD"/>
    <w:rsid w:val="00F7321D"/>
    <w:rsid w:val="00F7322C"/>
    <w:rsid w:val="00F7327E"/>
    <w:rsid w:val="00F73428"/>
    <w:rsid w:val="00F734D4"/>
    <w:rsid w:val="00F735A8"/>
    <w:rsid w:val="00F735B5"/>
    <w:rsid w:val="00F7363F"/>
    <w:rsid w:val="00F7366A"/>
    <w:rsid w:val="00F7371C"/>
    <w:rsid w:val="00F73A01"/>
    <w:rsid w:val="00F73A79"/>
    <w:rsid w:val="00F73B7C"/>
    <w:rsid w:val="00F73C12"/>
    <w:rsid w:val="00F73C37"/>
    <w:rsid w:val="00F73EBC"/>
    <w:rsid w:val="00F73EFD"/>
    <w:rsid w:val="00F73F4A"/>
    <w:rsid w:val="00F74161"/>
    <w:rsid w:val="00F741EA"/>
    <w:rsid w:val="00F744AC"/>
    <w:rsid w:val="00F7474E"/>
    <w:rsid w:val="00F74A12"/>
    <w:rsid w:val="00F74AB7"/>
    <w:rsid w:val="00F74DC9"/>
    <w:rsid w:val="00F74E66"/>
    <w:rsid w:val="00F74F7B"/>
    <w:rsid w:val="00F7523C"/>
    <w:rsid w:val="00F75294"/>
    <w:rsid w:val="00F752A4"/>
    <w:rsid w:val="00F7559A"/>
    <w:rsid w:val="00F758D2"/>
    <w:rsid w:val="00F75BB0"/>
    <w:rsid w:val="00F75ED8"/>
    <w:rsid w:val="00F7607D"/>
    <w:rsid w:val="00F7610A"/>
    <w:rsid w:val="00F76117"/>
    <w:rsid w:val="00F76182"/>
    <w:rsid w:val="00F7618F"/>
    <w:rsid w:val="00F762DD"/>
    <w:rsid w:val="00F763E8"/>
    <w:rsid w:val="00F76427"/>
    <w:rsid w:val="00F76582"/>
    <w:rsid w:val="00F7670E"/>
    <w:rsid w:val="00F7689D"/>
    <w:rsid w:val="00F768A6"/>
    <w:rsid w:val="00F76B7F"/>
    <w:rsid w:val="00F76CF4"/>
    <w:rsid w:val="00F76D0E"/>
    <w:rsid w:val="00F76E53"/>
    <w:rsid w:val="00F7736E"/>
    <w:rsid w:val="00F77411"/>
    <w:rsid w:val="00F77482"/>
    <w:rsid w:val="00F77538"/>
    <w:rsid w:val="00F77A14"/>
    <w:rsid w:val="00F77D9A"/>
    <w:rsid w:val="00F77DAF"/>
    <w:rsid w:val="00F77DC4"/>
    <w:rsid w:val="00F77FA8"/>
    <w:rsid w:val="00F8004C"/>
    <w:rsid w:val="00F8005B"/>
    <w:rsid w:val="00F800FD"/>
    <w:rsid w:val="00F80192"/>
    <w:rsid w:val="00F8035C"/>
    <w:rsid w:val="00F803D8"/>
    <w:rsid w:val="00F80562"/>
    <w:rsid w:val="00F80707"/>
    <w:rsid w:val="00F807F0"/>
    <w:rsid w:val="00F80820"/>
    <w:rsid w:val="00F8086E"/>
    <w:rsid w:val="00F808F6"/>
    <w:rsid w:val="00F8097B"/>
    <w:rsid w:val="00F80993"/>
    <w:rsid w:val="00F80B99"/>
    <w:rsid w:val="00F80E12"/>
    <w:rsid w:val="00F80E42"/>
    <w:rsid w:val="00F80F01"/>
    <w:rsid w:val="00F810DE"/>
    <w:rsid w:val="00F812B6"/>
    <w:rsid w:val="00F8139C"/>
    <w:rsid w:val="00F814DE"/>
    <w:rsid w:val="00F81519"/>
    <w:rsid w:val="00F81698"/>
    <w:rsid w:val="00F8172A"/>
    <w:rsid w:val="00F81C13"/>
    <w:rsid w:val="00F81CAA"/>
    <w:rsid w:val="00F81CF1"/>
    <w:rsid w:val="00F81D5D"/>
    <w:rsid w:val="00F81EDC"/>
    <w:rsid w:val="00F82055"/>
    <w:rsid w:val="00F82188"/>
    <w:rsid w:val="00F823C1"/>
    <w:rsid w:val="00F823EF"/>
    <w:rsid w:val="00F82414"/>
    <w:rsid w:val="00F82471"/>
    <w:rsid w:val="00F82768"/>
    <w:rsid w:val="00F82944"/>
    <w:rsid w:val="00F82BDE"/>
    <w:rsid w:val="00F82C3E"/>
    <w:rsid w:val="00F82F02"/>
    <w:rsid w:val="00F83099"/>
    <w:rsid w:val="00F83436"/>
    <w:rsid w:val="00F835BA"/>
    <w:rsid w:val="00F835F1"/>
    <w:rsid w:val="00F83958"/>
    <w:rsid w:val="00F83ADE"/>
    <w:rsid w:val="00F83B84"/>
    <w:rsid w:val="00F83BD7"/>
    <w:rsid w:val="00F83D77"/>
    <w:rsid w:val="00F83E02"/>
    <w:rsid w:val="00F83E4F"/>
    <w:rsid w:val="00F8410E"/>
    <w:rsid w:val="00F8437E"/>
    <w:rsid w:val="00F8438D"/>
    <w:rsid w:val="00F84464"/>
    <w:rsid w:val="00F84591"/>
    <w:rsid w:val="00F84789"/>
    <w:rsid w:val="00F84829"/>
    <w:rsid w:val="00F84A4D"/>
    <w:rsid w:val="00F84B94"/>
    <w:rsid w:val="00F84D74"/>
    <w:rsid w:val="00F84DCC"/>
    <w:rsid w:val="00F8506B"/>
    <w:rsid w:val="00F85094"/>
    <w:rsid w:val="00F851B3"/>
    <w:rsid w:val="00F853D2"/>
    <w:rsid w:val="00F85422"/>
    <w:rsid w:val="00F85938"/>
    <w:rsid w:val="00F859BA"/>
    <w:rsid w:val="00F85A16"/>
    <w:rsid w:val="00F85B79"/>
    <w:rsid w:val="00F85CCF"/>
    <w:rsid w:val="00F85E18"/>
    <w:rsid w:val="00F85E56"/>
    <w:rsid w:val="00F85EE3"/>
    <w:rsid w:val="00F86060"/>
    <w:rsid w:val="00F8630E"/>
    <w:rsid w:val="00F86364"/>
    <w:rsid w:val="00F864B1"/>
    <w:rsid w:val="00F864DF"/>
    <w:rsid w:val="00F86584"/>
    <w:rsid w:val="00F865E5"/>
    <w:rsid w:val="00F866B4"/>
    <w:rsid w:val="00F866FA"/>
    <w:rsid w:val="00F86949"/>
    <w:rsid w:val="00F869DA"/>
    <w:rsid w:val="00F86BEE"/>
    <w:rsid w:val="00F86BF7"/>
    <w:rsid w:val="00F86C3E"/>
    <w:rsid w:val="00F86D79"/>
    <w:rsid w:val="00F86D9F"/>
    <w:rsid w:val="00F86DA6"/>
    <w:rsid w:val="00F86E0F"/>
    <w:rsid w:val="00F8738D"/>
    <w:rsid w:val="00F8742C"/>
    <w:rsid w:val="00F87475"/>
    <w:rsid w:val="00F87492"/>
    <w:rsid w:val="00F87638"/>
    <w:rsid w:val="00F876A4"/>
    <w:rsid w:val="00F876C2"/>
    <w:rsid w:val="00F87781"/>
    <w:rsid w:val="00F87944"/>
    <w:rsid w:val="00F87A0A"/>
    <w:rsid w:val="00F87A6B"/>
    <w:rsid w:val="00F87D42"/>
    <w:rsid w:val="00F87EC7"/>
    <w:rsid w:val="00F87EFA"/>
    <w:rsid w:val="00F87FD8"/>
    <w:rsid w:val="00F900A0"/>
    <w:rsid w:val="00F90118"/>
    <w:rsid w:val="00F90175"/>
    <w:rsid w:val="00F90281"/>
    <w:rsid w:val="00F902B6"/>
    <w:rsid w:val="00F903B0"/>
    <w:rsid w:val="00F9067B"/>
    <w:rsid w:val="00F907F4"/>
    <w:rsid w:val="00F90843"/>
    <w:rsid w:val="00F90ACD"/>
    <w:rsid w:val="00F910C6"/>
    <w:rsid w:val="00F911A1"/>
    <w:rsid w:val="00F912A4"/>
    <w:rsid w:val="00F912AD"/>
    <w:rsid w:val="00F9138D"/>
    <w:rsid w:val="00F91BBA"/>
    <w:rsid w:val="00F91C9D"/>
    <w:rsid w:val="00F91CDF"/>
    <w:rsid w:val="00F91DB9"/>
    <w:rsid w:val="00F91E0E"/>
    <w:rsid w:val="00F92126"/>
    <w:rsid w:val="00F921A6"/>
    <w:rsid w:val="00F92299"/>
    <w:rsid w:val="00F92345"/>
    <w:rsid w:val="00F92359"/>
    <w:rsid w:val="00F92389"/>
    <w:rsid w:val="00F92534"/>
    <w:rsid w:val="00F925FB"/>
    <w:rsid w:val="00F92612"/>
    <w:rsid w:val="00F928E5"/>
    <w:rsid w:val="00F9292A"/>
    <w:rsid w:val="00F92B32"/>
    <w:rsid w:val="00F92B5B"/>
    <w:rsid w:val="00F92C1D"/>
    <w:rsid w:val="00F92E0F"/>
    <w:rsid w:val="00F92FA6"/>
    <w:rsid w:val="00F930B3"/>
    <w:rsid w:val="00F93381"/>
    <w:rsid w:val="00F93398"/>
    <w:rsid w:val="00F934C0"/>
    <w:rsid w:val="00F93712"/>
    <w:rsid w:val="00F937DD"/>
    <w:rsid w:val="00F938F2"/>
    <w:rsid w:val="00F939EC"/>
    <w:rsid w:val="00F93A15"/>
    <w:rsid w:val="00F93A48"/>
    <w:rsid w:val="00F93AED"/>
    <w:rsid w:val="00F93C87"/>
    <w:rsid w:val="00F93D55"/>
    <w:rsid w:val="00F941C1"/>
    <w:rsid w:val="00F94248"/>
    <w:rsid w:val="00F9438A"/>
    <w:rsid w:val="00F943AB"/>
    <w:rsid w:val="00F94648"/>
    <w:rsid w:val="00F946D8"/>
    <w:rsid w:val="00F94A40"/>
    <w:rsid w:val="00F94AAC"/>
    <w:rsid w:val="00F94B24"/>
    <w:rsid w:val="00F94C94"/>
    <w:rsid w:val="00F94D06"/>
    <w:rsid w:val="00F94ECD"/>
    <w:rsid w:val="00F94FE8"/>
    <w:rsid w:val="00F95023"/>
    <w:rsid w:val="00F950EC"/>
    <w:rsid w:val="00F952F0"/>
    <w:rsid w:val="00F95332"/>
    <w:rsid w:val="00F954C9"/>
    <w:rsid w:val="00F9555D"/>
    <w:rsid w:val="00F9559F"/>
    <w:rsid w:val="00F95657"/>
    <w:rsid w:val="00F95683"/>
    <w:rsid w:val="00F95A0B"/>
    <w:rsid w:val="00F95B15"/>
    <w:rsid w:val="00F95BB7"/>
    <w:rsid w:val="00F95CF7"/>
    <w:rsid w:val="00F95D35"/>
    <w:rsid w:val="00F95D8F"/>
    <w:rsid w:val="00F95DE9"/>
    <w:rsid w:val="00F95F26"/>
    <w:rsid w:val="00F96046"/>
    <w:rsid w:val="00F96158"/>
    <w:rsid w:val="00F9615D"/>
    <w:rsid w:val="00F9616F"/>
    <w:rsid w:val="00F9645F"/>
    <w:rsid w:val="00F964C4"/>
    <w:rsid w:val="00F9659E"/>
    <w:rsid w:val="00F9685C"/>
    <w:rsid w:val="00F96862"/>
    <w:rsid w:val="00F969E9"/>
    <w:rsid w:val="00F96B93"/>
    <w:rsid w:val="00F96D1B"/>
    <w:rsid w:val="00F96DA5"/>
    <w:rsid w:val="00F96DD1"/>
    <w:rsid w:val="00F96E75"/>
    <w:rsid w:val="00F96F50"/>
    <w:rsid w:val="00F97200"/>
    <w:rsid w:val="00F974AF"/>
    <w:rsid w:val="00F974DC"/>
    <w:rsid w:val="00F975C6"/>
    <w:rsid w:val="00F975FF"/>
    <w:rsid w:val="00F9768F"/>
    <w:rsid w:val="00F9772C"/>
    <w:rsid w:val="00F9777F"/>
    <w:rsid w:val="00F977D7"/>
    <w:rsid w:val="00F9787C"/>
    <w:rsid w:val="00F97949"/>
    <w:rsid w:val="00F979DD"/>
    <w:rsid w:val="00F97F0B"/>
    <w:rsid w:val="00F97F6D"/>
    <w:rsid w:val="00F97F89"/>
    <w:rsid w:val="00F97F9F"/>
    <w:rsid w:val="00FA0303"/>
    <w:rsid w:val="00FA0329"/>
    <w:rsid w:val="00FA062C"/>
    <w:rsid w:val="00FA0663"/>
    <w:rsid w:val="00FA06CF"/>
    <w:rsid w:val="00FA06F2"/>
    <w:rsid w:val="00FA082A"/>
    <w:rsid w:val="00FA09A4"/>
    <w:rsid w:val="00FA0A0F"/>
    <w:rsid w:val="00FA0B71"/>
    <w:rsid w:val="00FA0BB7"/>
    <w:rsid w:val="00FA0BF2"/>
    <w:rsid w:val="00FA10C4"/>
    <w:rsid w:val="00FA1595"/>
    <w:rsid w:val="00FA16A4"/>
    <w:rsid w:val="00FA1991"/>
    <w:rsid w:val="00FA19D5"/>
    <w:rsid w:val="00FA1BC4"/>
    <w:rsid w:val="00FA1BCC"/>
    <w:rsid w:val="00FA1C16"/>
    <w:rsid w:val="00FA1C41"/>
    <w:rsid w:val="00FA1CA5"/>
    <w:rsid w:val="00FA1D26"/>
    <w:rsid w:val="00FA1D34"/>
    <w:rsid w:val="00FA1D79"/>
    <w:rsid w:val="00FA1EAB"/>
    <w:rsid w:val="00FA1EF9"/>
    <w:rsid w:val="00FA2101"/>
    <w:rsid w:val="00FA22E2"/>
    <w:rsid w:val="00FA2352"/>
    <w:rsid w:val="00FA2465"/>
    <w:rsid w:val="00FA251B"/>
    <w:rsid w:val="00FA2608"/>
    <w:rsid w:val="00FA262E"/>
    <w:rsid w:val="00FA26B4"/>
    <w:rsid w:val="00FA270C"/>
    <w:rsid w:val="00FA2C27"/>
    <w:rsid w:val="00FA3101"/>
    <w:rsid w:val="00FA313A"/>
    <w:rsid w:val="00FA32CC"/>
    <w:rsid w:val="00FA3342"/>
    <w:rsid w:val="00FA36C5"/>
    <w:rsid w:val="00FA36D8"/>
    <w:rsid w:val="00FA37A1"/>
    <w:rsid w:val="00FA397D"/>
    <w:rsid w:val="00FA3A24"/>
    <w:rsid w:val="00FA3A25"/>
    <w:rsid w:val="00FA3AE2"/>
    <w:rsid w:val="00FA3AEA"/>
    <w:rsid w:val="00FA3B06"/>
    <w:rsid w:val="00FA3C8B"/>
    <w:rsid w:val="00FA3DB8"/>
    <w:rsid w:val="00FA3E46"/>
    <w:rsid w:val="00FA3E9E"/>
    <w:rsid w:val="00FA3EBD"/>
    <w:rsid w:val="00FA40E2"/>
    <w:rsid w:val="00FA41C8"/>
    <w:rsid w:val="00FA4210"/>
    <w:rsid w:val="00FA42C6"/>
    <w:rsid w:val="00FA4386"/>
    <w:rsid w:val="00FA44E7"/>
    <w:rsid w:val="00FA450D"/>
    <w:rsid w:val="00FA4572"/>
    <w:rsid w:val="00FA46B6"/>
    <w:rsid w:val="00FA46F9"/>
    <w:rsid w:val="00FA4949"/>
    <w:rsid w:val="00FA49B1"/>
    <w:rsid w:val="00FA49C7"/>
    <w:rsid w:val="00FA4A70"/>
    <w:rsid w:val="00FA4AAF"/>
    <w:rsid w:val="00FA4B88"/>
    <w:rsid w:val="00FA4E60"/>
    <w:rsid w:val="00FA4EED"/>
    <w:rsid w:val="00FA4F11"/>
    <w:rsid w:val="00FA4F28"/>
    <w:rsid w:val="00FA4F7C"/>
    <w:rsid w:val="00FA5088"/>
    <w:rsid w:val="00FA51BD"/>
    <w:rsid w:val="00FA526B"/>
    <w:rsid w:val="00FA555B"/>
    <w:rsid w:val="00FA5928"/>
    <w:rsid w:val="00FA5997"/>
    <w:rsid w:val="00FA5B22"/>
    <w:rsid w:val="00FA5B95"/>
    <w:rsid w:val="00FA5C97"/>
    <w:rsid w:val="00FA5CCE"/>
    <w:rsid w:val="00FA5D42"/>
    <w:rsid w:val="00FA5D4F"/>
    <w:rsid w:val="00FA5E54"/>
    <w:rsid w:val="00FA6333"/>
    <w:rsid w:val="00FA63B5"/>
    <w:rsid w:val="00FA65A8"/>
    <w:rsid w:val="00FA65AE"/>
    <w:rsid w:val="00FA65F2"/>
    <w:rsid w:val="00FA668C"/>
    <w:rsid w:val="00FA6832"/>
    <w:rsid w:val="00FA6962"/>
    <w:rsid w:val="00FA69C0"/>
    <w:rsid w:val="00FA69FC"/>
    <w:rsid w:val="00FA6A4A"/>
    <w:rsid w:val="00FA6C1E"/>
    <w:rsid w:val="00FA6CF0"/>
    <w:rsid w:val="00FA6DB4"/>
    <w:rsid w:val="00FA6E6F"/>
    <w:rsid w:val="00FA716D"/>
    <w:rsid w:val="00FA7499"/>
    <w:rsid w:val="00FA75CA"/>
    <w:rsid w:val="00FA75F8"/>
    <w:rsid w:val="00FA764C"/>
    <w:rsid w:val="00FA769F"/>
    <w:rsid w:val="00FA7772"/>
    <w:rsid w:val="00FA78B7"/>
    <w:rsid w:val="00FA7CDB"/>
    <w:rsid w:val="00FB0023"/>
    <w:rsid w:val="00FB02E1"/>
    <w:rsid w:val="00FB043F"/>
    <w:rsid w:val="00FB05FB"/>
    <w:rsid w:val="00FB0614"/>
    <w:rsid w:val="00FB071C"/>
    <w:rsid w:val="00FB0791"/>
    <w:rsid w:val="00FB07B4"/>
    <w:rsid w:val="00FB07F4"/>
    <w:rsid w:val="00FB0D7E"/>
    <w:rsid w:val="00FB0EDD"/>
    <w:rsid w:val="00FB0F18"/>
    <w:rsid w:val="00FB0FA8"/>
    <w:rsid w:val="00FB1212"/>
    <w:rsid w:val="00FB1370"/>
    <w:rsid w:val="00FB150F"/>
    <w:rsid w:val="00FB1704"/>
    <w:rsid w:val="00FB18E9"/>
    <w:rsid w:val="00FB1997"/>
    <w:rsid w:val="00FB19E8"/>
    <w:rsid w:val="00FB1C03"/>
    <w:rsid w:val="00FB1C69"/>
    <w:rsid w:val="00FB1C80"/>
    <w:rsid w:val="00FB1CBA"/>
    <w:rsid w:val="00FB2410"/>
    <w:rsid w:val="00FB25EF"/>
    <w:rsid w:val="00FB26C2"/>
    <w:rsid w:val="00FB2707"/>
    <w:rsid w:val="00FB2799"/>
    <w:rsid w:val="00FB28A2"/>
    <w:rsid w:val="00FB2973"/>
    <w:rsid w:val="00FB2A68"/>
    <w:rsid w:val="00FB2C9A"/>
    <w:rsid w:val="00FB2F42"/>
    <w:rsid w:val="00FB33C9"/>
    <w:rsid w:val="00FB33FB"/>
    <w:rsid w:val="00FB345F"/>
    <w:rsid w:val="00FB374A"/>
    <w:rsid w:val="00FB3B01"/>
    <w:rsid w:val="00FB3BDE"/>
    <w:rsid w:val="00FB3C17"/>
    <w:rsid w:val="00FB3C19"/>
    <w:rsid w:val="00FB3CFC"/>
    <w:rsid w:val="00FB3D75"/>
    <w:rsid w:val="00FB3D82"/>
    <w:rsid w:val="00FB3DE8"/>
    <w:rsid w:val="00FB3EAE"/>
    <w:rsid w:val="00FB3F01"/>
    <w:rsid w:val="00FB3F8A"/>
    <w:rsid w:val="00FB4032"/>
    <w:rsid w:val="00FB4316"/>
    <w:rsid w:val="00FB451E"/>
    <w:rsid w:val="00FB452B"/>
    <w:rsid w:val="00FB46DE"/>
    <w:rsid w:val="00FB4793"/>
    <w:rsid w:val="00FB48C2"/>
    <w:rsid w:val="00FB48C9"/>
    <w:rsid w:val="00FB49BC"/>
    <w:rsid w:val="00FB4BFE"/>
    <w:rsid w:val="00FB4C2B"/>
    <w:rsid w:val="00FB4C73"/>
    <w:rsid w:val="00FB4D0A"/>
    <w:rsid w:val="00FB4D51"/>
    <w:rsid w:val="00FB4D6B"/>
    <w:rsid w:val="00FB4DB6"/>
    <w:rsid w:val="00FB4DC1"/>
    <w:rsid w:val="00FB4DF9"/>
    <w:rsid w:val="00FB4FDE"/>
    <w:rsid w:val="00FB5143"/>
    <w:rsid w:val="00FB51A6"/>
    <w:rsid w:val="00FB5443"/>
    <w:rsid w:val="00FB5554"/>
    <w:rsid w:val="00FB563A"/>
    <w:rsid w:val="00FB59E4"/>
    <w:rsid w:val="00FB5AF6"/>
    <w:rsid w:val="00FB5CAD"/>
    <w:rsid w:val="00FB5E0B"/>
    <w:rsid w:val="00FB6063"/>
    <w:rsid w:val="00FB632D"/>
    <w:rsid w:val="00FB637A"/>
    <w:rsid w:val="00FB63CF"/>
    <w:rsid w:val="00FB65C1"/>
    <w:rsid w:val="00FB66C0"/>
    <w:rsid w:val="00FB66F5"/>
    <w:rsid w:val="00FB6760"/>
    <w:rsid w:val="00FB6783"/>
    <w:rsid w:val="00FB67C7"/>
    <w:rsid w:val="00FB67F8"/>
    <w:rsid w:val="00FB68A6"/>
    <w:rsid w:val="00FB6972"/>
    <w:rsid w:val="00FB6AF7"/>
    <w:rsid w:val="00FB6FE9"/>
    <w:rsid w:val="00FB70A1"/>
    <w:rsid w:val="00FB7170"/>
    <w:rsid w:val="00FB73EB"/>
    <w:rsid w:val="00FB76DD"/>
    <w:rsid w:val="00FB78B3"/>
    <w:rsid w:val="00FB78D7"/>
    <w:rsid w:val="00FB791F"/>
    <w:rsid w:val="00FB7B3F"/>
    <w:rsid w:val="00FB7D0A"/>
    <w:rsid w:val="00FB7D15"/>
    <w:rsid w:val="00FB7D45"/>
    <w:rsid w:val="00FB7F0C"/>
    <w:rsid w:val="00FC023E"/>
    <w:rsid w:val="00FC03BB"/>
    <w:rsid w:val="00FC041E"/>
    <w:rsid w:val="00FC0471"/>
    <w:rsid w:val="00FC0567"/>
    <w:rsid w:val="00FC0584"/>
    <w:rsid w:val="00FC05AB"/>
    <w:rsid w:val="00FC06A7"/>
    <w:rsid w:val="00FC06AE"/>
    <w:rsid w:val="00FC07C3"/>
    <w:rsid w:val="00FC091E"/>
    <w:rsid w:val="00FC0984"/>
    <w:rsid w:val="00FC09A6"/>
    <w:rsid w:val="00FC0BD3"/>
    <w:rsid w:val="00FC0C3B"/>
    <w:rsid w:val="00FC0C7E"/>
    <w:rsid w:val="00FC0E9A"/>
    <w:rsid w:val="00FC1072"/>
    <w:rsid w:val="00FC10F8"/>
    <w:rsid w:val="00FC116B"/>
    <w:rsid w:val="00FC12DB"/>
    <w:rsid w:val="00FC14D1"/>
    <w:rsid w:val="00FC163B"/>
    <w:rsid w:val="00FC186E"/>
    <w:rsid w:val="00FC1BAF"/>
    <w:rsid w:val="00FC1BFD"/>
    <w:rsid w:val="00FC1D35"/>
    <w:rsid w:val="00FC2484"/>
    <w:rsid w:val="00FC2589"/>
    <w:rsid w:val="00FC2772"/>
    <w:rsid w:val="00FC27F4"/>
    <w:rsid w:val="00FC28A4"/>
    <w:rsid w:val="00FC2B1E"/>
    <w:rsid w:val="00FC2C84"/>
    <w:rsid w:val="00FC2F1A"/>
    <w:rsid w:val="00FC3452"/>
    <w:rsid w:val="00FC3B39"/>
    <w:rsid w:val="00FC3C16"/>
    <w:rsid w:val="00FC3CC1"/>
    <w:rsid w:val="00FC3CF1"/>
    <w:rsid w:val="00FC3D7D"/>
    <w:rsid w:val="00FC3FE7"/>
    <w:rsid w:val="00FC4230"/>
    <w:rsid w:val="00FC424C"/>
    <w:rsid w:val="00FC45EF"/>
    <w:rsid w:val="00FC46F0"/>
    <w:rsid w:val="00FC47A2"/>
    <w:rsid w:val="00FC4814"/>
    <w:rsid w:val="00FC48B3"/>
    <w:rsid w:val="00FC48E6"/>
    <w:rsid w:val="00FC49FA"/>
    <w:rsid w:val="00FC4A55"/>
    <w:rsid w:val="00FC4A59"/>
    <w:rsid w:val="00FC4B60"/>
    <w:rsid w:val="00FC4BA4"/>
    <w:rsid w:val="00FC4D06"/>
    <w:rsid w:val="00FC4D56"/>
    <w:rsid w:val="00FC4E1E"/>
    <w:rsid w:val="00FC4E99"/>
    <w:rsid w:val="00FC5120"/>
    <w:rsid w:val="00FC5294"/>
    <w:rsid w:val="00FC553C"/>
    <w:rsid w:val="00FC55B6"/>
    <w:rsid w:val="00FC55F9"/>
    <w:rsid w:val="00FC5666"/>
    <w:rsid w:val="00FC57EE"/>
    <w:rsid w:val="00FC57F0"/>
    <w:rsid w:val="00FC5A2A"/>
    <w:rsid w:val="00FC5B6A"/>
    <w:rsid w:val="00FC5F69"/>
    <w:rsid w:val="00FC60BE"/>
    <w:rsid w:val="00FC6286"/>
    <w:rsid w:val="00FC6CAB"/>
    <w:rsid w:val="00FC6D3F"/>
    <w:rsid w:val="00FC6E20"/>
    <w:rsid w:val="00FC71D2"/>
    <w:rsid w:val="00FC726B"/>
    <w:rsid w:val="00FC749E"/>
    <w:rsid w:val="00FC7822"/>
    <w:rsid w:val="00FC786D"/>
    <w:rsid w:val="00FC78BE"/>
    <w:rsid w:val="00FC78EE"/>
    <w:rsid w:val="00FC7A05"/>
    <w:rsid w:val="00FC7A09"/>
    <w:rsid w:val="00FC7A44"/>
    <w:rsid w:val="00FC7B58"/>
    <w:rsid w:val="00FC7BD2"/>
    <w:rsid w:val="00FC7D42"/>
    <w:rsid w:val="00FC7E2A"/>
    <w:rsid w:val="00FC7E32"/>
    <w:rsid w:val="00FC7EEE"/>
    <w:rsid w:val="00FC7F12"/>
    <w:rsid w:val="00FD0057"/>
    <w:rsid w:val="00FD04CE"/>
    <w:rsid w:val="00FD05FE"/>
    <w:rsid w:val="00FD068E"/>
    <w:rsid w:val="00FD0869"/>
    <w:rsid w:val="00FD0C7F"/>
    <w:rsid w:val="00FD0F74"/>
    <w:rsid w:val="00FD0FE8"/>
    <w:rsid w:val="00FD113E"/>
    <w:rsid w:val="00FD14DA"/>
    <w:rsid w:val="00FD153D"/>
    <w:rsid w:val="00FD1660"/>
    <w:rsid w:val="00FD16FC"/>
    <w:rsid w:val="00FD1835"/>
    <w:rsid w:val="00FD1840"/>
    <w:rsid w:val="00FD1955"/>
    <w:rsid w:val="00FD1CA7"/>
    <w:rsid w:val="00FD1EAF"/>
    <w:rsid w:val="00FD1EEF"/>
    <w:rsid w:val="00FD201B"/>
    <w:rsid w:val="00FD23E7"/>
    <w:rsid w:val="00FD244B"/>
    <w:rsid w:val="00FD2572"/>
    <w:rsid w:val="00FD26CA"/>
    <w:rsid w:val="00FD2834"/>
    <w:rsid w:val="00FD2836"/>
    <w:rsid w:val="00FD290F"/>
    <w:rsid w:val="00FD29DF"/>
    <w:rsid w:val="00FD2B13"/>
    <w:rsid w:val="00FD2B70"/>
    <w:rsid w:val="00FD2C60"/>
    <w:rsid w:val="00FD2C80"/>
    <w:rsid w:val="00FD2D40"/>
    <w:rsid w:val="00FD2E3C"/>
    <w:rsid w:val="00FD2ED8"/>
    <w:rsid w:val="00FD2F56"/>
    <w:rsid w:val="00FD3169"/>
    <w:rsid w:val="00FD3196"/>
    <w:rsid w:val="00FD343F"/>
    <w:rsid w:val="00FD3515"/>
    <w:rsid w:val="00FD35DC"/>
    <w:rsid w:val="00FD35E4"/>
    <w:rsid w:val="00FD36DE"/>
    <w:rsid w:val="00FD380D"/>
    <w:rsid w:val="00FD39B8"/>
    <w:rsid w:val="00FD3AFF"/>
    <w:rsid w:val="00FD3B5E"/>
    <w:rsid w:val="00FD3C66"/>
    <w:rsid w:val="00FD3D34"/>
    <w:rsid w:val="00FD3F69"/>
    <w:rsid w:val="00FD4039"/>
    <w:rsid w:val="00FD4349"/>
    <w:rsid w:val="00FD443C"/>
    <w:rsid w:val="00FD44E3"/>
    <w:rsid w:val="00FD481F"/>
    <w:rsid w:val="00FD4881"/>
    <w:rsid w:val="00FD4992"/>
    <w:rsid w:val="00FD49A2"/>
    <w:rsid w:val="00FD49AE"/>
    <w:rsid w:val="00FD4A65"/>
    <w:rsid w:val="00FD4AFC"/>
    <w:rsid w:val="00FD4B26"/>
    <w:rsid w:val="00FD4C33"/>
    <w:rsid w:val="00FD4D1D"/>
    <w:rsid w:val="00FD4D3A"/>
    <w:rsid w:val="00FD4DF3"/>
    <w:rsid w:val="00FD4E0F"/>
    <w:rsid w:val="00FD4E56"/>
    <w:rsid w:val="00FD4E5D"/>
    <w:rsid w:val="00FD4ED6"/>
    <w:rsid w:val="00FD4F22"/>
    <w:rsid w:val="00FD507C"/>
    <w:rsid w:val="00FD5117"/>
    <w:rsid w:val="00FD52A7"/>
    <w:rsid w:val="00FD5569"/>
    <w:rsid w:val="00FD56A7"/>
    <w:rsid w:val="00FD5715"/>
    <w:rsid w:val="00FD579B"/>
    <w:rsid w:val="00FD5988"/>
    <w:rsid w:val="00FD5CF5"/>
    <w:rsid w:val="00FD5D25"/>
    <w:rsid w:val="00FD5E41"/>
    <w:rsid w:val="00FD5F22"/>
    <w:rsid w:val="00FD6086"/>
    <w:rsid w:val="00FD60FC"/>
    <w:rsid w:val="00FD622C"/>
    <w:rsid w:val="00FD658D"/>
    <w:rsid w:val="00FD69FF"/>
    <w:rsid w:val="00FD6D0C"/>
    <w:rsid w:val="00FD6E41"/>
    <w:rsid w:val="00FD7072"/>
    <w:rsid w:val="00FD707E"/>
    <w:rsid w:val="00FD70D1"/>
    <w:rsid w:val="00FD70ED"/>
    <w:rsid w:val="00FD71BF"/>
    <w:rsid w:val="00FD71E1"/>
    <w:rsid w:val="00FD72F4"/>
    <w:rsid w:val="00FD7335"/>
    <w:rsid w:val="00FD7567"/>
    <w:rsid w:val="00FD772F"/>
    <w:rsid w:val="00FD7A78"/>
    <w:rsid w:val="00FD7C58"/>
    <w:rsid w:val="00FD7CD1"/>
    <w:rsid w:val="00FD7D19"/>
    <w:rsid w:val="00FD7D78"/>
    <w:rsid w:val="00FD7D93"/>
    <w:rsid w:val="00FE0083"/>
    <w:rsid w:val="00FE031D"/>
    <w:rsid w:val="00FE037E"/>
    <w:rsid w:val="00FE0426"/>
    <w:rsid w:val="00FE047E"/>
    <w:rsid w:val="00FE047F"/>
    <w:rsid w:val="00FE0480"/>
    <w:rsid w:val="00FE05E3"/>
    <w:rsid w:val="00FE05E5"/>
    <w:rsid w:val="00FE0688"/>
    <w:rsid w:val="00FE06C9"/>
    <w:rsid w:val="00FE0937"/>
    <w:rsid w:val="00FE0951"/>
    <w:rsid w:val="00FE0A51"/>
    <w:rsid w:val="00FE0A9A"/>
    <w:rsid w:val="00FE0B7C"/>
    <w:rsid w:val="00FE0BC3"/>
    <w:rsid w:val="00FE0F30"/>
    <w:rsid w:val="00FE0FEB"/>
    <w:rsid w:val="00FE117B"/>
    <w:rsid w:val="00FE11A5"/>
    <w:rsid w:val="00FE11E4"/>
    <w:rsid w:val="00FE11EE"/>
    <w:rsid w:val="00FE1219"/>
    <w:rsid w:val="00FE1316"/>
    <w:rsid w:val="00FE1395"/>
    <w:rsid w:val="00FE1501"/>
    <w:rsid w:val="00FE1527"/>
    <w:rsid w:val="00FE15BA"/>
    <w:rsid w:val="00FE1634"/>
    <w:rsid w:val="00FE1672"/>
    <w:rsid w:val="00FE183A"/>
    <w:rsid w:val="00FE18BE"/>
    <w:rsid w:val="00FE1B5A"/>
    <w:rsid w:val="00FE1BF6"/>
    <w:rsid w:val="00FE1C56"/>
    <w:rsid w:val="00FE1C64"/>
    <w:rsid w:val="00FE1CBE"/>
    <w:rsid w:val="00FE1CE8"/>
    <w:rsid w:val="00FE1E57"/>
    <w:rsid w:val="00FE1EFF"/>
    <w:rsid w:val="00FE1FA0"/>
    <w:rsid w:val="00FE20DF"/>
    <w:rsid w:val="00FE214E"/>
    <w:rsid w:val="00FE2212"/>
    <w:rsid w:val="00FE2272"/>
    <w:rsid w:val="00FE23B3"/>
    <w:rsid w:val="00FE24F1"/>
    <w:rsid w:val="00FE2AAF"/>
    <w:rsid w:val="00FE2AC0"/>
    <w:rsid w:val="00FE2C29"/>
    <w:rsid w:val="00FE2D15"/>
    <w:rsid w:val="00FE2D2D"/>
    <w:rsid w:val="00FE2F0D"/>
    <w:rsid w:val="00FE3235"/>
    <w:rsid w:val="00FE33C8"/>
    <w:rsid w:val="00FE372A"/>
    <w:rsid w:val="00FE3902"/>
    <w:rsid w:val="00FE3B94"/>
    <w:rsid w:val="00FE3D2E"/>
    <w:rsid w:val="00FE3EA1"/>
    <w:rsid w:val="00FE406E"/>
    <w:rsid w:val="00FE40FE"/>
    <w:rsid w:val="00FE4110"/>
    <w:rsid w:val="00FE418B"/>
    <w:rsid w:val="00FE41BF"/>
    <w:rsid w:val="00FE41C8"/>
    <w:rsid w:val="00FE4328"/>
    <w:rsid w:val="00FE44BD"/>
    <w:rsid w:val="00FE46B5"/>
    <w:rsid w:val="00FE46FD"/>
    <w:rsid w:val="00FE4774"/>
    <w:rsid w:val="00FE4803"/>
    <w:rsid w:val="00FE480A"/>
    <w:rsid w:val="00FE4874"/>
    <w:rsid w:val="00FE4897"/>
    <w:rsid w:val="00FE48FB"/>
    <w:rsid w:val="00FE4BF1"/>
    <w:rsid w:val="00FE529D"/>
    <w:rsid w:val="00FE5371"/>
    <w:rsid w:val="00FE55CB"/>
    <w:rsid w:val="00FE583D"/>
    <w:rsid w:val="00FE5CF5"/>
    <w:rsid w:val="00FE5E35"/>
    <w:rsid w:val="00FE5E53"/>
    <w:rsid w:val="00FE5FA8"/>
    <w:rsid w:val="00FE619F"/>
    <w:rsid w:val="00FE61DA"/>
    <w:rsid w:val="00FE6218"/>
    <w:rsid w:val="00FE630C"/>
    <w:rsid w:val="00FE63FF"/>
    <w:rsid w:val="00FE65A5"/>
    <w:rsid w:val="00FE6672"/>
    <w:rsid w:val="00FE67EB"/>
    <w:rsid w:val="00FE6972"/>
    <w:rsid w:val="00FE6B97"/>
    <w:rsid w:val="00FE6C3C"/>
    <w:rsid w:val="00FE6D2C"/>
    <w:rsid w:val="00FE6DBE"/>
    <w:rsid w:val="00FE6E49"/>
    <w:rsid w:val="00FE7110"/>
    <w:rsid w:val="00FE714B"/>
    <w:rsid w:val="00FE73A1"/>
    <w:rsid w:val="00FE74E9"/>
    <w:rsid w:val="00FE7509"/>
    <w:rsid w:val="00FE7651"/>
    <w:rsid w:val="00FE76B3"/>
    <w:rsid w:val="00FE7768"/>
    <w:rsid w:val="00FE7771"/>
    <w:rsid w:val="00FE7785"/>
    <w:rsid w:val="00FE788D"/>
    <w:rsid w:val="00FE78B4"/>
    <w:rsid w:val="00FE790E"/>
    <w:rsid w:val="00FF0001"/>
    <w:rsid w:val="00FF00DD"/>
    <w:rsid w:val="00FF019C"/>
    <w:rsid w:val="00FF01E0"/>
    <w:rsid w:val="00FF047C"/>
    <w:rsid w:val="00FF092B"/>
    <w:rsid w:val="00FF09DB"/>
    <w:rsid w:val="00FF0A0E"/>
    <w:rsid w:val="00FF0B03"/>
    <w:rsid w:val="00FF0C39"/>
    <w:rsid w:val="00FF0D1D"/>
    <w:rsid w:val="00FF0DBA"/>
    <w:rsid w:val="00FF0DD5"/>
    <w:rsid w:val="00FF0E72"/>
    <w:rsid w:val="00FF0FC6"/>
    <w:rsid w:val="00FF1040"/>
    <w:rsid w:val="00FF112B"/>
    <w:rsid w:val="00FF119E"/>
    <w:rsid w:val="00FF11FB"/>
    <w:rsid w:val="00FF141E"/>
    <w:rsid w:val="00FF1535"/>
    <w:rsid w:val="00FF1555"/>
    <w:rsid w:val="00FF1604"/>
    <w:rsid w:val="00FF16C7"/>
    <w:rsid w:val="00FF1796"/>
    <w:rsid w:val="00FF1C06"/>
    <w:rsid w:val="00FF1C51"/>
    <w:rsid w:val="00FF1DC5"/>
    <w:rsid w:val="00FF2025"/>
    <w:rsid w:val="00FF2164"/>
    <w:rsid w:val="00FF21E8"/>
    <w:rsid w:val="00FF225B"/>
    <w:rsid w:val="00FF23DF"/>
    <w:rsid w:val="00FF2448"/>
    <w:rsid w:val="00FF255A"/>
    <w:rsid w:val="00FF272E"/>
    <w:rsid w:val="00FF290E"/>
    <w:rsid w:val="00FF2A25"/>
    <w:rsid w:val="00FF2C0C"/>
    <w:rsid w:val="00FF2C22"/>
    <w:rsid w:val="00FF2D91"/>
    <w:rsid w:val="00FF2F34"/>
    <w:rsid w:val="00FF2F78"/>
    <w:rsid w:val="00FF2FD6"/>
    <w:rsid w:val="00FF3219"/>
    <w:rsid w:val="00FF3611"/>
    <w:rsid w:val="00FF3632"/>
    <w:rsid w:val="00FF38C3"/>
    <w:rsid w:val="00FF3D6C"/>
    <w:rsid w:val="00FF3D7A"/>
    <w:rsid w:val="00FF3E59"/>
    <w:rsid w:val="00FF3FA7"/>
    <w:rsid w:val="00FF406B"/>
    <w:rsid w:val="00FF40E6"/>
    <w:rsid w:val="00FF41D5"/>
    <w:rsid w:val="00FF4200"/>
    <w:rsid w:val="00FF4404"/>
    <w:rsid w:val="00FF457C"/>
    <w:rsid w:val="00FF4582"/>
    <w:rsid w:val="00FF4600"/>
    <w:rsid w:val="00FF477B"/>
    <w:rsid w:val="00FF4889"/>
    <w:rsid w:val="00FF49AB"/>
    <w:rsid w:val="00FF4F27"/>
    <w:rsid w:val="00FF5014"/>
    <w:rsid w:val="00FF515D"/>
    <w:rsid w:val="00FF5282"/>
    <w:rsid w:val="00FF532F"/>
    <w:rsid w:val="00FF5378"/>
    <w:rsid w:val="00FF54F9"/>
    <w:rsid w:val="00FF5571"/>
    <w:rsid w:val="00FF562F"/>
    <w:rsid w:val="00FF5816"/>
    <w:rsid w:val="00FF58D4"/>
    <w:rsid w:val="00FF5A4F"/>
    <w:rsid w:val="00FF5BCF"/>
    <w:rsid w:val="00FF5C16"/>
    <w:rsid w:val="00FF5E18"/>
    <w:rsid w:val="00FF60AF"/>
    <w:rsid w:val="00FF611C"/>
    <w:rsid w:val="00FF6199"/>
    <w:rsid w:val="00FF6227"/>
    <w:rsid w:val="00FF6230"/>
    <w:rsid w:val="00FF6262"/>
    <w:rsid w:val="00FF630C"/>
    <w:rsid w:val="00FF631E"/>
    <w:rsid w:val="00FF633A"/>
    <w:rsid w:val="00FF63D2"/>
    <w:rsid w:val="00FF643C"/>
    <w:rsid w:val="00FF6473"/>
    <w:rsid w:val="00FF651B"/>
    <w:rsid w:val="00FF6744"/>
    <w:rsid w:val="00FF675B"/>
    <w:rsid w:val="00FF685A"/>
    <w:rsid w:val="00FF69B9"/>
    <w:rsid w:val="00FF6A31"/>
    <w:rsid w:val="00FF6A9B"/>
    <w:rsid w:val="00FF6C51"/>
    <w:rsid w:val="00FF6D06"/>
    <w:rsid w:val="00FF6D14"/>
    <w:rsid w:val="00FF6D3B"/>
    <w:rsid w:val="00FF6D84"/>
    <w:rsid w:val="00FF6DE4"/>
    <w:rsid w:val="00FF6DEE"/>
    <w:rsid w:val="00FF6E5C"/>
    <w:rsid w:val="00FF6E89"/>
    <w:rsid w:val="00FF7066"/>
    <w:rsid w:val="00FF724F"/>
    <w:rsid w:val="00FF727D"/>
    <w:rsid w:val="00FF7327"/>
    <w:rsid w:val="00FF73B2"/>
    <w:rsid w:val="00FF7552"/>
    <w:rsid w:val="00FF77A3"/>
    <w:rsid w:val="00FF7803"/>
    <w:rsid w:val="00FF78D8"/>
    <w:rsid w:val="00FF791D"/>
    <w:rsid w:val="00FF7975"/>
    <w:rsid w:val="00FF7A17"/>
    <w:rsid w:val="00FF7AB6"/>
    <w:rsid w:val="00FF7B67"/>
    <w:rsid w:val="00FF7BB0"/>
    <w:rsid w:val="00FF7D28"/>
    <w:rsid w:val="01BF7649"/>
    <w:rsid w:val="01C46F3B"/>
    <w:rsid w:val="01CDF4EE"/>
    <w:rsid w:val="022E0379"/>
    <w:rsid w:val="0233072A"/>
    <w:rsid w:val="026B1B33"/>
    <w:rsid w:val="027BE0D6"/>
    <w:rsid w:val="028112F8"/>
    <w:rsid w:val="029B47AF"/>
    <w:rsid w:val="02B753F4"/>
    <w:rsid w:val="02CAF1C7"/>
    <w:rsid w:val="02CEACFC"/>
    <w:rsid w:val="02EEBA6F"/>
    <w:rsid w:val="02F67714"/>
    <w:rsid w:val="034B7F80"/>
    <w:rsid w:val="036A01A0"/>
    <w:rsid w:val="03BAC117"/>
    <w:rsid w:val="03BF130F"/>
    <w:rsid w:val="03E95455"/>
    <w:rsid w:val="0410438F"/>
    <w:rsid w:val="04AC86E5"/>
    <w:rsid w:val="04B95448"/>
    <w:rsid w:val="04B9D7F3"/>
    <w:rsid w:val="05AF5182"/>
    <w:rsid w:val="05DC2C43"/>
    <w:rsid w:val="05EB7724"/>
    <w:rsid w:val="0610436C"/>
    <w:rsid w:val="0621E802"/>
    <w:rsid w:val="06D18188"/>
    <w:rsid w:val="072858D5"/>
    <w:rsid w:val="075576D7"/>
    <w:rsid w:val="078EBE9A"/>
    <w:rsid w:val="079C7A9F"/>
    <w:rsid w:val="07A33DE2"/>
    <w:rsid w:val="07B56E7D"/>
    <w:rsid w:val="07CA2F17"/>
    <w:rsid w:val="0824D234"/>
    <w:rsid w:val="0881C6ED"/>
    <w:rsid w:val="0890492C"/>
    <w:rsid w:val="0891B599"/>
    <w:rsid w:val="094490E4"/>
    <w:rsid w:val="09530DC3"/>
    <w:rsid w:val="099B2BA0"/>
    <w:rsid w:val="09D63D5B"/>
    <w:rsid w:val="0A10DEBB"/>
    <w:rsid w:val="0A38F05E"/>
    <w:rsid w:val="0A399940"/>
    <w:rsid w:val="0A613A98"/>
    <w:rsid w:val="0AE4177A"/>
    <w:rsid w:val="0B3F3944"/>
    <w:rsid w:val="0B5BA431"/>
    <w:rsid w:val="0B75C6FA"/>
    <w:rsid w:val="0BA2F908"/>
    <w:rsid w:val="0BBC792F"/>
    <w:rsid w:val="0BE74527"/>
    <w:rsid w:val="0CC90A22"/>
    <w:rsid w:val="0CE59635"/>
    <w:rsid w:val="0D771238"/>
    <w:rsid w:val="0DCF7935"/>
    <w:rsid w:val="0DECCC00"/>
    <w:rsid w:val="0E1FBAFA"/>
    <w:rsid w:val="0E7A3E88"/>
    <w:rsid w:val="0F0BB0E1"/>
    <w:rsid w:val="0F58F0E0"/>
    <w:rsid w:val="0F9AF7E6"/>
    <w:rsid w:val="10409E6E"/>
    <w:rsid w:val="109A8748"/>
    <w:rsid w:val="10C73FA0"/>
    <w:rsid w:val="10DC329C"/>
    <w:rsid w:val="10F4234C"/>
    <w:rsid w:val="10FB7A9C"/>
    <w:rsid w:val="117D1349"/>
    <w:rsid w:val="11A92CEF"/>
    <w:rsid w:val="11F6BE3C"/>
    <w:rsid w:val="12237AE5"/>
    <w:rsid w:val="122C37C9"/>
    <w:rsid w:val="1287F027"/>
    <w:rsid w:val="129020B5"/>
    <w:rsid w:val="12B25801"/>
    <w:rsid w:val="12D0C6F0"/>
    <w:rsid w:val="12D15949"/>
    <w:rsid w:val="133B2BE3"/>
    <w:rsid w:val="1365813B"/>
    <w:rsid w:val="13A83EB8"/>
    <w:rsid w:val="13C688AF"/>
    <w:rsid w:val="13D66FCF"/>
    <w:rsid w:val="13F283FE"/>
    <w:rsid w:val="141667A9"/>
    <w:rsid w:val="146EC823"/>
    <w:rsid w:val="147F62AE"/>
    <w:rsid w:val="1495C51F"/>
    <w:rsid w:val="14A2A6B9"/>
    <w:rsid w:val="14B438EE"/>
    <w:rsid w:val="14CB70EB"/>
    <w:rsid w:val="150EA609"/>
    <w:rsid w:val="1512A311"/>
    <w:rsid w:val="15ABC81C"/>
    <w:rsid w:val="16085D0D"/>
    <w:rsid w:val="160F7E3E"/>
    <w:rsid w:val="1655715C"/>
    <w:rsid w:val="16606740"/>
    <w:rsid w:val="1699B708"/>
    <w:rsid w:val="16BAF63A"/>
    <w:rsid w:val="16C07BF9"/>
    <w:rsid w:val="16EE93A7"/>
    <w:rsid w:val="1774DE1A"/>
    <w:rsid w:val="17F6930E"/>
    <w:rsid w:val="181FDDE7"/>
    <w:rsid w:val="1850822D"/>
    <w:rsid w:val="1876DD9F"/>
    <w:rsid w:val="1902242F"/>
    <w:rsid w:val="19171FF2"/>
    <w:rsid w:val="191A2A01"/>
    <w:rsid w:val="191B9E5C"/>
    <w:rsid w:val="193E3B21"/>
    <w:rsid w:val="194ECE0A"/>
    <w:rsid w:val="1A81A38C"/>
    <w:rsid w:val="1ACCE0F6"/>
    <w:rsid w:val="1B0F6D06"/>
    <w:rsid w:val="1B242595"/>
    <w:rsid w:val="1B34ADCF"/>
    <w:rsid w:val="1B406B30"/>
    <w:rsid w:val="1B86833A"/>
    <w:rsid w:val="1C08F7E0"/>
    <w:rsid w:val="1C265DF4"/>
    <w:rsid w:val="1C8EBF62"/>
    <w:rsid w:val="1CCA9C20"/>
    <w:rsid w:val="1D20E307"/>
    <w:rsid w:val="1D2E236E"/>
    <w:rsid w:val="1D795C6B"/>
    <w:rsid w:val="1D87F560"/>
    <w:rsid w:val="1DC4CBE5"/>
    <w:rsid w:val="1DDE581B"/>
    <w:rsid w:val="1E42975D"/>
    <w:rsid w:val="1E6260DD"/>
    <w:rsid w:val="1E76D782"/>
    <w:rsid w:val="1EB7B37C"/>
    <w:rsid w:val="1EDD99D3"/>
    <w:rsid w:val="1EDF9F6C"/>
    <w:rsid w:val="1EEE4B4B"/>
    <w:rsid w:val="1EF01737"/>
    <w:rsid w:val="1EFA4710"/>
    <w:rsid w:val="1F9EF3D1"/>
    <w:rsid w:val="1FE53D2A"/>
    <w:rsid w:val="200B8586"/>
    <w:rsid w:val="201E88AF"/>
    <w:rsid w:val="205284CC"/>
    <w:rsid w:val="20E8B56D"/>
    <w:rsid w:val="20FEAFCD"/>
    <w:rsid w:val="20FFA124"/>
    <w:rsid w:val="215777A5"/>
    <w:rsid w:val="2213C176"/>
    <w:rsid w:val="22156A39"/>
    <w:rsid w:val="221BCCBE"/>
    <w:rsid w:val="222428D2"/>
    <w:rsid w:val="2280307E"/>
    <w:rsid w:val="22A393AA"/>
    <w:rsid w:val="22C0F76C"/>
    <w:rsid w:val="22D4292A"/>
    <w:rsid w:val="23491AEE"/>
    <w:rsid w:val="234AF0AB"/>
    <w:rsid w:val="234D065A"/>
    <w:rsid w:val="237DC1B1"/>
    <w:rsid w:val="238E51CA"/>
    <w:rsid w:val="23C38F05"/>
    <w:rsid w:val="24347549"/>
    <w:rsid w:val="249FC013"/>
    <w:rsid w:val="2514B030"/>
    <w:rsid w:val="25356B1A"/>
    <w:rsid w:val="257C656F"/>
    <w:rsid w:val="259B9703"/>
    <w:rsid w:val="263585DF"/>
    <w:rsid w:val="264FCA9D"/>
    <w:rsid w:val="26557B24"/>
    <w:rsid w:val="2657C36D"/>
    <w:rsid w:val="266615BB"/>
    <w:rsid w:val="27391407"/>
    <w:rsid w:val="276D1243"/>
    <w:rsid w:val="279D20B1"/>
    <w:rsid w:val="27A6546D"/>
    <w:rsid w:val="27B01BE8"/>
    <w:rsid w:val="27BE5ECA"/>
    <w:rsid w:val="284DDB26"/>
    <w:rsid w:val="28E55936"/>
    <w:rsid w:val="28E864C4"/>
    <w:rsid w:val="28EA5F1F"/>
    <w:rsid w:val="2915780C"/>
    <w:rsid w:val="29496067"/>
    <w:rsid w:val="295048B7"/>
    <w:rsid w:val="2961FF7D"/>
    <w:rsid w:val="296CE004"/>
    <w:rsid w:val="2A32BAC0"/>
    <w:rsid w:val="2A660A51"/>
    <w:rsid w:val="2ABD5F7E"/>
    <w:rsid w:val="2AF7E8AD"/>
    <w:rsid w:val="2B5E1BF6"/>
    <w:rsid w:val="2B84DB93"/>
    <w:rsid w:val="2BB81178"/>
    <w:rsid w:val="2BCACE36"/>
    <w:rsid w:val="2C3FC73C"/>
    <w:rsid w:val="2C447657"/>
    <w:rsid w:val="2C8432EF"/>
    <w:rsid w:val="2C9881DD"/>
    <w:rsid w:val="2CB0EE0A"/>
    <w:rsid w:val="2D054668"/>
    <w:rsid w:val="2D19B561"/>
    <w:rsid w:val="2D4836B2"/>
    <w:rsid w:val="2D51B951"/>
    <w:rsid w:val="2D7D7A24"/>
    <w:rsid w:val="2DEAA2D7"/>
    <w:rsid w:val="2DF715D0"/>
    <w:rsid w:val="2E20DE13"/>
    <w:rsid w:val="2E32D99C"/>
    <w:rsid w:val="2E6EA449"/>
    <w:rsid w:val="2EC973B8"/>
    <w:rsid w:val="2EDABA37"/>
    <w:rsid w:val="2F138D95"/>
    <w:rsid w:val="2F1B5A29"/>
    <w:rsid w:val="2F894798"/>
    <w:rsid w:val="2F8CBC1B"/>
    <w:rsid w:val="2F9B5710"/>
    <w:rsid w:val="2FA83296"/>
    <w:rsid w:val="2FACFD22"/>
    <w:rsid w:val="2FB8CB22"/>
    <w:rsid w:val="3006237D"/>
    <w:rsid w:val="3093C4C0"/>
    <w:rsid w:val="30C20E51"/>
    <w:rsid w:val="30C5026E"/>
    <w:rsid w:val="31898DB5"/>
    <w:rsid w:val="318A838D"/>
    <w:rsid w:val="321EE6DF"/>
    <w:rsid w:val="326D4F85"/>
    <w:rsid w:val="32799D1E"/>
    <w:rsid w:val="3291398C"/>
    <w:rsid w:val="32A88507"/>
    <w:rsid w:val="32D88AC6"/>
    <w:rsid w:val="336F203D"/>
    <w:rsid w:val="33CD7DA1"/>
    <w:rsid w:val="33F3DCF4"/>
    <w:rsid w:val="34182FA3"/>
    <w:rsid w:val="343289E0"/>
    <w:rsid w:val="34907651"/>
    <w:rsid w:val="34DE1507"/>
    <w:rsid w:val="34F92502"/>
    <w:rsid w:val="3514A1C7"/>
    <w:rsid w:val="351F6AB9"/>
    <w:rsid w:val="35A5EA46"/>
    <w:rsid w:val="35D83993"/>
    <w:rsid w:val="35FA16BE"/>
    <w:rsid w:val="360DC719"/>
    <w:rsid w:val="3627DB3C"/>
    <w:rsid w:val="367236B6"/>
    <w:rsid w:val="36EEAE10"/>
    <w:rsid w:val="36F0B83E"/>
    <w:rsid w:val="3786EE2C"/>
    <w:rsid w:val="379BA4F7"/>
    <w:rsid w:val="37AEF05C"/>
    <w:rsid w:val="37BAACE1"/>
    <w:rsid w:val="38065E8B"/>
    <w:rsid w:val="381CD662"/>
    <w:rsid w:val="3825BA6B"/>
    <w:rsid w:val="3828B1D6"/>
    <w:rsid w:val="384B8F36"/>
    <w:rsid w:val="384E3F08"/>
    <w:rsid w:val="38BF50FF"/>
    <w:rsid w:val="39293D2A"/>
    <w:rsid w:val="396AFF28"/>
    <w:rsid w:val="39A868DC"/>
    <w:rsid w:val="39BB613D"/>
    <w:rsid w:val="39E329B7"/>
    <w:rsid w:val="39EFECD5"/>
    <w:rsid w:val="3A6F5ADC"/>
    <w:rsid w:val="3AA1AD36"/>
    <w:rsid w:val="3AFAB133"/>
    <w:rsid w:val="3B98D145"/>
    <w:rsid w:val="3BDD4EA0"/>
    <w:rsid w:val="3BE4091D"/>
    <w:rsid w:val="3C018A95"/>
    <w:rsid w:val="3C4A801D"/>
    <w:rsid w:val="3C95860B"/>
    <w:rsid w:val="3C98EC48"/>
    <w:rsid w:val="3D0B6446"/>
    <w:rsid w:val="3D319F81"/>
    <w:rsid w:val="3D4EA150"/>
    <w:rsid w:val="3D7D444B"/>
    <w:rsid w:val="3DAA67E9"/>
    <w:rsid w:val="3DF2EB80"/>
    <w:rsid w:val="3E11CC5C"/>
    <w:rsid w:val="3E1D4AB1"/>
    <w:rsid w:val="3E2C92C7"/>
    <w:rsid w:val="3E66FAC7"/>
    <w:rsid w:val="3E832E50"/>
    <w:rsid w:val="3EF241F8"/>
    <w:rsid w:val="3F508E97"/>
    <w:rsid w:val="3F7F8A6B"/>
    <w:rsid w:val="3FB82897"/>
    <w:rsid w:val="3FDE705E"/>
    <w:rsid w:val="400284A7"/>
    <w:rsid w:val="401B644F"/>
    <w:rsid w:val="40255022"/>
    <w:rsid w:val="403876F0"/>
    <w:rsid w:val="40908647"/>
    <w:rsid w:val="40A8F581"/>
    <w:rsid w:val="40B3CE1A"/>
    <w:rsid w:val="40D05E40"/>
    <w:rsid w:val="40F5B2F1"/>
    <w:rsid w:val="4103F153"/>
    <w:rsid w:val="4123A06E"/>
    <w:rsid w:val="4303388F"/>
    <w:rsid w:val="4316E9BB"/>
    <w:rsid w:val="4327798A"/>
    <w:rsid w:val="433C39B6"/>
    <w:rsid w:val="433C4C01"/>
    <w:rsid w:val="4340C370"/>
    <w:rsid w:val="4361CEA3"/>
    <w:rsid w:val="43752A5B"/>
    <w:rsid w:val="43881F18"/>
    <w:rsid w:val="43980E99"/>
    <w:rsid w:val="43B29405"/>
    <w:rsid w:val="43CAE060"/>
    <w:rsid w:val="43EA89F7"/>
    <w:rsid w:val="44071270"/>
    <w:rsid w:val="44678EAF"/>
    <w:rsid w:val="4482DC88"/>
    <w:rsid w:val="4487F199"/>
    <w:rsid w:val="44C01258"/>
    <w:rsid w:val="4522AF6F"/>
    <w:rsid w:val="455A6EB1"/>
    <w:rsid w:val="45832D7D"/>
    <w:rsid w:val="463FC468"/>
    <w:rsid w:val="4650FE81"/>
    <w:rsid w:val="467C3725"/>
    <w:rsid w:val="46ACF892"/>
    <w:rsid w:val="46C90FF7"/>
    <w:rsid w:val="47119798"/>
    <w:rsid w:val="471B11D8"/>
    <w:rsid w:val="472C7B6E"/>
    <w:rsid w:val="479377AB"/>
    <w:rsid w:val="47B5DB50"/>
    <w:rsid w:val="487AC811"/>
    <w:rsid w:val="488654CF"/>
    <w:rsid w:val="48956217"/>
    <w:rsid w:val="48C7C337"/>
    <w:rsid w:val="495142F6"/>
    <w:rsid w:val="4962E420"/>
    <w:rsid w:val="498827D9"/>
    <w:rsid w:val="49DE8288"/>
    <w:rsid w:val="49FBEAF7"/>
    <w:rsid w:val="4A28C634"/>
    <w:rsid w:val="4A3F80BA"/>
    <w:rsid w:val="4A7697A5"/>
    <w:rsid w:val="4A9385F0"/>
    <w:rsid w:val="4AB931C8"/>
    <w:rsid w:val="4AFAB8A5"/>
    <w:rsid w:val="4B63FE26"/>
    <w:rsid w:val="4BC4638C"/>
    <w:rsid w:val="4BD8897C"/>
    <w:rsid w:val="4BEA17DF"/>
    <w:rsid w:val="4C354F00"/>
    <w:rsid w:val="4C5A3ED1"/>
    <w:rsid w:val="4CD8AE2A"/>
    <w:rsid w:val="4D013771"/>
    <w:rsid w:val="4D39349C"/>
    <w:rsid w:val="4D700BB8"/>
    <w:rsid w:val="4DC63127"/>
    <w:rsid w:val="4DDA6A25"/>
    <w:rsid w:val="4E352A1F"/>
    <w:rsid w:val="4E3F7683"/>
    <w:rsid w:val="4F35ECCC"/>
    <w:rsid w:val="4F36AB50"/>
    <w:rsid w:val="4F758859"/>
    <w:rsid w:val="4F858025"/>
    <w:rsid w:val="50712F5D"/>
    <w:rsid w:val="507FEC2F"/>
    <w:rsid w:val="508BD9FB"/>
    <w:rsid w:val="51236EC8"/>
    <w:rsid w:val="5193D839"/>
    <w:rsid w:val="5197BCB2"/>
    <w:rsid w:val="51DEFC3A"/>
    <w:rsid w:val="5227310D"/>
    <w:rsid w:val="52BFE4B6"/>
    <w:rsid w:val="52D9004B"/>
    <w:rsid w:val="530CEE68"/>
    <w:rsid w:val="536F48C1"/>
    <w:rsid w:val="5374876B"/>
    <w:rsid w:val="53B1498D"/>
    <w:rsid w:val="53B1A067"/>
    <w:rsid w:val="542AC80B"/>
    <w:rsid w:val="5479D825"/>
    <w:rsid w:val="548EE66B"/>
    <w:rsid w:val="5497C0FC"/>
    <w:rsid w:val="54994BA6"/>
    <w:rsid w:val="54CC0E17"/>
    <w:rsid w:val="54E089D8"/>
    <w:rsid w:val="54E27DE9"/>
    <w:rsid w:val="5500B239"/>
    <w:rsid w:val="55A9DB06"/>
    <w:rsid w:val="55DEF651"/>
    <w:rsid w:val="5699A15E"/>
    <w:rsid w:val="56C87095"/>
    <w:rsid w:val="56CA4E43"/>
    <w:rsid w:val="56CF403E"/>
    <w:rsid w:val="56D0667D"/>
    <w:rsid w:val="56D1D771"/>
    <w:rsid w:val="571BE590"/>
    <w:rsid w:val="572FE9EB"/>
    <w:rsid w:val="573D2425"/>
    <w:rsid w:val="5783BA7E"/>
    <w:rsid w:val="578DE10F"/>
    <w:rsid w:val="57A857EF"/>
    <w:rsid w:val="57BE485B"/>
    <w:rsid w:val="57F9BEA7"/>
    <w:rsid w:val="57F9E890"/>
    <w:rsid w:val="598C5D66"/>
    <w:rsid w:val="5995C4F0"/>
    <w:rsid w:val="59EF0FC3"/>
    <w:rsid w:val="5A191F0B"/>
    <w:rsid w:val="5A6964CD"/>
    <w:rsid w:val="5AAED803"/>
    <w:rsid w:val="5B44035B"/>
    <w:rsid w:val="5B6622A7"/>
    <w:rsid w:val="5C21773D"/>
    <w:rsid w:val="5C4765D2"/>
    <w:rsid w:val="5C6A13D9"/>
    <w:rsid w:val="5CBEBBCA"/>
    <w:rsid w:val="5D060B80"/>
    <w:rsid w:val="5D0C05C3"/>
    <w:rsid w:val="5D2717F6"/>
    <w:rsid w:val="5D31E150"/>
    <w:rsid w:val="5D924D94"/>
    <w:rsid w:val="5D9DBF95"/>
    <w:rsid w:val="5E59BE2B"/>
    <w:rsid w:val="5E5FD629"/>
    <w:rsid w:val="5F02CF63"/>
    <w:rsid w:val="5F3CE7F1"/>
    <w:rsid w:val="5F856599"/>
    <w:rsid w:val="5FA2C384"/>
    <w:rsid w:val="5FB38655"/>
    <w:rsid w:val="5FC17308"/>
    <w:rsid w:val="604224D0"/>
    <w:rsid w:val="60441F3B"/>
    <w:rsid w:val="60876FED"/>
    <w:rsid w:val="6099935C"/>
    <w:rsid w:val="60E431A0"/>
    <w:rsid w:val="610C1593"/>
    <w:rsid w:val="6110D450"/>
    <w:rsid w:val="6168607B"/>
    <w:rsid w:val="6177D6D9"/>
    <w:rsid w:val="61ADFDDF"/>
    <w:rsid w:val="625E489F"/>
    <w:rsid w:val="626D4E3E"/>
    <w:rsid w:val="628B7014"/>
    <w:rsid w:val="62BEFD56"/>
    <w:rsid w:val="62F8502A"/>
    <w:rsid w:val="63032764"/>
    <w:rsid w:val="631F5D2B"/>
    <w:rsid w:val="637F5903"/>
    <w:rsid w:val="63BC2FCC"/>
    <w:rsid w:val="63C414EC"/>
    <w:rsid w:val="63C6E318"/>
    <w:rsid w:val="63DC4ACE"/>
    <w:rsid w:val="6424512A"/>
    <w:rsid w:val="6439C974"/>
    <w:rsid w:val="648E3066"/>
    <w:rsid w:val="64AA1B61"/>
    <w:rsid w:val="64D15580"/>
    <w:rsid w:val="64D97AEA"/>
    <w:rsid w:val="65004839"/>
    <w:rsid w:val="6566CA52"/>
    <w:rsid w:val="65963D79"/>
    <w:rsid w:val="659C747B"/>
    <w:rsid w:val="659DC67A"/>
    <w:rsid w:val="65BA1BC6"/>
    <w:rsid w:val="65DA1F4C"/>
    <w:rsid w:val="65FD7F4C"/>
    <w:rsid w:val="6608FD0E"/>
    <w:rsid w:val="663D81D2"/>
    <w:rsid w:val="6660FA97"/>
    <w:rsid w:val="669ED01D"/>
    <w:rsid w:val="66A94AC3"/>
    <w:rsid w:val="67242AC2"/>
    <w:rsid w:val="6747A56F"/>
    <w:rsid w:val="67BB3755"/>
    <w:rsid w:val="67F92FF1"/>
    <w:rsid w:val="692196D1"/>
    <w:rsid w:val="695ADC73"/>
    <w:rsid w:val="69E4354B"/>
    <w:rsid w:val="6A003AB7"/>
    <w:rsid w:val="6A185A0C"/>
    <w:rsid w:val="6A3578E6"/>
    <w:rsid w:val="6A961541"/>
    <w:rsid w:val="6A9C048C"/>
    <w:rsid w:val="6ACEC8B5"/>
    <w:rsid w:val="6B6E4B90"/>
    <w:rsid w:val="6BB35496"/>
    <w:rsid w:val="6BBC6394"/>
    <w:rsid w:val="6BE4D39D"/>
    <w:rsid w:val="6C7BD586"/>
    <w:rsid w:val="6CE42115"/>
    <w:rsid w:val="6D1A5400"/>
    <w:rsid w:val="6D330114"/>
    <w:rsid w:val="6D99E0E8"/>
    <w:rsid w:val="6E3637A1"/>
    <w:rsid w:val="6E7C8B2A"/>
    <w:rsid w:val="6E81634F"/>
    <w:rsid w:val="6EA2DFA6"/>
    <w:rsid w:val="6EEA5A3A"/>
    <w:rsid w:val="6F26503A"/>
    <w:rsid w:val="6F2C1942"/>
    <w:rsid w:val="6FC485F1"/>
    <w:rsid w:val="6FE36383"/>
    <w:rsid w:val="701FE2BA"/>
    <w:rsid w:val="70329273"/>
    <w:rsid w:val="7083DA63"/>
    <w:rsid w:val="70A64E36"/>
    <w:rsid w:val="70D56551"/>
    <w:rsid w:val="72134D80"/>
    <w:rsid w:val="7296A7B3"/>
    <w:rsid w:val="73D9347C"/>
    <w:rsid w:val="741734FA"/>
    <w:rsid w:val="74587E5B"/>
    <w:rsid w:val="746C4A9B"/>
    <w:rsid w:val="74869573"/>
    <w:rsid w:val="74A6CAE6"/>
    <w:rsid w:val="74C5055F"/>
    <w:rsid w:val="74D66E3A"/>
    <w:rsid w:val="75585844"/>
    <w:rsid w:val="75614B24"/>
    <w:rsid w:val="75ACE434"/>
    <w:rsid w:val="75EE4136"/>
    <w:rsid w:val="76043CD8"/>
    <w:rsid w:val="76117956"/>
    <w:rsid w:val="76163354"/>
    <w:rsid w:val="7638A289"/>
    <w:rsid w:val="76544AAC"/>
    <w:rsid w:val="7672CAA2"/>
    <w:rsid w:val="76BA5845"/>
    <w:rsid w:val="7730D292"/>
    <w:rsid w:val="77327230"/>
    <w:rsid w:val="7738C50E"/>
    <w:rsid w:val="7750F285"/>
    <w:rsid w:val="77839596"/>
    <w:rsid w:val="778C32CA"/>
    <w:rsid w:val="77991310"/>
    <w:rsid w:val="77A1F6E9"/>
    <w:rsid w:val="77D815CF"/>
    <w:rsid w:val="782985DD"/>
    <w:rsid w:val="7835533B"/>
    <w:rsid w:val="78BA85F9"/>
    <w:rsid w:val="7932FCFA"/>
    <w:rsid w:val="79683956"/>
    <w:rsid w:val="79691643"/>
    <w:rsid w:val="79714C00"/>
    <w:rsid w:val="79BE28F1"/>
    <w:rsid w:val="7A1D4C93"/>
    <w:rsid w:val="7A664684"/>
    <w:rsid w:val="7A7CF68D"/>
    <w:rsid w:val="7AD9B93F"/>
    <w:rsid w:val="7AF45104"/>
    <w:rsid w:val="7AFD8D43"/>
    <w:rsid w:val="7B5B0FC5"/>
    <w:rsid w:val="7B7FBA0D"/>
    <w:rsid w:val="7B874E5C"/>
    <w:rsid w:val="7BBACA8C"/>
    <w:rsid w:val="7C26F6B5"/>
    <w:rsid w:val="7C2B5267"/>
    <w:rsid w:val="7C2C9179"/>
    <w:rsid w:val="7C3A9E85"/>
    <w:rsid w:val="7C5E89C8"/>
    <w:rsid w:val="7CBD2517"/>
    <w:rsid w:val="7CDE4CC4"/>
    <w:rsid w:val="7CF8254F"/>
    <w:rsid w:val="7D76F3FE"/>
    <w:rsid w:val="7D7C65E3"/>
    <w:rsid w:val="7DEB302F"/>
    <w:rsid w:val="7E02D659"/>
    <w:rsid w:val="7E3AC3CC"/>
    <w:rsid w:val="7E48946A"/>
    <w:rsid w:val="7E505147"/>
    <w:rsid w:val="7F260E31"/>
    <w:rsid w:val="7F312C3C"/>
    <w:rsid w:val="7F62B46C"/>
    <w:rsid w:val="7F8B944E"/>
    <w:rsid w:val="7FBCE3CE"/>
    <w:rsid w:val="7FC94717"/>
    <w:rsid w:val="7FFB82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C0C6D"/>
  <w15:docId w15:val="{EC3DB4C9-4410-4D89-9E7F-12E668E5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ngsana New"/>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unhideWhenUsed="1" w:qFormat="1"/>
    <w:lsdException w:name="heading 4" w:uiPriority="0" w:unhideWhenUsed="1" w:qFormat="1"/>
    <w:lsdException w:name="heading 5" w:uiPriority="0"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 w:unhideWhenUsed="1"/>
    <w:lsdException w:name="toc 5" w:semiHidden="1" w:uiPriority="3" w:unhideWhenUsed="1"/>
    <w:lsdException w:name="toc 6" w:semiHidden="1" w:uiPriority="3" w:unhideWhenUsed="1"/>
    <w:lsdException w:name="toc 7" w:semiHidden="1" w:uiPriority="3" w:unhideWhenUsed="1"/>
    <w:lsdException w:name="toc 8" w:semiHidden="1" w:uiPriority="3" w:unhideWhenUsed="1"/>
    <w:lsdException w:name="toc 9" w:semiHidden="1" w:uiPriority="3" w:unhideWhenUsed="1"/>
    <w:lsdException w:name="Normal Indent" w:semiHidden="1" w:uiPriority="0" w:unhideWhenUsed="1"/>
    <w:lsdException w:name="footnote text" w:semiHidden="1" w:uiPriority="2" w:unhideWhenUsed="1"/>
    <w:lsdException w:name="annotation text" w:semiHidden="1" w:unhideWhenUsed="1"/>
    <w:lsdException w:name="header" w:semiHidden="1" w:uiPriority="2" w:unhideWhenUsed="1"/>
    <w:lsdException w:name="footer" w:semiHidden="1" w:uiPriority="8" w:unhideWhenUsed="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2"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2" w:unhideWhenUsed="1"/>
    <w:lsdException w:name="endnote text" w:semiHidden="1" w:uiPriority="2"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714"/>
    <w:pPr>
      <w:widowControl w:val="0"/>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after="120"/>
    </w:pPr>
    <w:rPr>
      <w:rFonts w:eastAsia="Times New Roman" w:cs="Arial"/>
      <w:sz w:val="22"/>
      <w:lang w:val="en-US" w:eastAsia="nb-NO"/>
    </w:rPr>
  </w:style>
  <w:style w:type="paragraph" w:styleId="Heading1">
    <w:name w:val="heading 1"/>
    <w:basedOn w:val="Normal"/>
    <w:next w:val="Normal"/>
    <w:link w:val="Heading1Char"/>
    <w:qFormat/>
    <w:rsid w:val="00CA224A"/>
    <w:pPr>
      <w:keepNext/>
      <w:keepLines/>
      <w:numPr>
        <w:numId w:val="2"/>
      </w:numPr>
      <w:spacing w:before="480"/>
      <w:outlineLvl w:val="0"/>
    </w:pPr>
    <w:rPr>
      <w:rFonts w:eastAsia="MingLiU" w:cs="Angsana New"/>
      <w:bCs/>
      <w:color w:val="0092BC" w:themeColor="accent1"/>
      <w:sz w:val="36"/>
      <w:szCs w:val="28"/>
    </w:rPr>
  </w:style>
  <w:style w:type="paragraph" w:styleId="Heading2">
    <w:name w:val="heading 2"/>
    <w:basedOn w:val="Normal"/>
    <w:next w:val="Normal"/>
    <w:link w:val="Heading2Char"/>
    <w:qFormat/>
    <w:rsid w:val="00CA224A"/>
    <w:pPr>
      <w:keepNext/>
      <w:keepLines/>
      <w:widowControl/>
      <w:numPr>
        <w:ilvl w:val="1"/>
        <w:numId w:val="2"/>
      </w:numPr>
      <w:tabs>
        <w:tab w:val="clear" w:pos="284"/>
        <w:tab w:val="clear" w:pos="567"/>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 w:val="left" w:pos="624"/>
        <w:tab w:val="left" w:pos="737"/>
        <w:tab w:val="left" w:pos="851"/>
      </w:tabs>
      <w:spacing w:before="360"/>
      <w:ind w:left="624" w:hanging="624"/>
      <w:outlineLvl w:val="1"/>
    </w:pPr>
    <w:rPr>
      <w:rFonts w:eastAsia="MingLiU" w:cs="Angsana New"/>
      <w:bCs/>
      <w:sz w:val="28"/>
      <w:szCs w:val="26"/>
    </w:rPr>
  </w:style>
  <w:style w:type="paragraph" w:styleId="Heading3">
    <w:name w:val="heading 3"/>
    <w:aliases w:val="Section"/>
    <w:basedOn w:val="Normal"/>
    <w:next w:val="Normal"/>
    <w:link w:val="Heading3Char"/>
    <w:qFormat/>
    <w:rsid w:val="00CA224A"/>
    <w:pPr>
      <w:keepNext/>
      <w:keepLines/>
      <w:widowControl/>
      <w:numPr>
        <w:ilvl w:val="2"/>
        <w:numId w:val="2"/>
      </w:numPr>
      <w:tabs>
        <w:tab w:val="clear" w:pos="284"/>
        <w:tab w:val="clear" w:pos="567"/>
        <w:tab w:val="left" w:pos="737"/>
        <w:tab w:val="left" w:pos="851"/>
      </w:tabs>
      <w:spacing w:before="240"/>
      <w:ind w:left="737" w:hanging="737"/>
      <w:outlineLvl w:val="2"/>
    </w:pPr>
    <w:rPr>
      <w:rFonts w:eastAsia="MingLiU" w:cs="Angsana New"/>
      <w:bCs/>
      <w:color w:val="0092BC" w:themeColor="accent1"/>
      <w:sz w:val="24"/>
    </w:rPr>
  </w:style>
  <w:style w:type="paragraph" w:styleId="Heading4">
    <w:name w:val="heading 4"/>
    <w:basedOn w:val="Normal"/>
    <w:next w:val="Normal"/>
    <w:link w:val="Heading4Char"/>
    <w:qFormat/>
    <w:rsid w:val="00CA224A"/>
    <w:pPr>
      <w:keepNext/>
      <w:keepLines/>
      <w:widowControl/>
      <w:numPr>
        <w:ilvl w:val="3"/>
        <w:numId w:val="2"/>
      </w:numPr>
      <w:tabs>
        <w:tab w:val="clear" w:pos="284"/>
        <w:tab w:val="clear" w:pos="567"/>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 w:val="left" w:pos="964"/>
        <w:tab w:val="left" w:pos="1418"/>
      </w:tabs>
      <w:spacing w:before="240" w:after="60"/>
      <w:ind w:left="964" w:hanging="964"/>
      <w:outlineLvl w:val="3"/>
    </w:pPr>
    <w:rPr>
      <w:rFonts w:eastAsia="MingLiU" w:cs="Angsana New"/>
      <w:bCs/>
      <w:iCs/>
      <w:sz w:val="24"/>
    </w:rPr>
  </w:style>
  <w:style w:type="paragraph" w:styleId="Heading5">
    <w:name w:val="heading 5"/>
    <w:aliases w:val="BODY TEXT,Block Label"/>
    <w:basedOn w:val="Normal"/>
    <w:next w:val="Normal"/>
    <w:link w:val="Heading5Char"/>
    <w:qFormat/>
    <w:rsid w:val="00CA224A"/>
    <w:pPr>
      <w:widowControl/>
      <w:numPr>
        <w:ilvl w:val="4"/>
        <w:numId w:val="2"/>
      </w:numPr>
      <w:tabs>
        <w:tab w:val="clear" w:pos="284"/>
        <w:tab w:val="clear" w:pos="567"/>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 w:val="left" w:pos="1418"/>
      </w:tabs>
      <w:spacing w:before="240" w:after="60"/>
      <w:ind w:left="1134" w:hanging="1134"/>
      <w:outlineLvl w:val="4"/>
    </w:pPr>
    <w:rPr>
      <w:color w:val="8996A0"/>
      <w:sz w:val="24"/>
    </w:rPr>
  </w:style>
  <w:style w:type="paragraph" w:styleId="Heading6">
    <w:name w:val="heading 6"/>
    <w:basedOn w:val="Normal"/>
    <w:next w:val="Normal"/>
    <w:link w:val="Heading6Char"/>
    <w:qFormat/>
    <w:rsid w:val="00CA224A"/>
    <w:pPr>
      <w:numPr>
        <w:ilvl w:val="5"/>
        <w:numId w:val="2"/>
      </w:numPr>
      <w:tabs>
        <w:tab w:val="clear" w:pos="284"/>
        <w:tab w:val="clear" w:pos="567"/>
        <w:tab w:val="clear" w:pos="1134"/>
        <w:tab w:val="left" w:pos="1304"/>
        <w:tab w:val="left" w:pos="1418"/>
      </w:tabs>
      <w:spacing w:before="120" w:after="60"/>
      <w:ind w:left="1304" w:hanging="1304"/>
      <w:outlineLvl w:val="5"/>
    </w:pPr>
    <w:rPr>
      <w:b/>
      <w:color w:val="0092BC" w:themeColor="accent1"/>
    </w:rPr>
  </w:style>
  <w:style w:type="paragraph" w:styleId="Heading7">
    <w:name w:val="heading 7"/>
    <w:basedOn w:val="Heading6"/>
    <w:next w:val="Normal"/>
    <w:link w:val="Heading7Char"/>
    <w:qFormat/>
    <w:rsid w:val="00D0139E"/>
    <w:pPr>
      <w:numPr>
        <w:ilvl w:val="6"/>
      </w:numPr>
      <w:tabs>
        <w:tab w:val="clear" w:pos="1247"/>
        <w:tab w:val="clear" w:pos="1304"/>
      </w:tabs>
      <w:ind w:left="1418" w:hanging="1418"/>
      <w:outlineLvl w:val="6"/>
    </w:pPr>
    <w:rPr>
      <w:color w:val="auto"/>
    </w:rPr>
  </w:style>
  <w:style w:type="paragraph" w:styleId="Heading8">
    <w:name w:val="heading 8"/>
    <w:basedOn w:val="Heading7"/>
    <w:next w:val="Normal"/>
    <w:link w:val="Heading8Char"/>
    <w:qFormat/>
    <w:rsid w:val="00CA224A"/>
    <w:pPr>
      <w:numPr>
        <w:ilvl w:val="7"/>
      </w:numPr>
      <w:tabs>
        <w:tab w:val="clear" w:pos="1418"/>
      </w:tabs>
      <w:spacing w:after="0"/>
      <w:ind w:left="1701" w:hanging="1701"/>
      <w:outlineLvl w:val="7"/>
    </w:pPr>
    <w:rPr>
      <w:color w:val="706F6F" w:themeColor="accent2"/>
    </w:rPr>
  </w:style>
  <w:style w:type="paragraph" w:styleId="Heading9">
    <w:name w:val="heading 9"/>
    <w:basedOn w:val="Heading8"/>
    <w:next w:val="Normal"/>
    <w:link w:val="Heading9Char"/>
    <w:qFormat/>
    <w:rsid w:val="00CA224A"/>
    <w:pPr>
      <w:numPr>
        <w:ilvl w:val="8"/>
      </w:numPr>
      <w:tabs>
        <w:tab w:val="clear" w:pos="1701"/>
        <w:tab w:val="left" w:pos="1985"/>
      </w:tabs>
      <w:ind w:left="1985" w:hanging="1985"/>
      <w:outlineLvl w:val="8"/>
    </w:pPr>
    <w:rPr>
      <w:b w:val="0"/>
      <w:color w:val="0092BC"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E62C8B"/>
    <w:rPr>
      <w:rFonts w:ascii="Tahoma" w:hAnsi="Tahoma" w:cs="Tahoma"/>
      <w:sz w:val="16"/>
      <w:szCs w:val="16"/>
    </w:rPr>
  </w:style>
  <w:style w:type="character" w:customStyle="1" w:styleId="BalloonTextChar">
    <w:name w:val="Balloon Text Char"/>
    <w:link w:val="BalloonText"/>
    <w:uiPriority w:val="99"/>
    <w:semiHidden/>
    <w:rsid w:val="00A03463"/>
    <w:rPr>
      <w:rFonts w:ascii="Tahoma" w:hAnsi="Tahoma" w:cs="Tahoma"/>
      <w:sz w:val="16"/>
      <w:szCs w:val="16"/>
      <w:lang w:val="en-GB"/>
    </w:rPr>
  </w:style>
  <w:style w:type="paragraph" w:styleId="BlockText">
    <w:name w:val="Block Text"/>
    <w:basedOn w:val="Normal"/>
    <w:uiPriority w:val="99"/>
    <w:semiHidden/>
    <w:rsid w:val="00E62C8B"/>
    <w:pPr>
      <w:pBdr>
        <w:top w:val="single" w:sz="2" w:space="10" w:color="auto"/>
        <w:left w:val="single" w:sz="2" w:space="10" w:color="auto"/>
        <w:bottom w:val="single" w:sz="2" w:space="10" w:color="auto"/>
        <w:right w:val="single" w:sz="2" w:space="10" w:color="auto"/>
      </w:pBdr>
      <w:ind w:left="1152" w:right="1152"/>
    </w:pPr>
    <w:rPr>
      <w:rFonts w:eastAsia="PMingLiU"/>
      <w:i/>
      <w:iCs/>
    </w:rPr>
  </w:style>
  <w:style w:type="paragraph" w:styleId="Date">
    <w:name w:val="Date"/>
    <w:basedOn w:val="Normal"/>
    <w:next w:val="Normal"/>
    <w:link w:val="DateChar"/>
    <w:uiPriority w:val="99"/>
    <w:semiHidden/>
    <w:rsid w:val="00E62C8B"/>
  </w:style>
  <w:style w:type="character" w:customStyle="1" w:styleId="DateChar">
    <w:name w:val="Date Char"/>
    <w:link w:val="Date"/>
    <w:uiPriority w:val="99"/>
    <w:semiHidden/>
    <w:rsid w:val="00A03463"/>
    <w:rPr>
      <w:rFonts w:ascii="Arial" w:hAnsi="Arial"/>
      <w:sz w:val="20"/>
      <w:lang w:val="en-GB"/>
    </w:rPr>
  </w:style>
  <w:style w:type="character" w:styleId="EndnoteReference">
    <w:name w:val="endnote reference"/>
    <w:uiPriority w:val="10"/>
    <w:semiHidden/>
    <w:rsid w:val="00E62C8B"/>
    <w:rPr>
      <w:rFonts w:ascii="Verdana" w:hAnsi="Verdana"/>
      <w:sz w:val="14"/>
      <w:vertAlign w:val="superscript"/>
    </w:rPr>
  </w:style>
  <w:style w:type="paragraph" w:styleId="EndnoteText">
    <w:name w:val="endnote text"/>
    <w:basedOn w:val="Normal"/>
    <w:link w:val="EndnoteTextChar"/>
    <w:uiPriority w:val="10"/>
    <w:semiHidden/>
    <w:rsid w:val="00E62C8B"/>
    <w:pPr>
      <w:spacing w:line="180" w:lineRule="atLeast"/>
    </w:pPr>
    <w:rPr>
      <w:sz w:val="14"/>
    </w:rPr>
  </w:style>
  <w:style w:type="character" w:customStyle="1" w:styleId="EndnoteTextChar">
    <w:name w:val="Endnote Text Char"/>
    <w:link w:val="EndnoteText"/>
    <w:uiPriority w:val="10"/>
    <w:semiHidden/>
    <w:rsid w:val="00A03463"/>
    <w:rPr>
      <w:rFonts w:ascii="Arial" w:hAnsi="Arial"/>
      <w:sz w:val="14"/>
      <w:szCs w:val="20"/>
      <w:lang w:val="en-GB"/>
    </w:rPr>
  </w:style>
  <w:style w:type="paragraph" w:styleId="Footer">
    <w:name w:val="footer"/>
    <w:basedOn w:val="Normal"/>
    <w:link w:val="FooterChar"/>
    <w:uiPriority w:val="8"/>
    <w:semiHidden/>
    <w:rsid w:val="00E62C8B"/>
    <w:pPr>
      <w:tabs>
        <w:tab w:val="clear" w:pos="9639"/>
        <w:tab w:val="center" w:pos="4819"/>
        <w:tab w:val="right" w:pos="9638"/>
      </w:tabs>
      <w:spacing w:line="200" w:lineRule="atLeast"/>
    </w:pPr>
    <w:rPr>
      <w:sz w:val="16"/>
    </w:rPr>
  </w:style>
  <w:style w:type="character" w:customStyle="1" w:styleId="FooterChar">
    <w:name w:val="Footer Char"/>
    <w:link w:val="Footer"/>
    <w:uiPriority w:val="8"/>
    <w:semiHidden/>
    <w:rsid w:val="00A03463"/>
    <w:rPr>
      <w:rFonts w:ascii="Arial" w:hAnsi="Arial"/>
      <w:sz w:val="16"/>
      <w:lang w:val="en-GB"/>
    </w:rPr>
  </w:style>
  <w:style w:type="character" w:styleId="FootnoteReference">
    <w:name w:val="footnote reference"/>
    <w:uiPriority w:val="10"/>
    <w:semiHidden/>
    <w:rsid w:val="00E62C8B"/>
    <w:rPr>
      <w:rFonts w:ascii="Verdana" w:hAnsi="Verdana"/>
      <w:sz w:val="14"/>
      <w:vertAlign w:val="superscript"/>
    </w:rPr>
  </w:style>
  <w:style w:type="paragraph" w:styleId="FootnoteText">
    <w:name w:val="footnote text"/>
    <w:basedOn w:val="Normal"/>
    <w:link w:val="FootnoteTextChar"/>
    <w:uiPriority w:val="10"/>
    <w:semiHidden/>
    <w:rsid w:val="00E62C8B"/>
    <w:pPr>
      <w:spacing w:line="180" w:lineRule="atLeast"/>
    </w:pPr>
    <w:rPr>
      <w:sz w:val="14"/>
    </w:rPr>
  </w:style>
  <w:style w:type="character" w:customStyle="1" w:styleId="FootnoteTextChar">
    <w:name w:val="Footnote Text Char"/>
    <w:link w:val="FootnoteText"/>
    <w:uiPriority w:val="10"/>
    <w:semiHidden/>
    <w:rsid w:val="00A03463"/>
    <w:rPr>
      <w:rFonts w:ascii="Arial" w:hAnsi="Arial"/>
      <w:sz w:val="14"/>
      <w:szCs w:val="20"/>
      <w:lang w:val="en-GB"/>
    </w:rPr>
  </w:style>
  <w:style w:type="paragraph" w:styleId="Header">
    <w:name w:val="header"/>
    <w:basedOn w:val="Normal"/>
    <w:link w:val="HeaderChar"/>
    <w:uiPriority w:val="8"/>
    <w:semiHidden/>
    <w:rsid w:val="00121CA2"/>
    <w:pPr>
      <w:pBdr>
        <w:bottom w:val="single" w:sz="2" w:space="1" w:color="8996A0"/>
      </w:pBdr>
      <w:tabs>
        <w:tab w:val="clear" w:pos="9639"/>
        <w:tab w:val="center" w:pos="4819"/>
        <w:tab w:val="right" w:pos="9638"/>
      </w:tabs>
      <w:spacing w:line="200" w:lineRule="atLeast"/>
      <w:ind w:left="28" w:right="28"/>
    </w:pPr>
    <w:rPr>
      <w:sz w:val="16"/>
    </w:rPr>
  </w:style>
  <w:style w:type="character" w:customStyle="1" w:styleId="HeaderChar">
    <w:name w:val="Header Char"/>
    <w:link w:val="Header"/>
    <w:uiPriority w:val="8"/>
    <w:semiHidden/>
    <w:rsid w:val="00121CA2"/>
    <w:rPr>
      <w:rFonts w:ascii="Arial" w:hAnsi="Arial"/>
      <w:sz w:val="16"/>
      <w:lang w:val="en-GB"/>
    </w:rPr>
  </w:style>
  <w:style w:type="character" w:customStyle="1" w:styleId="Heading1Char">
    <w:name w:val="Heading 1 Char"/>
    <w:link w:val="Heading1"/>
    <w:rsid w:val="00762142"/>
    <w:rPr>
      <w:rFonts w:eastAsia="MingLiU"/>
      <w:bCs/>
      <w:color w:val="0092BC" w:themeColor="accent1"/>
      <w:sz w:val="36"/>
      <w:szCs w:val="28"/>
      <w:lang w:val="en-US" w:eastAsia="nb-NO"/>
    </w:rPr>
  </w:style>
  <w:style w:type="character" w:customStyle="1" w:styleId="Heading2Char">
    <w:name w:val="Heading 2 Char"/>
    <w:link w:val="Heading2"/>
    <w:rsid w:val="00762142"/>
    <w:rPr>
      <w:rFonts w:eastAsia="MingLiU"/>
      <w:bCs/>
      <w:sz w:val="28"/>
      <w:szCs w:val="26"/>
      <w:lang w:val="en-US" w:eastAsia="nb-NO"/>
    </w:rPr>
  </w:style>
  <w:style w:type="character" w:customStyle="1" w:styleId="Heading3Char">
    <w:name w:val="Heading 3 Char"/>
    <w:aliases w:val="Section Char"/>
    <w:link w:val="Heading3"/>
    <w:rsid w:val="00762142"/>
    <w:rPr>
      <w:rFonts w:eastAsia="MingLiU"/>
      <w:bCs/>
      <w:color w:val="0092BC" w:themeColor="accent1"/>
      <w:sz w:val="24"/>
      <w:lang w:val="en-US" w:eastAsia="nb-NO"/>
    </w:rPr>
  </w:style>
  <w:style w:type="character" w:customStyle="1" w:styleId="Heading4Char">
    <w:name w:val="Heading 4 Char"/>
    <w:link w:val="Heading4"/>
    <w:rsid w:val="00762142"/>
    <w:rPr>
      <w:rFonts w:eastAsia="MingLiU"/>
      <w:bCs/>
      <w:iCs/>
      <w:sz w:val="24"/>
      <w:lang w:val="en-US" w:eastAsia="nb-NO"/>
    </w:rPr>
  </w:style>
  <w:style w:type="character" w:customStyle="1" w:styleId="Heading5Char">
    <w:name w:val="Heading 5 Char"/>
    <w:aliases w:val="BODY TEXT Char,Block Label Char"/>
    <w:link w:val="Heading5"/>
    <w:rsid w:val="00762142"/>
    <w:rPr>
      <w:rFonts w:eastAsia="Times New Roman" w:cs="Arial"/>
      <w:color w:val="8996A0"/>
      <w:sz w:val="24"/>
      <w:lang w:val="en-US" w:eastAsia="nb-NO"/>
    </w:rPr>
  </w:style>
  <w:style w:type="character" w:customStyle="1" w:styleId="Heading6Char">
    <w:name w:val="Heading 6 Char"/>
    <w:link w:val="Heading6"/>
    <w:rsid w:val="00762142"/>
    <w:rPr>
      <w:rFonts w:eastAsia="Times New Roman" w:cs="Arial"/>
      <w:b/>
      <w:color w:val="0092BC" w:themeColor="accent1"/>
      <w:sz w:val="22"/>
      <w:lang w:val="en-US" w:eastAsia="nb-NO"/>
    </w:rPr>
  </w:style>
  <w:style w:type="character" w:customStyle="1" w:styleId="Heading7Char">
    <w:name w:val="Heading 7 Char"/>
    <w:link w:val="Heading7"/>
    <w:uiPriority w:val="1"/>
    <w:rsid w:val="00762142"/>
    <w:rPr>
      <w:rFonts w:eastAsia="Times New Roman" w:cs="Arial"/>
      <w:b/>
      <w:sz w:val="22"/>
      <w:lang w:val="en-US" w:eastAsia="nb-NO"/>
    </w:rPr>
  </w:style>
  <w:style w:type="character" w:customStyle="1" w:styleId="Heading8Char">
    <w:name w:val="Heading 8 Char"/>
    <w:link w:val="Heading8"/>
    <w:rsid w:val="00762142"/>
    <w:rPr>
      <w:rFonts w:eastAsia="Times New Roman" w:cs="Arial"/>
      <w:b/>
      <w:color w:val="706F6F" w:themeColor="accent2"/>
      <w:sz w:val="22"/>
      <w:lang w:val="en-US" w:eastAsia="nb-NO"/>
    </w:rPr>
  </w:style>
  <w:style w:type="character" w:customStyle="1" w:styleId="Heading9Char">
    <w:name w:val="Heading 9 Char"/>
    <w:link w:val="Heading9"/>
    <w:rsid w:val="00762142"/>
    <w:rPr>
      <w:rFonts w:eastAsia="Times New Roman" w:cs="Arial"/>
      <w:color w:val="0092BC" w:themeColor="accent1"/>
      <w:sz w:val="22"/>
      <w:lang w:val="en-US" w:eastAsia="nb-NO"/>
    </w:rPr>
  </w:style>
  <w:style w:type="paragraph" w:styleId="ListBullet">
    <w:name w:val="List Bullet"/>
    <w:basedOn w:val="Normal"/>
    <w:qFormat/>
    <w:rsid w:val="00CA224A"/>
    <w:pPr>
      <w:tabs>
        <w:tab w:val="clear" w:pos="284"/>
        <w:tab w:val="num" w:pos="360"/>
      </w:tabs>
      <w:ind w:left="360" w:hanging="360"/>
    </w:pPr>
  </w:style>
  <w:style w:type="paragraph" w:styleId="ListBullet2">
    <w:name w:val="List Bullet 2"/>
    <w:basedOn w:val="Normal"/>
    <w:uiPriority w:val="99"/>
    <w:semiHidden/>
    <w:rsid w:val="00F808F6"/>
    <w:pPr>
      <w:tabs>
        <w:tab w:val="clear" w:pos="284"/>
      </w:tabs>
      <w:contextualSpacing/>
    </w:pPr>
  </w:style>
  <w:style w:type="paragraph" w:styleId="ListNumber">
    <w:name w:val="List Number"/>
    <w:basedOn w:val="Normal"/>
    <w:uiPriority w:val="1"/>
    <w:qFormat/>
    <w:rsid w:val="00CA224A"/>
    <w:pPr>
      <w:numPr>
        <w:numId w:val="4"/>
      </w:numPr>
    </w:pPr>
  </w:style>
  <w:style w:type="paragraph" w:styleId="ListParagraph">
    <w:name w:val="List Paragraph"/>
    <w:basedOn w:val="Normal"/>
    <w:uiPriority w:val="6"/>
    <w:qFormat/>
    <w:rsid w:val="00703BF3"/>
    <w:pPr>
      <w:numPr>
        <w:numId w:val="1"/>
      </w:numPr>
    </w:pPr>
  </w:style>
  <w:style w:type="paragraph" w:styleId="NoteHeading">
    <w:name w:val="Note Heading"/>
    <w:basedOn w:val="Normal"/>
    <w:next w:val="Normal"/>
    <w:link w:val="NoteHeadingChar"/>
    <w:uiPriority w:val="99"/>
    <w:semiHidden/>
    <w:rsid w:val="00E62C8B"/>
    <w:rPr>
      <w:b/>
    </w:rPr>
  </w:style>
  <w:style w:type="character" w:customStyle="1" w:styleId="NoteHeadingChar">
    <w:name w:val="Note Heading Char"/>
    <w:link w:val="NoteHeading"/>
    <w:uiPriority w:val="99"/>
    <w:semiHidden/>
    <w:rsid w:val="00A03463"/>
    <w:rPr>
      <w:rFonts w:ascii="Arial" w:hAnsi="Arial"/>
      <w:b/>
      <w:sz w:val="20"/>
      <w:lang w:val="en-GB"/>
    </w:rPr>
  </w:style>
  <w:style w:type="character" w:styleId="PageNumber">
    <w:name w:val="page number"/>
    <w:uiPriority w:val="10"/>
    <w:semiHidden/>
    <w:rsid w:val="00E62C8B"/>
    <w:rPr>
      <w:rFonts w:ascii="Verdana" w:hAnsi="Verdana"/>
      <w:sz w:val="18"/>
    </w:rPr>
  </w:style>
  <w:style w:type="character" w:styleId="PlaceholderText">
    <w:name w:val="Placeholder Text"/>
    <w:uiPriority w:val="99"/>
    <w:semiHidden/>
    <w:rsid w:val="00E62C8B"/>
    <w:rPr>
      <w:color w:val="808080"/>
    </w:rPr>
  </w:style>
  <w:style w:type="paragraph" w:styleId="Quote">
    <w:name w:val="Quote"/>
    <w:basedOn w:val="Normal"/>
    <w:next w:val="Normal"/>
    <w:link w:val="QuoteChar"/>
    <w:uiPriority w:val="4"/>
    <w:rsid w:val="004131A0"/>
    <w:pPr>
      <w:ind w:left="284"/>
    </w:pPr>
    <w:rPr>
      <w:iCs/>
      <w:color w:val="000000"/>
      <w:sz w:val="20"/>
    </w:rPr>
  </w:style>
  <w:style w:type="character" w:customStyle="1" w:styleId="QuoteChar">
    <w:name w:val="Quote Char"/>
    <w:link w:val="Quote"/>
    <w:uiPriority w:val="4"/>
    <w:rsid w:val="004131A0"/>
    <w:rPr>
      <w:rFonts w:eastAsia="Times New Roman" w:cs="Arial"/>
      <w:iCs/>
      <w:color w:val="000000"/>
      <w:lang w:val="en-US" w:eastAsia="nb-NO"/>
    </w:rPr>
  </w:style>
  <w:style w:type="paragraph" w:styleId="Salutation">
    <w:name w:val="Salutation"/>
    <w:basedOn w:val="Normal"/>
    <w:next w:val="Normal"/>
    <w:link w:val="SalutationChar"/>
    <w:uiPriority w:val="99"/>
    <w:semiHidden/>
    <w:rsid w:val="00E62C8B"/>
    <w:pPr>
      <w:keepNext/>
    </w:pPr>
  </w:style>
  <w:style w:type="character" w:customStyle="1" w:styleId="SalutationChar">
    <w:name w:val="Salutation Char"/>
    <w:link w:val="Salutation"/>
    <w:uiPriority w:val="99"/>
    <w:semiHidden/>
    <w:rsid w:val="00A03463"/>
    <w:rPr>
      <w:rFonts w:ascii="Arial" w:hAnsi="Arial"/>
      <w:sz w:val="20"/>
      <w:lang w:val="en-GB"/>
    </w:rPr>
  </w:style>
  <w:style w:type="paragraph" w:styleId="TableofFigures">
    <w:name w:val="table of figures"/>
    <w:basedOn w:val="Normal"/>
    <w:next w:val="Normal"/>
    <w:uiPriority w:val="99"/>
    <w:semiHidden/>
    <w:rsid w:val="00E62C8B"/>
    <w:pPr>
      <w:ind w:right="567"/>
    </w:pPr>
  </w:style>
  <w:style w:type="paragraph" w:styleId="TOAHeading">
    <w:name w:val="toa heading"/>
    <w:basedOn w:val="Normal"/>
    <w:next w:val="Normal"/>
    <w:uiPriority w:val="99"/>
    <w:semiHidden/>
    <w:unhideWhenUsed/>
    <w:rsid w:val="00E62C8B"/>
    <w:pPr>
      <w:spacing w:line="320" w:lineRule="atLeast"/>
    </w:pPr>
    <w:rPr>
      <w:rFonts w:eastAsia="MingLiU" w:cs="Angsana New"/>
      <w:b/>
      <w:bCs/>
      <w:sz w:val="24"/>
      <w:szCs w:val="24"/>
    </w:rPr>
  </w:style>
  <w:style w:type="paragraph" w:styleId="TOC1">
    <w:name w:val="toc 1"/>
    <w:basedOn w:val="Normal"/>
    <w:next w:val="Normal"/>
    <w:uiPriority w:val="39"/>
    <w:qFormat/>
    <w:rsid w:val="00CA224A"/>
    <w:pPr>
      <w:tabs>
        <w:tab w:val="clear" w:pos="284"/>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left" w:pos="397"/>
        <w:tab w:val="right" w:leader="dot" w:pos="9639"/>
      </w:tabs>
      <w:spacing w:before="60" w:after="60"/>
      <w:ind w:left="397" w:hanging="397"/>
    </w:pPr>
    <w:rPr>
      <w:color w:val="000000"/>
      <w:sz w:val="24"/>
    </w:rPr>
  </w:style>
  <w:style w:type="paragraph" w:styleId="TOC2">
    <w:name w:val="toc 2"/>
    <w:basedOn w:val="Normal"/>
    <w:next w:val="Normal"/>
    <w:uiPriority w:val="39"/>
    <w:qFormat/>
    <w:rsid w:val="00CA224A"/>
    <w:pPr>
      <w:tabs>
        <w:tab w:val="clear" w:pos="284"/>
        <w:tab w:val="clear" w:pos="567"/>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leader="dot" w:pos="9639"/>
      </w:tabs>
      <w:spacing w:after="60"/>
      <w:ind w:left="1134" w:hanging="737"/>
    </w:pPr>
    <w:rPr>
      <w:color w:val="000000"/>
    </w:rPr>
  </w:style>
  <w:style w:type="paragraph" w:styleId="TOC3">
    <w:name w:val="toc 3"/>
    <w:basedOn w:val="Normal"/>
    <w:next w:val="Normal"/>
    <w:uiPriority w:val="39"/>
    <w:qFormat/>
    <w:rsid w:val="00CA224A"/>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left" w:pos="1985"/>
        <w:tab w:val="right" w:leader="dot" w:pos="9639"/>
      </w:tabs>
      <w:spacing w:after="60"/>
      <w:ind w:left="1985" w:hanging="851"/>
    </w:pPr>
    <w:rPr>
      <w:sz w:val="20"/>
    </w:rPr>
  </w:style>
  <w:style w:type="paragraph" w:styleId="TOC4">
    <w:name w:val="toc 4"/>
    <w:basedOn w:val="Normal"/>
    <w:next w:val="Normal"/>
    <w:uiPriority w:val="3"/>
    <w:semiHidden/>
    <w:rsid w:val="00E62C8B"/>
    <w:pPr>
      <w:ind w:right="567"/>
    </w:pPr>
  </w:style>
  <w:style w:type="paragraph" w:styleId="TOC5">
    <w:name w:val="toc 5"/>
    <w:basedOn w:val="Normal"/>
    <w:next w:val="Normal"/>
    <w:uiPriority w:val="3"/>
    <w:semiHidden/>
    <w:rsid w:val="00E62C8B"/>
  </w:style>
  <w:style w:type="paragraph" w:styleId="TOC6">
    <w:name w:val="toc 6"/>
    <w:basedOn w:val="Normal"/>
    <w:next w:val="Normal"/>
    <w:uiPriority w:val="3"/>
    <w:semiHidden/>
    <w:rsid w:val="00E62C8B"/>
    <w:pPr>
      <w:ind w:right="567"/>
    </w:pPr>
  </w:style>
  <w:style w:type="paragraph" w:styleId="TOC7">
    <w:name w:val="toc 7"/>
    <w:basedOn w:val="Normal"/>
    <w:next w:val="Normal"/>
    <w:uiPriority w:val="3"/>
    <w:semiHidden/>
    <w:rsid w:val="00E62C8B"/>
    <w:pPr>
      <w:ind w:right="567"/>
    </w:pPr>
  </w:style>
  <w:style w:type="paragraph" w:styleId="TOC8">
    <w:name w:val="toc 8"/>
    <w:basedOn w:val="Normal"/>
    <w:next w:val="Normal"/>
    <w:uiPriority w:val="3"/>
    <w:semiHidden/>
    <w:rsid w:val="00E62C8B"/>
    <w:pPr>
      <w:ind w:right="567"/>
    </w:pPr>
  </w:style>
  <w:style w:type="paragraph" w:styleId="TOC9">
    <w:name w:val="toc 9"/>
    <w:basedOn w:val="Normal"/>
    <w:next w:val="Normal"/>
    <w:uiPriority w:val="3"/>
    <w:semiHidden/>
    <w:rsid w:val="00E62C8B"/>
    <w:pPr>
      <w:ind w:right="567"/>
    </w:pPr>
  </w:style>
  <w:style w:type="paragraph" w:styleId="TOCHeading">
    <w:name w:val="TOC Heading"/>
    <w:basedOn w:val="Normal"/>
    <w:next w:val="Normal"/>
    <w:uiPriority w:val="39"/>
    <w:qFormat/>
    <w:rsid w:val="00CA224A"/>
    <w:pPr>
      <w:keepNext/>
      <w:spacing w:before="360"/>
    </w:pPr>
    <w:rPr>
      <w:color w:val="0092BC" w:themeColor="accent1"/>
      <w:sz w:val="28"/>
    </w:rPr>
  </w:style>
  <w:style w:type="paragraph" w:styleId="List">
    <w:name w:val="List"/>
    <w:basedOn w:val="Normal"/>
    <w:uiPriority w:val="99"/>
    <w:semiHidden/>
    <w:rsid w:val="001C2C05"/>
    <w:pPr>
      <w:ind w:left="283" w:hanging="283"/>
    </w:pPr>
  </w:style>
  <w:style w:type="table" w:styleId="TableGrid">
    <w:name w:val="Table Grid"/>
    <w:basedOn w:val="TableNormal"/>
    <w:uiPriority w:val="59"/>
    <w:rsid w:val="00071C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ackHeaderRight">
    <w:name w:val="Black Header Right"/>
    <w:basedOn w:val="Normal"/>
    <w:uiPriority w:val="2"/>
    <w:rsid w:val="00AC5F8C"/>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pos="9639"/>
      </w:tabs>
      <w:spacing w:after="0"/>
      <w:jc w:val="right"/>
    </w:pPr>
    <w:rPr>
      <w:color w:val="000000" w:themeColor="text1"/>
      <w:sz w:val="24"/>
    </w:rPr>
  </w:style>
  <w:style w:type="paragraph" w:customStyle="1" w:styleId="Table9ptAfter0">
    <w:name w:val="Table 9 pt After 0"/>
    <w:basedOn w:val="Normal"/>
    <w:uiPriority w:val="2"/>
    <w:rsid w:val="002E21B6"/>
    <w:pPr>
      <w:spacing w:after="0"/>
    </w:pPr>
    <w:rPr>
      <w:sz w:val="18"/>
      <w:szCs w:val="18"/>
    </w:rPr>
  </w:style>
  <w:style w:type="character" w:styleId="Hyperlink">
    <w:name w:val="Hyperlink"/>
    <w:uiPriority w:val="99"/>
    <w:rsid w:val="00CA224A"/>
    <w:rPr>
      <w:rFonts w:ascii="Arial" w:hAnsi="Arial"/>
      <w:color w:val="A20067" w:themeColor="accent4"/>
      <w:sz w:val="22"/>
      <w:u w:val="single"/>
    </w:rPr>
  </w:style>
  <w:style w:type="paragraph" w:customStyle="1" w:styleId="HeadingBlack14pt">
    <w:name w:val="Heading Black 14 pt"/>
    <w:basedOn w:val="Normal"/>
    <w:next w:val="ListBullet"/>
    <w:uiPriority w:val="1"/>
    <w:qFormat/>
    <w:rsid w:val="004131A0"/>
    <w:pPr>
      <w:keepNext/>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360"/>
    </w:pPr>
    <w:rPr>
      <w:noProof/>
      <w:sz w:val="28"/>
      <w:szCs w:val="22"/>
    </w:rPr>
  </w:style>
  <w:style w:type="numbering" w:styleId="111111">
    <w:name w:val="Outline List 2"/>
    <w:basedOn w:val="NoList"/>
    <w:uiPriority w:val="99"/>
    <w:rsid w:val="00941846"/>
    <w:pPr>
      <w:numPr>
        <w:numId w:val="2"/>
      </w:numPr>
    </w:pPr>
  </w:style>
  <w:style w:type="paragraph" w:customStyle="1" w:styleId="HeadingBlue14pt">
    <w:name w:val="Heading Blue 14 pt"/>
    <w:basedOn w:val="TOCHeading"/>
    <w:uiPriority w:val="1"/>
    <w:qFormat/>
    <w:rsid w:val="00F174E2"/>
  </w:style>
  <w:style w:type="paragraph" w:customStyle="1" w:styleId="GrayBoldHeading">
    <w:name w:val="Gray Bold Heading"/>
    <w:basedOn w:val="Normal"/>
    <w:next w:val="Normal"/>
    <w:uiPriority w:val="2"/>
    <w:rsid w:val="00CA224A"/>
    <w:pPr>
      <w:keepNext/>
      <w:spacing w:after="60"/>
    </w:pPr>
    <w:rPr>
      <w:b/>
      <w:color w:val="706F6F" w:themeColor="accent2"/>
    </w:rPr>
  </w:style>
  <w:style w:type="paragraph" w:customStyle="1" w:styleId="FooterCondensed">
    <w:name w:val="Footer Condensed"/>
    <w:basedOn w:val="FooterBlackLeft"/>
    <w:uiPriority w:val="3"/>
    <w:rsid w:val="00865F49"/>
    <w:rPr>
      <w:spacing w:val="-8"/>
    </w:rPr>
  </w:style>
  <w:style w:type="paragraph" w:styleId="ListBullet3">
    <w:name w:val="List Bullet 3"/>
    <w:basedOn w:val="Normal"/>
    <w:uiPriority w:val="99"/>
    <w:semiHidden/>
    <w:rsid w:val="00F808F6"/>
    <w:pPr>
      <w:tabs>
        <w:tab w:val="clear" w:pos="284"/>
        <w:tab w:val="clear" w:pos="567"/>
        <w:tab w:val="left" w:pos="851"/>
      </w:tabs>
      <w:contextualSpacing/>
    </w:pPr>
  </w:style>
  <w:style w:type="paragraph" w:styleId="ListBullet4">
    <w:name w:val="List Bullet 4"/>
    <w:basedOn w:val="Normal"/>
    <w:uiPriority w:val="99"/>
    <w:semiHidden/>
    <w:rsid w:val="00F808F6"/>
    <w:pPr>
      <w:tabs>
        <w:tab w:val="clear" w:pos="284"/>
        <w:tab w:val="clear" w:pos="567"/>
      </w:tabs>
      <w:contextualSpacing/>
    </w:pPr>
  </w:style>
  <w:style w:type="paragraph" w:styleId="ListBullet5">
    <w:name w:val="List Bullet 5"/>
    <w:basedOn w:val="Normal"/>
    <w:uiPriority w:val="99"/>
    <w:semiHidden/>
    <w:rsid w:val="00F808F6"/>
    <w:pPr>
      <w:tabs>
        <w:tab w:val="clear" w:pos="284"/>
        <w:tab w:val="clear" w:pos="567"/>
        <w:tab w:val="clear" w:pos="1134"/>
        <w:tab w:val="left" w:pos="1418"/>
      </w:tabs>
      <w:contextualSpacing/>
    </w:pPr>
  </w:style>
  <w:style w:type="numbering" w:customStyle="1" w:styleId="ListBullets1">
    <w:name w:val="List Bullets 1"/>
    <w:uiPriority w:val="99"/>
    <w:rsid w:val="00397D36"/>
    <w:pPr>
      <w:numPr>
        <w:numId w:val="3"/>
      </w:numPr>
    </w:pPr>
  </w:style>
  <w:style w:type="numbering" w:customStyle="1" w:styleId="ListNumbers1">
    <w:name w:val="List Numbers1"/>
    <w:uiPriority w:val="99"/>
    <w:rsid w:val="000D6C52"/>
    <w:pPr>
      <w:numPr>
        <w:numId w:val="4"/>
      </w:numPr>
    </w:pPr>
  </w:style>
  <w:style w:type="paragraph" w:customStyle="1" w:styleId="MHWirthBlueTitle">
    <w:name w:val="MHWirth Blue Title"/>
    <w:basedOn w:val="Normal"/>
    <w:uiPriority w:val="1"/>
    <w:rsid w:val="00CA224A"/>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200"/>
    </w:pPr>
    <w:rPr>
      <w:bCs/>
      <w:color w:val="0092BC" w:themeColor="accent1"/>
      <w:sz w:val="36"/>
      <w:szCs w:val="28"/>
    </w:rPr>
  </w:style>
  <w:style w:type="paragraph" w:styleId="ListNumber2">
    <w:name w:val="List Number 2"/>
    <w:basedOn w:val="Normal"/>
    <w:uiPriority w:val="99"/>
    <w:semiHidden/>
    <w:rsid w:val="00CA224A"/>
    <w:pPr>
      <w:numPr>
        <w:ilvl w:val="1"/>
        <w:numId w:val="4"/>
      </w:numPr>
      <w:tabs>
        <w:tab w:val="clear" w:pos="284"/>
      </w:tabs>
      <w:contextualSpacing/>
    </w:pPr>
  </w:style>
  <w:style w:type="paragraph" w:styleId="ListNumber3">
    <w:name w:val="List Number 3"/>
    <w:basedOn w:val="Normal"/>
    <w:uiPriority w:val="99"/>
    <w:semiHidden/>
    <w:rsid w:val="00CA224A"/>
    <w:pPr>
      <w:numPr>
        <w:ilvl w:val="2"/>
        <w:numId w:val="4"/>
      </w:numPr>
      <w:tabs>
        <w:tab w:val="clear" w:pos="284"/>
        <w:tab w:val="clear" w:pos="567"/>
        <w:tab w:val="left" w:pos="851"/>
      </w:tabs>
      <w:contextualSpacing/>
    </w:pPr>
  </w:style>
  <w:style w:type="paragraph" w:styleId="ListNumber4">
    <w:name w:val="List Number 4"/>
    <w:basedOn w:val="Normal"/>
    <w:uiPriority w:val="99"/>
    <w:semiHidden/>
    <w:rsid w:val="00CA224A"/>
    <w:pPr>
      <w:numPr>
        <w:ilvl w:val="3"/>
        <w:numId w:val="4"/>
      </w:numPr>
      <w:tabs>
        <w:tab w:val="clear" w:pos="284"/>
        <w:tab w:val="clear" w:pos="567"/>
        <w:tab w:val="clear" w:pos="1134"/>
        <w:tab w:val="left" w:pos="1418"/>
      </w:tabs>
      <w:ind w:hanging="567"/>
      <w:contextualSpacing/>
    </w:pPr>
  </w:style>
  <w:style w:type="paragraph" w:styleId="ListNumber5">
    <w:name w:val="List Number 5"/>
    <w:basedOn w:val="Normal"/>
    <w:uiPriority w:val="99"/>
    <w:semiHidden/>
    <w:rsid w:val="00CA224A"/>
    <w:pPr>
      <w:numPr>
        <w:ilvl w:val="4"/>
        <w:numId w:val="4"/>
      </w:numPr>
      <w:tabs>
        <w:tab w:val="clear" w:pos="284"/>
        <w:tab w:val="clear" w:pos="567"/>
        <w:tab w:val="clear" w:pos="1134"/>
        <w:tab w:val="clear" w:pos="1701"/>
        <w:tab w:val="left" w:pos="1985"/>
      </w:tabs>
      <w:contextualSpacing/>
    </w:pPr>
  </w:style>
  <w:style w:type="paragraph" w:customStyle="1" w:styleId="Text11ptAfter0">
    <w:name w:val="Text 11 pt After 0"/>
    <w:basedOn w:val="Normal"/>
    <w:uiPriority w:val="2"/>
    <w:rsid w:val="00093849"/>
    <w:pPr>
      <w:tabs>
        <w:tab w:val="clear" w:pos="284"/>
        <w:tab w:val="clear" w:pos="567"/>
        <w:tab w:val="clear" w:pos="1134"/>
        <w:tab w:val="clear" w:pos="1701"/>
        <w:tab w:val="left" w:pos="1418"/>
      </w:tabs>
      <w:spacing w:after="0"/>
      <w:ind w:left="1418" w:hanging="1418"/>
    </w:pPr>
  </w:style>
  <w:style w:type="paragraph" w:customStyle="1" w:styleId="ListInputOutput">
    <w:name w:val="List Input/Output"/>
    <w:basedOn w:val="ListBullet"/>
    <w:uiPriority w:val="1"/>
    <w:qFormat/>
    <w:rsid w:val="00CA224A"/>
    <w:pPr>
      <w:numPr>
        <w:numId w:val="5"/>
      </w:numPr>
      <w:tabs>
        <w:tab w:val="left" w:pos="284"/>
      </w:tabs>
      <w:contextualSpacing/>
    </w:pPr>
  </w:style>
  <w:style w:type="numbering" w:customStyle="1" w:styleId="ListInputsOutputs">
    <w:name w:val="List Inputs/Outputs"/>
    <w:uiPriority w:val="99"/>
    <w:rsid w:val="00F808F6"/>
    <w:pPr>
      <w:numPr>
        <w:numId w:val="5"/>
      </w:numPr>
    </w:pPr>
  </w:style>
  <w:style w:type="paragraph" w:customStyle="1" w:styleId="FooterBlackLeft">
    <w:name w:val="Footer Black Left"/>
    <w:basedOn w:val="Normal"/>
    <w:uiPriority w:val="3"/>
    <w:rsid w:val="00CA224A"/>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Pr>
      <w:color w:val="6D6F71"/>
      <w:sz w:val="16"/>
    </w:rPr>
  </w:style>
  <w:style w:type="paragraph" w:customStyle="1" w:styleId="FooterBlackRight">
    <w:name w:val="Footer Black Right"/>
    <w:basedOn w:val="Normal"/>
    <w:uiPriority w:val="3"/>
    <w:rsid w:val="00CA224A"/>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pos="9639"/>
      </w:tabs>
      <w:spacing w:after="0"/>
      <w:jc w:val="right"/>
    </w:pPr>
    <w:rPr>
      <w:color w:val="6D6F71"/>
      <w:sz w:val="16"/>
    </w:rPr>
  </w:style>
  <w:style w:type="paragraph" w:customStyle="1" w:styleId="BlackHeaderRightBefore6">
    <w:name w:val="Black Header Right Before 6"/>
    <w:basedOn w:val="Normal"/>
    <w:uiPriority w:val="2"/>
    <w:rsid w:val="00AC5F8C"/>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pos="9639"/>
      </w:tabs>
      <w:spacing w:before="120" w:after="0"/>
      <w:jc w:val="right"/>
    </w:pPr>
    <w:rPr>
      <w:color w:val="000000" w:themeColor="text1"/>
      <w:sz w:val="20"/>
    </w:rPr>
  </w:style>
  <w:style w:type="paragraph" w:customStyle="1" w:styleId="BlackTableHeading14pt">
    <w:name w:val="Black Table Heading 14 pt"/>
    <w:basedOn w:val="Normal"/>
    <w:uiPriority w:val="2"/>
    <w:qFormat/>
    <w:rsid w:val="004D5E79"/>
    <w:pPr>
      <w:spacing w:before="60" w:after="60"/>
    </w:pPr>
    <w:rPr>
      <w:sz w:val="28"/>
    </w:rPr>
  </w:style>
  <w:style w:type="paragraph" w:customStyle="1" w:styleId="FigureText">
    <w:name w:val="Figure Text"/>
    <w:basedOn w:val="Normal"/>
    <w:next w:val="Normal"/>
    <w:uiPriority w:val="2"/>
    <w:qFormat/>
    <w:rsid w:val="004D5E79"/>
    <w:pPr>
      <w:spacing w:before="60" w:after="60"/>
      <w:jc w:val="center"/>
    </w:pPr>
    <w:rPr>
      <w:sz w:val="18"/>
    </w:rPr>
  </w:style>
  <w:style w:type="paragraph" w:customStyle="1" w:styleId="TableTextNormal">
    <w:name w:val="Table Text Normal"/>
    <w:basedOn w:val="Normal"/>
    <w:uiPriority w:val="1"/>
    <w:qFormat/>
    <w:rsid w:val="00756B7C"/>
    <w:pPr>
      <w:spacing w:before="60" w:after="60"/>
    </w:pPr>
  </w:style>
  <w:style w:type="paragraph" w:customStyle="1" w:styleId="FrontPageTitle">
    <w:name w:val="Front Page Title"/>
    <w:basedOn w:val="Normal"/>
    <w:uiPriority w:val="2"/>
    <w:rsid w:val="00C05FCB"/>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240" w:line="840" w:lineRule="exact"/>
      <w:contextualSpacing/>
    </w:pPr>
    <w:rPr>
      <w:b/>
      <w:color w:val="0092BC" w:themeColor="text2"/>
      <w:sz w:val="70"/>
      <w:szCs w:val="96"/>
    </w:rPr>
  </w:style>
  <w:style w:type="paragraph" w:customStyle="1" w:styleId="FrontPageSubtitle">
    <w:name w:val="Front Page Subtitle"/>
    <w:basedOn w:val="Normal"/>
    <w:uiPriority w:val="2"/>
    <w:rsid w:val="007A2947"/>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360"/>
      <w:contextualSpacing/>
    </w:pPr>
    <w:rPr>
      <w:color w:val="706F6F" w:themeColor="accent2"/>
      <w:sz w:val="46"/>
      <w:szCs w:val="56"/>
    </w:rPr>
  </w:style>
  <w:style w:type="paragraph" w:customStyle="1" w:styleId="FrontPageWhite23pt">
    <w:name w:val="Front Page White 23 pt"/>
    <w:basedOn w:val="Normal"/>
    <w:uiPriority w:val="2"/>
    <w:rsid w:val="000A77B0"/>
    <w:pPr>
      <w:spacing w:after="400"/>
    </w:pPr>
    <w:rPr>
      <w:color w:val="FFFFFF" w:themeColor="background1"/>
      <w:sz w:val="46"/>
      <w:szCs w:val="56"/>
    </w:rPr>
  </w:style>
  <w:style w:type="paragraph" w:customStyle="1" w:styleId="FrontPageWhite16pt">
    <w:name w:val="Front Page White 16 pt"/>
    <w:basedOn w:val="Normal"/>
    <w:uiPriority w:val="2"/>
    <w:rsid w:val="000A77B0"/>
    <w:pPr>
      <w:spacing w:after="0" w:line="288" w:lineRule="auto"/>
      <w:contextualSpacing/>
    </w:pPr>
    <w:rPr>
      <w:color w:val="FFFFFF" w:themeColor="background1"/>
      <w:sz w:val="32"/>
      <w:szCs w:val="28"/>
    </w:rPr>
  </w:style>
  <w:style w:type="paragraph" w:customStyle="1" w:styleId="FrontPageWhite14pt">
    <w:name w:val="Front Page White 14 pt"/>
    <w:basedOn w:val="Normal"/>
    <w:uiPriority w:val="2"/>
    <w:rsid w:val="003441EC"/>
    <w:pPr>
      <w:spacing w:before="480" w:after="0" w:line="288" w:lineRule="auto"/>
      <w:contextualSpacing/>
    </w:pPr>
    <w:rPr>
      <w:color w:val="FFFFFF" w:themeColor="background1"/>
      <w:sz w:val="28"/>
      <w:szCs w:val="28"/>
    </w:rPr>
  </w:style>
  <w:style w:type="paragraph" w:styleId="BodyText">
    <w:name w:val="Body Text"/>
    <w:basedOn w:val="Normal"/>
    <w:link w:val="BodyTextChar"/>
    <w:semiHidden/>
    <w:unhideWhenUsed/>
    <w:rsid w:val="00072F24"/>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60" w:after="60"/>
      <w:ind w:left="851" w:hanging="851"/>
    </w:pPr>
    <w:rPr>
      <w:rFonts w:cs="Times New Roman"/>
      <w:szCs w:val="22"/>
      <w:lang w:val="en-GB" w:eastAsia="en-GB"/>
    </w:rPr>
  </w:style>
  <w:style w:type="character" w:customStyle="1" w:styleId="BodyTextChar">
    <w:name w:val="Body Text Char"/>
    <w:basedOn w:val="DefaultParagraphFont"/>
    <w:link w:val="BodyText"/>
    <w:semiHidden/>
    <w:rsid w:val="00072F24"/>
    <w:rPr>
      <w:rFonts w:eastAsia="Times New Roman" w:cs="Times New Roman"/>
      <w:sz w:val="22"/>
      <w:szCs w:val="22"/>
    </w:rPr>
  </w:style>
  <w:style w:type="paragraph" w:customStyle="1" w:styleId="Default">
    <w:name w:val="Default"/>
    <w:basedOn w:val="Normal"/>
    <w:rsid w:val="00072F24"/>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autoSpaceDE w:val="0"/>
      <w:autoSpaceDN w:val="0"/>
      <w:spacing w:after="0"/>
    </w:pPr>
    <w:rPr>
      <w:rFonts w:eastAsia="Calibri"/>
      <w:color w:val="000000"/>
      <w:sz w:val="24"/>
      <w:szCs w:val="24"/>
      <w:lang w:val="nb-NO" w:eastAsia="en-US"/>
    </w:rPr>
  </w:style>
  <w:style w:type="character" w:customStyle="1" w:styleId="Heading2Char1">
    <w:name w:val="Heading 2 Char1"/>
    <w:locked/>
    <w:rsid w:val="009A414B"/>
    <w:rPr>
      <w:rFonts w:eastAsia="PMingLiU"/>
      <w:b/>
      <w:bCs/>
      <w:color w:val="000000"/>
      <w:sz w:val="22"/>
      <w:szCs w:val="26"/>
    </w:rPr>
  </w:style>
  <w:style w:type="paragraph" w:styleId="Caption">
    <w:name w:val="caption"/>
    <w:basedOn w:val="Normal"/>
    <w:next w:val="Normal"/>
    <w:unhideWhenUsed/>
    <w:qFormat/>
    <w:rsid w:val="00CA224A"/>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60" w:after="60"/>
      <w:ind w:left="851" w:hanging="851"/>
    </w:pPr>
    <w:rPr>
      <w:rFonts w:cs="Times New Roman"/>
      <w:b/>
      <w:bCs/>
      <w:sz w:val="20"/>
      <w:szCs w:val="22"/>
      <w:lang w:val="en-GB" w:eastAsia="en-GB"/>
    </w:rPr>
  </w:style>
  <w:style w:type="character" w:styleId="Emphasis">
    <w:name w:val="Emphasis"/>
    <w:basedOn w:val="DefaultParagraphFont"/>
    <w:qFormat/>
    <w:rsid w:val="00DB0220"/>
    <w:rPr>
      <w:i/>
      <w:iCs/>
    </w:rPr>
  </w:style>
  <w:style w:type="character" w:customStyle="1" w:styleId="StyleArial">
    <w:name w:val="Style Arial"/>
    <w:rsid w:val="00CE0423"/>
    <w:rPr>
      <w:rFonts w:ascii="Arial" w:hAnsi="Arial" w:cs="Arial" w:hint="default"/>
      <w:szCs w:val="22"/>
    </w:rPr>
  </w:style>
  <w:style w:type="character" w:styleId="UnresolvedMention">
    <w:name w:val="Unresolved Mention"/>
    <w:basedOn w:val="DefaultParagraphFont"/>
    <w:uiPriority w:val="99"/>
    <w:semiHidden/>
    <w:unhideWhenUsed/>
    <w:rsid w:val="00F03CCB"/>
    <w:rPr>
      <w:color w:val="605E5C"/>
      <w:shd w:val="clear" w:color="auto" w:fill="E1DFDD"/>
    </w:rPr>
  </w:style>
  <w:style w:type="paragraph" w:customStyle="1" w:styleId="bullet">
    <w:name w:val="bullet"/>
    <w:basedOn w:val="Normal"/>
    <w:autoRedefine/>
    <w:rsid w:val="00C2361D"/>
    <w:pPr>
      <w:widowControl/>
      <w:numPr>
        <w:numId w:val="6"/>
      </w:num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60" w:after="60"/>
    </w:pPr>
    <w:rPr>
      <w:rFonts w:cs="Times New Roman"/>
      <w:sz w:val="20"/>
      <w:szCs w:val="22"/>
      <w:lang w:val="en-GB" w:eastAsia="en-GB"/>
    </w:rPr>
  </w:style>
  <w:style w:type="character" w:styleId="CommentReference">
    <w:name w:val="annotation reference"/>
    <w:uiPriority w:val="99"/>
    <w:semiHidden/>
    <w:rsid w:val="00CA224A"/>
    <w:rPr>
      <w:sz w:val="16"/>
      <w:szCs w:val="16"/>
    </w:rPr>
  </w:style>
  <w:style w:type="paragraph" w:styleId="CommentText">
    <w:name w:val="annotation text"/>
    <w:basedOn w:val="Normal"/>
    <w:link w:val="CommentTextChar"/>
    <w:uiPriority w:val="99"/>
    <w:semiHidden/>
    <w:rsid w:val="00CA224A"/>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60" w:after="60"/>
      <w:ind w:left="851" w:hanging="851"/>
    </w:pPr>
    <w:rPr>
      <w:rFonts w:cs="Times New Roman"/>
      <w:sz w:val="20"/>
      <w:szCs w:val="22"/>
      <w:lang w:val="en-GB" w:eastAsia="en-GB"/>
    </w:rPr>
  </w:style>
  <w:style w:type="character" w:customStyle="1" w:styleId="CommentTextChar">
    <w:name w:val="Comment Text Char"/>
    <w:basedOn w:val="DefaultParagraphFont"/>
    <w:link w:val="CommentText"/>
    <w:uiPriority w:val="99"/>
    <w:semiHidden/>
    <w:rsid w:val="00C2361D"/>
    <w:rPr>
      <w:rFonts w:eastAsia="Times New Roman" w:cs="Times New Roman"/>
      <w:szCs w:val="22"/>
    </w:rPr>
  </w:style>
  <w:style w:type="paragraph" w:customStyle="1" w:styleId="CorrectNormal">
    <w:name w:val="Correct Normal"/>
    <w:basedOn w:val="NormalIndent"/>
    <w:qFormat/>
    <w:rsid w:val="006F1AF2"/>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ind w:left="708"/>
    </w:pPr>
    <w:rPr>
      <w:rFonts w:eastAsia="Batang"/>
      <w:color w:val="000000"/>
      <w:szCs w:val="22"/>
      <w:lang w:val="en-GB"/>
    </w:rPr>
  </w:style>
  <w:style w:type="paragraph" w:styleId="NormalIndent">
    <w:name w:val="Normal Indent"/>
    <w:basedOn w:val="Normal"/>
    <w:link w:val="NormalIndentChar"/>
    <w:unhideWhenUsed/>
    <w:rsid w:val="006F1AF2"/>
    <w:pPr>
      <w:ind w:left="720"/>
    </w:pPr>
  </w:style>
  <w:style w:type="paragraph" w:customStyle="1" w:styleId="bulletline">
    <w:name w:val="bullet line"/>
    <w:rsid w:val="00A42E18"/>
    <w:pPr>
      <w:numPr>
        <w:numId w:val="7"/>
      </w:numPr>
      <w:spacing w:before="60" w:after="60"/>
    </w:pPr>
    <w:rPr>
      <w:rFonts w:eastAsia="Times New Roman" w:cs="Times New Roman"/>
      <w:noProof/>
      <w:sz w:val="22"/>
      <w:szCs w:val="22"/>
      <w:lang w:eastAsia="nb-NO"/>
    </w:rPr>
  </w:style>
  <w:style w:type="character" w:customStyle="1" w:styleId="NormalIndentChar">
    <w:name w:val="Normal Indent Char"/>
    <w:link w:val="NormalIndent"/>
    <w:rsid w:val="00A42E18"/>
    <w:rPr>
      <w:rFonts w:eastAsia="Times New Roman" w:cs="Arial"/>
      <w:sz w:val="22"/>
      <w:lang w:val="en-US" w:eastAsia="nb-NO"/>
    </w:rPr>
  </w:style>
  <w:style w:type="table" w:styleId="LightList-Accent2">
    <w:name w:val="Light List Accent 2"/>
    <w:basedOn w:val="TableNormal"/>
    <w:uiPriority w:val="61"/>
    <w:rsid w:val="00590590"/>
    <w:tblPr>
      <w:tblStyleRowBandSize w:val="1"/>
      <w:tblStyleColBandSize w:val="1"/>
      <w:tblBorders>
        <w:top w:val="single" w:sz="8" w:space="0" w:color="706F6F" w:themeColor="accent2"/>
        <w:left w:val="single" w:sz="8" w:space="0" w:color="706F6F" w:themeColor="accent2"/>
        <w:bottom w:val="single" w:sz="8" w:space="0" w:color="706F6F" w:themeColor="accent2"/>
        <w:right w:val="single" w:sz="8" w:space="0" w:color="706F6F" w:themeColor="accent2"/>
      </w:tblBorders>
    </w:tblPr>
    <w:tblStylePr w:type="firstRow">
      <w:pPr>
        <w:spacing w:before="0" w:after="0" w:line="240" w:lineRule="auto"/>
      </w:pPr>
      <w:rPr>
        <w:b/>
        <w:bCs/>
        <w:color w:val="FFFFFF" w:themeColor="background1"/>
      </w:rPr>
      <w:tblPr/>
      <w:tcPr>
        <w:shd w:val="clear" w:color="auto" w:fill="706F6F" w:themeFill="accent2"/>
      </w:tcPr>
    </w:tblStylePr>
    <w:tblStylePr w:type="lastRow">
      <w:pPr>
        <w:spacing w:before="0" w:after="0" w:line="240" w:lineRule="auto"/>
      </w:pPr>
      <w:rPr>
        <w:b/>
        <w:bCs/>
      </w:rPr>
      <w:tblPr/>
      <w:tcPr>
        <w:tcBorders>
          <w:top w:val="double" w:sz="6" w:space="0" w:color="706F6F" w:themeColor="accent2"/>
          <w:left w:val="single" w:sz="8" w:space="0" w:color="706F6F" w:themeColor="accent2"/>
          <w:bottom w:val="single" w:sz="8" w:space="0" w:color="706F6F" w:themeColor="accent2"/>
          <w:right w:val="single" w:sz="8" w:space="0" w:color="706F6F" w:themeColor="accent2"/>
        </w:tcBorders>
      </w:tcPr>
    </w:tblStylePr>
    <w:tblStylePr w:type="firstCol">
      <w:rPr>
        <w:b/>
        <w:bCs/>
      </w:rPr>
    </w:tblStylePr>
    <w:tblStylePr w:type="lastCol">
      <w:rPr>
        <w:b/>
        <w:bCs/>
      </w:rPr>
    </w:tblStylePr>
    <w:tblStylePr w:type="band1Vert">
      <w:tblPr/>
      <w:tcPr>
        <w:tcBorders>
          <w:top w:val="single" w:sz="8" w:space="0" w:color="706F6F" w:themeColor="accent2"/>
          <w:left w:val="single" w:sz="8" w:space="0" w:color="706F6F" w:themeColor="accent2"/>
          <w:bottom w:val="single" w:sz="8" w:space="0" w:color="706F6F" w:themeColor="accent2"/>
          <w:right w:val="single" w:sz="8" w:space="0" w:color="706F6F" w:themeColor="accent2"/>
        </w:tcBorders>
      </w:tcPr>
    </w:tblStylePr>
    <w:tblStylePr w:type="band1Horz">
      <w:tblPr/>
      <w:tcPr>
        <w:tcBorders>
          <w:top w:val="single" w:sz="8" w:space="0" w:color="706F6F" w:themeColor="accent2"/>
          <w:left w:val="single" w:sz="8" w:space="0" w:color="706F6F" w:themeColor="accent2"/>
          <w:bottom w:val="single" w:sz="8" w:space="0" w:color="706F6F" w:themeColor="accent2"/>
          <w:right w:val="single" w:sz="8" w:space="0" w:color="706F6F" w:themeColor="accent2"/>
        </w:tcBorders>
      </w:tcPr>
    </w:tblStylePr>
  </w:style>
  <w:style w:type="paragraph" w:styleId="Revision">
    <w:name w:val="Revision"/>
    <w:hidden/>
    <w:uiPriority w:val="99"/>
    <w:semiHidden/>
    <w:rsid w:val="00E36013"/>
    <w:rPr>
      <w:rFonts w:eastAsia="Times New Roman" w:cs="Arial"/>
      <w:sz w:val="22"/>
      <w:lang w:val="en-US" w:eastAsia="nb-NO"/>
    </w:rPr>
  </w:style>
  <w:style w:type="paragraph" w:styleId="CommentSubject">
    <w:name w:val="annotation subject"/>
    <w:basedOn w:val="CommentText"/>
    <w:next w:val="CommentText"/>
    <w:link w:val="CommentSubjectChar"/>
    <w:uiPriority w:val="99"/>
    <w:semiHidden/>
    <w:unhideWhenUsed/>
    <w:rsid w:val="00CA224A"/>
    <w:pPr>
      <w:widowControl w:val="0"/>
      <w:tabs>
        <w:tab w:val="left" w:pos="284"/>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0" w:after="120"/>
      <w:ind w:left="0" w:firstLine="0"/>
    </w:pPr>
    <w:rPr>
      <w:rFonts w:cs="Arial"/>
      <w:b/>
      <w:bCs/>
      <w:szCs w:val="20"/>
      <w:lang w:val="en-US" w:eastAsia="nb-NO"/>
    </w:rPr>
  </w:style>
  <w:style w:type="character" w:customStyle="1" w:styleId="CommentSubjectChar">
    <w:name w:val="Comment Subject Char"/>
    <w:basedOn w:val="CommentTextChar"/>
    <w:link w:val="CommentSubject"/>
    <w:uiPriority w:val="99"/>
    <w:semiHidden/>
    <w:rsid w:val="00271783"/>
    <w:rPr>
      <w:rFonts w:eastAsia="Times New Roman" w:cs="Arial"/>
      <w:b/>
      <w:bCs/>
      <w:szCs w:val="22"/>
      <w:lang w:val="en-US" w:eastAsia="nb-NO"/>
    </w:rPr>
  </w:style>
  <w:style w:type="character" w:styleId="FollowedHyperlink">
    <w:name w:val="FollowedHyperlink"/>
    <w:basedOn w:val="DefaultParagraphFont"/>
    <w:uiPriority w:val="99"/>
    <w:semiHidden/>
    <w:unhideWhenUsed/>
    <w:rsid w:val="00CA224A"/>
    <w:rPr>
      <w:color w:val="706F6F" w:themeColor="followedHyperlink"/>
      <w:u w:val="single"/>
    </w:rPr>
  </w:style>
  <w:style w:type="character" w:styleId="Mention">
    <w:name w:val="Mention"/>
    <w:basedOn w:val="DefaultParagraphFont"/>
    <w:uiPriority w:val="99"/>
    <w:unhideWhenUsed/>
    <w:rsid w:val="00551B63"/>
    <w:rPr>
      <w:color w:val="2B579A"/>
      <w:shd w:val="clear" w:color="auto" w:fill="E1DFDD"/>
    </w:rPr>
  </w:style>
  <w:style w:type="table" w:styleId="GridTable1Light">
    <w:name w:val="Grid Table 1 Light"/>
    <w:basedOn w:val="TableNormal"/>
    <w:uiPriority w:val="46"/>
    <w:rsid w:val="000A005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4-Accent2">
    <w:name w:val="List Table 4 Accent 2"/>
    <w:basedOn w:val="TableNormal"/>
    <w:uiPriority w:val="49"/>
    <w:rsid w:val="00ED10C7"/>
    <w:tblPr>
      <w:tblStyleRowBandSize w:val="1"/>
      <w:tblStyleColBandSize w:val="1"/>
      <w:tblBorders>
        <w:top w:val="single" w:sz="4" w:space="0" w:color="A9A8A8" w:themeColor="accent2" w:themeTint="99"/>
        <w:left w:val="single" w:sz="4" w:space="0" w:color="A9A8A8" w:themeColor="accent2" w:themeTint="99"/>
        <w:bottom w:val="single" w:sz="4" w:space="0" w:color="A9A8A8" w:themeColor="accent2" w:themeTint="99"/>
        <w:right w:val="single" w:sz="4" w:space="0" w:color="A9A8A8" w:themeColor="accent2" w:themeTint="99"/>
        <w:insideH w:val="single" w:sz="4" w:space="0" w:color="A9A8A8" w:themeColor="accent2" w:themeTint="99"/>
      </w:tblBorders>
    </w:tblPr>
    <w:tblStylePr w:type="firstRow">
      <w:rPr>
        <w:b/>
        <w:bCs/>
        <w:color w:val="FFFFFF" w:themeColor="background1"/>
      </w:rPr>
      <w:tblPr/>
      <w:tcPr>
        <w:tcBorders>
          <w:top w:val="single" w:sz="4" w:space="0" w:color="706F6F" w:themeColor="accent2"/>
          <w:left w:val="single" w:sz="4" w:space="0" w:color="706F6F" w:themeColor="accent2"/>
          <w:bottom w:val="single" w:sz="4" w:space="0" w:color="706F6F" w:themeColor="accent2"/>
          <w:right w:val="single" w:sz="4" w:space="0" w:color="706F6F" w:themeColor="accent2"/>
          <w:insideH w:val="nil"/>
        </w:tcBorders>
        <w:shd w:val="clear" w:color="auto" w:fill="706F6F" w:themeFill="accent2"/>
      </w:tcPr>
    </w:tblStylePr>
    <w:tblStylePr w:type="lastRow">
      <w:rPr>
        <w:b/>
        <w:bCs/>
      </w:rPr>
      <w:tblPr/>
      <w:tcPr>
        <w:tcBorders>
          <w:top w:val="double" w:sz="4" w:space="0" w:color="A9A8A8" w:themeColor="accent2" w:themeTint="99"/>
        </w:tcBorders>
      </w:tcPr>
    </w:tblStylePr>
    <w:tblStylePr w:type="firstCol">
      <w:rPr>
        <w:b/>
        <w:bCs/>
      </w:rPr>
    </w:tblStylePr>
    <w:tblStylePr w:type="lastCol">
      <w:rPr>
        <w:b/>
        <w:bCs/>
      </w:rPr>
    </w:tblStylePr>
    <w:tblStylePr w:type="band1Vert">
      <w:tblPr/>
      <w:tcPr>
        <w:shd w:val="clear" w:color="auto" w:fill="E2E2E2" w:themeFill="accent2" w:themeFillTint="33"/>
      </w:tcPr>
    </w:tblStylePr>
    <w:tblStylePr w:type="band1Horz">
      <w:tblPr/>
      <w:tcPr>
        <w:shd w:val="clear" w:color="auto" w:fill="E2E2E2" w:themeFill="accent2" w:themeFillTint="33"/>
      </w:tcPr>
    </w:tblStylePr>
  </w:style>
  <w:style w:type="paragraph" w:customStyle="1" w:styleId="MHWirthBlackHeaderRight">
    <w:name w:val="MHWirth Black Header Right"/>
    <w:basedOn w:val="Normal"/>
    <w:uiPriority w:val="2"/>
    <w:rsid w:val="008F19D9"/>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pos="9639"/>
      </w:tabs>
      <w:spacing w:after="0"/>
      <w:jc w:val="right"/>
    </w:pPr>
    <w:rPr>
      <w:color w:val="000000"/>
      <w:sz w:val="24"/>
    </w:rPr>
  </w:style>
  <w:style w:type="paragraph" w:customStyle="1" w:styleId="HeadingRole">
    <w:name w:val="Heading Role"/>
    <w:basedOn w:val="Normal"/>
    <w:next w:val="ListBullet"/>
    <w:uiPriority w:val="1"/>
    <w:qFormat/>
    <w:rsid w:val="008F19D9"/>
    <w:pPr>
      <w:keepNext/>
      <w:tabs>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before="360"/>
    </w:pPr>
    <w:rPr>
      <w:noProof/>
      <w:sz w:val="28"/>
      <w:szCs w:val="22"/>
    </w:rPr>
  </w:style>
  <w:style w:type="paragraph" w:customStyle="1" w:styleId="PurposeandScope-InputandOutput">
    <w:name w:val="Purpose and Scope - Input and Output"/>
    <w:basedOn w:val="TOCHeading"/>
    <w:next w:val="GrayBoldHeading"/>
    <w:uiPriority w:val="1"/>
    <w:rsid w:val="00CA224A"/>
    <w:rPr>
      <w:bCs/>
      <w:color w:val="0092BC"/>
      <w:szCs w:val="28"/>
    </w:rPr>
  </w:style>
  <w:style w:type="paragraph" w:customStyle="1" w:styleId="MHWirthBlackHeaderRightBefore6">
    <w:name w:val="MHWirth Black Header Right Before 6"/>
    <w:basedOn w:val="Normal"/>
    <w:uiPriority w:val="2"/>
    <w:rsid w:val="008F19D9"/>
    <w:pPr>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right" w:pos="9639"/>
      </w:tabs>
      <w:spacing w:before="120" w:after="0"/>
      <w:jc w:val="right"/>
    </w:pPr>
    <w:rPr>
      <w:color w:val="000000"/>
      <w:sz w:val="20"/>
    </w:rPr>
  </w:style>
  <w:style w:type="paragraph" w:customStyle="1" w:styleId="BlackHeaderLeft11After6">
    <w:name w:val="Black Header Left 11 After 6"/>
    <w:basedOn w:val="MHWirthBlackHeaderRightBefore6"/>
    <w:uiPriority w:val="3"/>
    <w:rsid w:val="008F19D9"/>
    <w:pPr>
      <w:spacing w:before="0" w:after="120"/>
      <w:jc w:val="left"/>
    </w:pPr>
    <w:rPr>
      <w:sz w:val="22"/>
      <w:szCs w:val="22"/>
    </w:rPr>
  </w:style>
  <w:style w:type="paragraph" w:customStyle="1" w:styleId="BlackHeaderLeft12">
    <w:name w:val="Black Header Left 12"/>
    <w:basedOn w:val="MHWirthBlackHeaderRight"/>
    <w:uiPriority w:val="3"/>
    <w:rsid w:val="008F19D9"/>
    <w:pPr>
      <w:spacing w:after="200"/>
      <w:jc w:val="left"/>
    </w:pPr>
  </w:style>
  <w:style w:type="paragraph" w:customStyle="1" w:styleId="MHWirthBlueTitleBefore6After0">
    <w:name w:val="MHWirth Blue Title Before 6 After 0"/>
    <w:basedOn w:val="MHWirthBlueTitle"/>
    <w:uiPriority w:val="2"/>
    <w:rsid w:val="00CA224A"/>
    <w:pPr>
      <w:spacing w:before="120" w:after="0"/>
    </w:pPr>
    <w:rPr>
      <w:color w:val="0092BC"/>
    </w:rPr>
  </w:style>
  <w:style w:type="paragraph" w:customStyle="1" w:styleId="Description">
    <w:name w:val="Description"/>
    <w:basedOn w:val="Normal"/>
    <w:next w:val="Normal"/>
    <w:rsid w:val="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jc w:val="center"/>
    </w:pPr>
    <w:rPr>
      <w:b/>
      <w:bCs/>
      <w:noProof/>
      <w:sz w:val="40"/>
      <w:szCs w:val="40"/>
      <w:lang w:val="en-GB"/>
    </w:rPr>
  </w:style>
  <w:style w:type="paragraph" w:customStyle="1" w:styleId="Table9ptBefore3After3">
    <w:name w:val="Table 9 pt Before 3 After 3"/>
    <w:basedOn w:val="Table9ptAfter0"/>
    <w:uiPriority w:val="2"/>
    <w:rsid w:val="008F19D9"/>
    <w:pPr>
      <w:spacing w:before="60" w:after="60"/>
    </w:pPr>
    <w:rPr>
      <w:b/>
    </w:rPr>
  </w:style>
  <w:style w:type="paragraph" w:customStyle="1" w:styleId="HeaderTableGrayText">
    <w:name w:val="Header Table Gray Text"/>
    <w:basedOn w:val="Normal"/>
    <w:uiPriority w:val="2"/>
    <w:rsid w:val="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line="200" w:lineRule="atLeast"/>
    </w:pPr>
    <w:rPr>
      <w:rFonts w:eastAsiaTheme="minorHAnsi" w:cstheme="minorBidi"/>
      <w:color w:val="706F6F" w:themeColor="accent2"/>
      <w:sz w:val="16"/>
      <w:szCs w:val="16"/>
      <w:lang w:eastAsia="en-US"/>
    </w:rPr>
  </w:style>
  <w:style w:type="paragraph" w:customStyle="1" w:styleId="ASindentedNormalFronpage">
    <w:name w:val="AS indented Normal Fronpage"/>
    <w:basedOn w:val="Normal"/>
    <w:rsid w:val="008F19D9"/>
    <w:pPr>
      <w:tabs>
        <w:tab w:val="clear" w:pos="284"/>
        <w:tab w:val="clear" w:pos="567"/>
      </w:tabs>
      <w:spacing w:after="0"/>
      <w:ind w:left="741" w:hanging="741"/>
    </w:pPr>
    <w:rPr>
      <w:rFonts w:cs="Times New Roman"/>
      <w:color w:val="003145"/>
      <w:sz w:val="20"/>
      <w:lang w:val="en-GB"/>
    </w:rPr>
  </w:style>
  <w:style w:type="paragraph" w:customStyle="1" w:styleId="BoldForsideASBlue">
    <w:name w:val="Bold Forside AS Blue"/>
    <w:basedOn w:val="Normal"/>
    <w:link w:val="BoldForsideASBlueChar"/>
    <w:rsid w:val="008F19D9"/>
    <w:pPr>
      <w:tabs>
        <w:tab w:val="clear" w:pos="284"/>
        <w:tab w:val="clear" w:pos="567"/>
        <w:tab w:val="clear" w:pos="1134"/>
        <w:tab w:val="clear" w:pos="9072"/>
      </w:tabs>
      <w:spacing w:after="0"/>
      <w:jc w:val="center"/>
    </w:pPr>
    <w:rPr>
      <w:b/>
      <w:caps/>
      <w:color w:val="003145"/>
      <w:sz w:val="28"/>
      <w:szCs w:val="28"/>
      <w:lang w:val="en-GB"/>
    </w:rPr>
  </w:style>
  <w:style w:type="paragraph" w:customStyle="1" w:styleId="ASNormalFontpage">
    <w:name w:val="AS Normal Fontpage"/>
    <w:basedOn w:val="Normal"/>
    <w:rsid w:val="008F19D9"/>
    <w:pPr>
      <w:tabs>
        <w:tab w:val="clear" w:pos="284"/>
        <w:tab w:val="clear" w:pos="567"/>
      </w:tabs>
      <w:spacing w:after="0"/>
    </w:pPr>
    <w:rPr>
      <w:color w:val="003145"/>
      <w:lang w:val="en-GB"/>
    </w:rPr>
  </w:style>
  <w:style w:type="character" w:customStyle="1" w:styleId="BoldForsideASBlueChar">
    <w:name w:val="Bold Forside AS Blue Char"/>
    <w:basedOn w:val="DefaultParagraphFont"/>
    <w:link w:val="BoldForsideASBlue"/>
    <w:rsid w:val="008F19D9"/>
    <w:rPr>
      <w:rFonts w:eastAsia="Times New Roman" w:cs="Arial"/>
      <w:b/>
      <w:caps/>
      <w:color w:val="003145"/>
      <w:sz w:val="28"/>
      <w:szCs w:val="28"/>
      <w:lang w:eastAsia="nb-NO"/>
    </w:rPr>
  </w:style>
  <w:style w:type="paragraph" w:customStyle="1" w:styleId="Style3">
    <w:name w:val="Style3"/>
    <w:basedOn w:val="BoldForsideASBlue"/>
    <w:link w:val="Style3Char"/>
    <w:qFormat/>
    <w:rsid w:val="008F19D9"/>
    <w:rPr>
      <w:caps w:val="0"/>
    </w:rPr>
  </w:style>
  <w:style w:type="character" w:customStyle="1" w:styleId="Style3Char">
    <w:name w:val="Style3 Char"/>
    <w:basedOn w:val="BoldForsideASBlueChar"/>
    <w:link w:val="Style3"/>
    <w:rsid w:val="008F19D9"/>
    <w:rPr>
      <w:rFonts w:eastAsia="Times New Roman" w:cs="Arial"/>
      <w:b/>
      <w:caps w:val="0"/>
      <w:color w:val="003145"/>
      <w:sz w:val="28"/>
      <w:szCs w:val="28"/>
      <w:lang w:eastAsia="nb-NO"/>
    </w:rPr>
  </w:style>
  <w:style w:type="paragraph" w:customStyle="1" w:styleId="TableContents10pt">
    <w:name w:val="Table Contents 10pt"/>
    <w:basedOn w:val="Normal"/>
    <w:link w:val="TableContents10ptChar"/>
    <w:rsid w:val="008F19D9"/>
    <w:pPr>
      <w:widowControl/>
      <w:tabs>
        <w:tab w:val="clear" w:pos="284"/>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clear" w:pos="8505"/>
        <w:tab w:val="clear" w:pos="9072"/>
        <w:tab w:val="clear" w:pos="9639"/>
      </w:tabs>
      <w:spacing w:after="0"/>
    </w:pPr>
    <w:rPr>
      <w:rFonts w:cs="Times New Roman"/>
      <w:sz w:val="20"/>
      <w:lang w:val="en-GB" w:eastAsia="en-GB"/>
    </w:rPr>
  </w:style>
  <w:style w:type="character" w:customStyle="1" w:styleId="TableContents10ptChar">
    <w:name w:val="Table Contents 10pt Char"/>
    <w:link w:val="TableContents10pt"/>
    <w:rsid w:val="008F19D9"/>
    <w:rPr>
      <w:rFonts w:eastAsia="Times New Roman" w:cs="Times New Roman"/>
    </w:rPr>
  </w:style>
  <w:style w:type="character" w:customStyle="1" w:styleId="WarningTerminologyHeading14ptBold">
    <w:name w:val="Warning Terminology Heading 14pt + Bold"/>
    <w:rsid w:val="008F19D9"/>
    <w:rPr>
      <w:rFonts w:ascii="Arial" w:hAnsi="Arial"/>
      <w:b/>
      <w:bCs/>
      <w:sz w:val="28"/>
    </w:rPr>
  </w:style>
  <w:style w:type="table" w:styleId="LightList-Accent5">
    <w:name w:val="Light List Accent 5"/>
    <w:basedOn w:val="TableNormal"/>
    <w:uiPriority w:val="61"/>
    <w:rsid w:val="008F19D9"/>
    <w:rPr>
      <w:lang w:val="en-US" w:eastAsia="zh-TW" w:bidi="th-TH"/>
    </w:rPr>
    <w:tblPr>
      <w:tblStyleRowBandSize w:val="1"/>
      <w:tblStyleColBandSize w:val="1"/>
      <w:tblBorders>
        <w:top w:val="single" w:sz="8" w:space="0" w:color="F1C400" w:themeColor="accent5"/>
        <w:left w:val="single" w:sz="8" w:space="0" w:color="F1C400" w:themeColor="accent5"/>
        <w:bottom w:val="single" w:sz="8" w:space="0" w:color="F1C400" w:themeColor="accent5"/>
        <w:right w:val="single" w:sz="8" w:space="0" w:color="F1C400" w:themeColor="accent5"/>
      </w:tblBorders>
    </w:tblPr>
    <w:tblStylePr w:type="firstRow">
      <w:pPr>
        <w:spacing w:before="0" w:after="0" w:line="240" w:lineRule="auto"/>
      </w:pPr>
      <w:rPr>
        <w:b/>
        <w:bCs/>
        <w:color w:val="FFFFFF" w:themeColor="background1"/>
      </w:rPr>
      <w:tblPr/>
      <w:tcPr>
        <w:shd w:val="clear" w:color="auto" w:fill="F1C400" w:themeFill="accent5"/>
      </w:tcPr>
    </w:tblStylePr>
    <w:tblStylePr w:type="lastRow">
      <w:pPr>
        <w:spacing w:before="0" w:after="0" w:line="240" w:lineRule="auto"/>
      </w:pPr>
      <w:rPr>
        <w:b/>
        <w:bCs/>
      </w:rPr>
      <w:tblPr/>
      <w:tcPr>
        <w:tcBorders>
          <w:top w:val="double" w:sz="6" w:space="0" w:color="F1C400" w:themeColor="accent5"/>
          <w:left w:val="single" w:sz="8" w:space="0" w:color="F1C400" w:themeColor="accent5"/>
          <w:bottom w:val="single" w:sz="8" w:space="0" w:color="F1C400" w:themeColor="accent5"/>
          <w:right w:val="single" w:sz="8" w:space="0" w:color="F1C400" w:themeColor="accent5"/>
        </w:tcBorders>
      </w:tcPr>
    </w:tblStylePr>
    <w:tblStylePr w:type="firstCol">
      <w:rPr>
        <w:b/>
        <w:bCs/>
      </w:rPr>
    </w:tblStylePr>
    <w:tblStylePr w:type="lastCol">
      <w:rPr>
        <w:b/>
        <w:bCs/>
      </w:rPr>
    </w:tblStylePr>
    <w:tblStylePr w:type="band1Vert">
      <w:tblPr/>
      <w:tcPr>
        <w:tcBorders>
          <w:top w:val="single" w:sz="8" w:space="0" w:color="F1C400" w:themeColor="accent5"/>
          <w:left w:val="single" w:sz="8" w:space="0" w:color="F1C400" w:themeColor="accent5"/>
          <w:bottom w:val="single" w:sz="8" w:space="0" w:color="F1C400" w:themeColor="accent5"/>
          <w:right w:val="single" w:sz="8" w:space="0" w:color="F1C400" w:themeColor="accent5"/>
        </w:tcBorders>
      </w:tcPr>
    </w:tblStylePr>
    <w:tblStylePr w:type="band1Horz">
      <w:tblPr/>
      <w:tcPr>
        <w:tcBorders>
          <w:top w:val="single" w:sz="8" w:space="0" w:color="F1C400" w:themeColor="accent5"/>
          <w:left w:val="single" w:sz="8" w:space="0" w:color="F1C400" w:themeColor="accent5"/>
          <w:bottom w:val="single" w:sz="8" w:space="0" w:color="F1C400" w:themeColor="accent5"/>
          <w:right w:val="single" w:sz="8" w:space="0" w:color="F1C400" w:themeColor="accent5"/>
        </w:tcBorders>
      </w:tcPr>
    </w:tblStylePr>
  </w:style>
  <w:style w:type="table" w:styleId="LightList-Accent1">
    <w:name w:val="Light List Accent 1"/>
    <w:basedOn w:val="TableNormal"/>
    <w:uiPriority w:val="61"/>
    <w:rsid w:val="008F19D9"/>
    <w:rPr>
      <w:lang w:val="en-US" w:eastAsia="zh-TW" w:bidi="th-TH"/>
    </w:rPr>
    <w:tblPr>
      <w:tblStyleRowBandSize w:val="1"/>
      <w:tblStyleColBandSize w:val="1"/>
      <w:tblBorders>
        <w:top w:val="single" w:sz="8" w:space="0" w:color="0092BC" w:themeColor="accent1"/>
        <w:left w:val="single" w:sz="8" w:space="0" w:color="0092BC" w:themeColor="accent1"/>
        <w:bottom w:val="single" w:sz="8" w:space="0" w:color="0092BC" w:themeColor="accent1"/>
        <w:right w:val="single" w:sz="8" w:space="0" w:color="0092BC" w:themeColor="accent1"/>
      </w:tblBorders>
    </w:tblPr>
    <w:tblStylePr w:type="firstRow">
      <w:pPr>
        <w:spacing w:before="0" w:after="0" w:line="240" w:lineRule="auto"/>
      </w:pPr>
      <w:rPr>
        <w:b/>
        <w:bCs/>
        <w:color w:val="FFFFFF" w:themeColor="background1"/>
      </w:rPr>
      <w:tblPr/>
      <w:tcPr>
        <w:shd w:val="clear" w:color="auto" w:fill="0092BC" w:themeFill="accent1"/>
      </w:tcPr>
    </w:tblStylePr>
    <w:tblStylePr w:type="lastRow">
      <w:pPr>
        <w:spacing w:before="0" w:after="0" w:line="240" w:lineRule="auto"/>
      </w:pPr>
      <w:rPr>
        <w:b/>
        <w:bCs/>
      </w:rPr>
      <w:tblPr/>
      <w:tcPr>
        <w:tcBorders>
          <w:top w:val="double" w:sz="6" w:space="0" w:color="0092BC" w:themeColor="accent1"/>
          <w:left w:val="single" w:sz="8" w:space="0" w:color="0092BC" w:themeColor="accent1"/>
          <w:bottom w:val="single" w:sz="8" w:space="0" w:color="0092BC" w:themeColor="accent1"/>
          <w:right w:val="single" w:sz="8" w:space="0" w:color="0092BC" w:themeColor="accent1"/>
        </w:tcBorders>
      </w:tcPr>
    </w:tblStylePr>
    <w:tblStylePr w:type="firstCol">
      <w:rPr>
        <w:b/>
        <w:bCs/>
      </w:rPr>
    </w:tblStylePr>
    <w:tblStylePr w:type="lastCol">
      <w:rPr>
        <w:b/>
        <w:bCs/>
      </w:rPr>
    </w:tblStylePr>
    <w:tblStylePr w:type="band1Vert">
      <w:tblPr/>
      <w:tcPr>
        <w:tcBorders>
          <w:top w:val="single" w:sz="8" w:space="0" w:color="0092BC" w:themeColor="accent1"/>
          <w:left w:val="single" w:sz="8" w:space="0" w:color="0092BC" w:themeColor="accent1"/>
          <w:bottom w:val="single" w:sz="8" w:space="0" w:color="0092BC" w:themeColor="accent1"/>
          <w:right w:val="single" w:sz="8" w:space="0" w:color="0092BC" w:themeColor="accent1"/>
        </w:tcBorders>
      </w:tcPr>
    </w:tblStylePr>
    <w:tblStylePr w:type="band1Horz">
      <w:tblPr/>
      <w:tcPr>
        <w:tcBorders>
          <w:top w:val="single" w:sz="8" w:space="0" w:color="0092BC" w:themeColor="accent1"/>
          <w:left w:val="single" w:sz="8" w:space="0" w:color="0092BC" w:themeColor="accent1"/>
          <w:bottom w:val="single" w:sz="8" w:space="0" w:color="0092BC" w:themeColor="accent1"/>
          <w:right w:val="single" w:sz="8" w:space="0" w:color="0092BC" w:themeColor="accent1"/>
        </w:tcBorders>
      </w:tcPr>
    </w:tblStylePr>
  </w:style>
  <w:style w:type="character" w:customStyle="1" w:styleId="lead">
    <w:name w:val="lead"/>
    <w:basedOn w:val="DefaultParagraphFont"/>
    <w:rsid w:val="00B57FBB"/>
  </w:style>
  <w:style w:type="table" w:styleId="ListTable3-Accent1">
    <w:name w:val="List Table 3 Accent 1"/>
    <w:basedOn w:val="TableNormal"/>
    <w:uiPriority w:val="48"/>
    <w:rsid w:val="00AB5446"/>
    <w:tblPr>
      <w:tblStyleRowBandSize w:val="1"/>
      <w:tblStyleColBandSize w:val="1"/>
      <w:tblBorders>
        <w:top w:val="single" w:sz="4" w:space="0" w:color="0092BC" w:themeColor="accent1"/>
        <w:left w:val="single" w:sz="4" w:space="0" w:color="0092BC" w:themeColor="accent1"/>
        <w:bottom w:val="single" w:sz="4" w:space="0" w:color="0092BC" w:themeColor="accent1"/>
        <w:right w:val="single" w:sz="4" w:space="0" w:color="0092BC" w:themeColor="accent1"/>
      </w:tblBorders>
    </w:tblPr>
    <w:tblStylePr w:type="firstRow">
      <w:rPr>
        <w:b/>
        <w:bCs/>
        <w:color w:val="FFFFFF" w:themeColor="background1"/>
      </w:rPr>
      <w:tblPr/>
      <w:tcPr>
        <w:shd w:val="clear" w:color="auto" w:fill="0092BC" w:themeFill="accent1"/>
      </w:tcPr>
    </w:tblStylePr>
    <w:tblStylePr w:type="lastRow">
      <w:rPr>
        <w:b/>
        <w:bCs/>
      </w:rPr>
      <w:tblPr/>
      <w:tcPr>
        <w:tcBorders>
          <w:top w:val="double" w:sz="4" w:space="0" w:color="0092B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2BC" w:themeColor="accent1"/>
          <w:right w:val="single" w:sz="4" w:space="0" w:color="0092BC" w:themeColor="accent1"/>
        </w:tcBorders>
      </w:tcPr>
    </w:tblStylePr>
    <w:tblStylePr w:type="band1Horz">
      <w:tblPr/>
      <w:tcPr>
        <w:tcBorders>
          <w:top w:val="single" w:sz="4" w:space="0" w:color="0092BC" w:themeColor="accent1"/>
          <w:bottom w:val="single" w:sz="4" w:space="0" w:color="0092B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2BC" w:themeColor="accent1"/>
          <w:left w:val="nil"/>
        </w:tcBorders>
      </w:tcPr>
    </w:tblStylePr>
    <w:tblStylePr w:type="swCell">
      <w:tblPr/>
      <w:tcPr>
        <w:tcBorders>
          <w:top w:val="double" w:sz="4" w:space="0" w:color="0092BC" w:themeColor="accent1"/>
          <w:right w:val="nil"/>
        </w:tcBorders>
      </w:tcPr>
    </w:tblStylePr>
  </w:style>
  <w:style w:type="table" w:styleId="GridTable1Light-Accent2">
    <w:name w:val="Grid Table 1 Light Accent 2"/>
    <w:basedOn w:val="TableNormal"/>
    <w:uiPriority w:val="46"/>
    <w:rsid w:val="00AB5446"/>
    <w:tblPr>
      <w:tblStyleRowBandSize w:val="1"/>
      <w:tblStyleColBandSize w:val="1"/>
      <w:tblBorders>
        <w:top w:val="single" w:sz="4" w:space="0" w:color="C5C5C5" w:themeColor="accent2" w:themeTint="66"/>
        <w:left w:val="single" w:sz="4" w:space="0" w:color="C5C5C5" w:themeColor="accent2" w:themeTint="66"/>
        <w:bottom w:val="single" w:sz="4" w:space="0" w:color="C5C5C5" w:themeColor="accent2" w:themeTint="66"/>
        <w:right w:val="single" w:sz="4" w:space="0" w:color="C5C5C5" w:themeColor="accent2" w:themeTint="66"/>
        <w:insideH w:val="single" w:sz="4" w:space="0" w:color="C5C5C5" w:themeColor="accent2" w:themeTint="66"/>
        <w:insideV w:val="single" w:sz="4" w:space="0" w:color="C5C5C5" w:themeColor="accent2" w:themeTint="66"/>
      </w:tblBorders>
    </w:tblPr>
    <w:tblStylePr w:type="firstRow">
      <w:rPr>
        <w:b/>
        <w:bCs/>
      </w:rPr>
      <w:tblPr/>
      <w:tcPr>
        <w:tcBorders>
          <w:bottom w:val="single" w:sz="12" w:space="0" w:color="A9A8A8" w:themeColor="accent2" w:themeTint="99"/>
        </w:tcBorders>
      </w:tcPr>
    </w:tblStylePr>
    <w:tblStylePr w:type="lastRow">
      <w:rPr>
        <w:b/>
        <w:bCs/>
      </w:rPr>
      <w:tblPr/>
      <w:tcPr>
        <w:tcBorders>
          <w:top w:val="double" w:sz="2" w:space="0" w:color="A9A8A8"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66572">
      <w:bodyDiv w:val="1"/>
      <w:marLeft w:val="0"/>
      <w:marRight w:val="0"/>
      <w:marTop w:val="0"/>
      <w:marBottom w:val="0"/>
      <w:divBdr>
        <w:top w:val="none" w:sz="0" w:space="0" w:color="auto"/>
        <w:left w:val="none" w:sz="0" w:space="0" w:color="auto"/>
        <w:bottom w:val="none" w:sz="0" w:space="0" w:color="auto"/>
        <w:right w:val="none" w:sz="0" w:space="0" w:color="auto"/>
      </w:divBdr>
    </w:div>
    <w:div w:id="191040341">
      <w:bodyDiv w:val="1"/>
      <w:marLeft w:val="0"/>
      <w:marRight w:val="0"/>
      <w:marTop w:val="0"/>
      <w:marBottom w:val="0"/>
      <w:divBdr>
        <w:top w:val="none" w:sz="0" w:space="0" w:color="auto"/>
        <w:left w:val="none" w:sz="0" w:space="0" w:color="auto"/>
        <w:bottom w:val="none" w:sz="0" w:space="0" w:color="auto"/>
        <w:right w:val="none" w:sz="0" w:space="0" w:color="auto"/>
      </w:divBdr>
    </w:div>
    <w:div w:id="223759843">
      <w:bodyDiv w:val="1"/>
      <w:marLeft w:val="0"/>
      <w:marRight w:val="0"/>
      <w:marTop w:val="0"/>
      <w:marBottom w:val="0"/>
      <w:divBdr>
        <w:top w:val="none" w:sz="0" w:space="0" w:color="auto"/>
        <w:left w:val="none" w:sz="0" w:space="0" w:color="auto"/>
        <w:bottom w:val="none" w:sz="0" w:space="0" w:color="auto"/>
        <w:right w:val="none" w:sz="0" w:space="0" w:color="auto"/>
      </w:divBdr>
    </w:div>
    <w:div w:id="239752061">
      <w:bodyDiv w:val="1"/>
      <w:marLeft w:val="0"/>
      <w:marRight w:val="0"/>
      <w:marTop w:val="0"/>
      <w:marBottom w:val="0"/>
      <w:divBdr>
        <w:top w:val="none" w:sz="0" w:space="0" w:color="auto"/>
        <w:left w:val="none" w:sz="0" w:space="0" w:color="auto"/>
        <w:bottom w:val="none" w:sz="0" w:space="0" w:color="auto"/>
        <w:right w:val="none" w:sz="0" w:space="0" w:color="auto"/>
      </w:divBdr>
    </w:div>
    <w:div w:id="354771778">
      <w:bodyDiv w:val="1"/>
      <w:marLeft w:val="0"/>
      <w:marRight w:val="0"/>
      <w:marTop w:val="0"/>
      <w:marBottom w:val="0"/>
      <w:divBdr>
        <w:top w:val="none" w:sz="0" w:space="0" w:color="auto"/>
        <w:left w:val="none" w:sz="0" w:space="0" w:color="auto"/>
        <w:bottom w:val="none" w:sz="0" w:space="0" w:color="auto"/>
        <w:right w:val="none" w:sz="0" w:space="0" w:color="auto"/>
      </w:divBdr>
    </w:div>
    <w:div w:id="415055477">
      <w:bodyDiv w:val="1"/>
      <w:marLeft w:val="0"/>
      <w:marRight w:val="0"/>
      <w:marTop w:val="0"/>
      <w:marBottom w:val="0"/>
      <w:divBdr>
        <w:top w:val="none" w:sz="0" w:space="0" w:color="auto"/>
        <w:left w:val="none" w:sz="0" w:space="0" w:color="auto"/>
        <w:bottom w:val="none" w:sz="0" w:space="0" w:color="auto"/>
        <w:right w:val="none" w:sz="0" w:space="0" w:color="auto"/>
      </w:divBdr>
    </w:div>
    <w:div w:id="453449697">
      <w:bodyDiv w:val="1"/>
      <w:marLeft w:val="0"/>
      <w:marRight w:val="0"/>
      <w:marTop w:val="0"/>
      <w:marBottom w:val="0"/>
      <w:divBdr>
        <w:top w:val="none" w:sz="0" w:space="0" w:color="auto"/>
        <w:left w:val="none" w:sz="0" w:space="0" w:color="auto"/>
        <w:bottom w:val="none" w:sz="0" w:space="0" w:color="auto"/>
        <w:right w:val="none" w:sz="0" w:space="0" w:color="auto"/>
      </w:divBdr>
    </w:div>
    <w:div w:id="505704294">
      <w:bodyDiv w:val="1"/>
      <w:marLeft w:val="0"/>
      <w:marRight w:val="0"/>
      <w:marTop w:val="0"/>
      <w:marBottom w:val="0"/>
      <w:divBdr>
        <w:top w:val="none" w:sz="0" w:space="0" w:color="auto"/>
        <w:left w:val="none" w:sz="0" w:space="0" w:color="auto"/>
        <w:bottom w:val="none" w:sz="0" w:space="0" w:color="auto"/>
        <w:right w:val="none" w:sz="0" w:space="0" w:color="auto"/>
      </w:divBdr>
    </w:div>
    <w:div w:id="519978736">
      <w:bodyDiv w:val="1"/>
      <w:marLeft w:val="0"/>
      <w:marRight w:val="0"/>
      <w:marTop w:val="0"/>
      <w:marBottom w:val="0"/>
      <w:divBdr>
        <w:top w:val="none" w:sz="0" w:space="0" w:color="auto"/>
        <w:left w:val="none" w:sz="0" w:space="0" w:color="auto"/>
        <w:bottom w:val="none" w:sz="0" w:space="0" w:color="auto"/>
        <w:right w:val="none" w:sz="0" w:space="0" w:color="auto"/>
      </w:divBdr>
    </w:div>
    <w:div w:id="561597827">
      <w:bodyDiv w:val="1"/>
      <w:marLeft w:val="0"/>
      <w:marRight w:val="0"/>
      <w:marTop w:val="0"/>
      <w:marBottom w:val="0"/>
      <w:divBdr>
        <w:top w:val="none" w:sz="0" w:space="0" w:color="auto"/>
        <w:left w:val="none" w:sz="0" w:space="0" w:color="auto"/>
        <w:bottom w:val="none" w:sz="0" w:space="0" w:color="auto"/>
        <w:right w:val="none" w:sz="0" w:space="0" w:color="auto"/>
      </w:divBdr>
    </w:div>
    <w:div w:id="573013277">
      <w:bodyDiv w:val="1"/>
      <w:marLeft w:val="0"/>
      <w:marRight w:val="0"/>
      <w:marTop w:val="0"/>
      <w:marBottom w:val="0"/>
      <w:divBdr>
        <w:top w:val="none" w:sz="0" w:space="0" w:color="auto"/>
        <w:left w:val="none" w:sz="0" w:space="0" w:color="auto"/>
        <w:bottom w:val="none" w:sz="0" w:space="0" w:color="auto"/>
        <w:right w:val="none" w:sz="0" w:space="0" w:color="auto"/>
      </w:divBdr>
    </w:div>
    <w:div w:id="574709421">
      <w:bodyDiv w:val="1"/>
      <w:marLeft w:val="0"/>
      <w:marRight w:val="0"/>
      <w:marTop w:val="0"/>
      <w:marBottom w:val="0"/>
      <w:divBdr>
        <w:top w:val="none" w:sz="0" w:space="0" w:color="auto"/>
        <w:left w:val="none" w:sz="0" w:space="0" w:color="auto"/>
        <w:bottom w:val="none" w:sz="0" w:space="0" w:color="auto"/>
        <w:right w:val="none" w:sz="0" w:space="0" w:color="auto"/>
      </w:divBdr>
    </w:div>
    <w:div w:id="664865740">
      <w:bodyDiv w:val="1"/>
      <w:marLeft w:val="0"/>
      <w:marRight w:val="0"/>
      <w:marTop w:val="0"/>
      <w:marBottom w:val="0"/>
      <w:divBdr>
        <w:top w:val="none" w:sz="0" w:space="0" w:color="auto"/>
        <w:left w:val="none" w:sz="0" w:space="0" w:color="auto"/>
        <w:bottom w:val="none" w:sz="0" w:space="0" w:color="auto"/>
        <w:right w:val="none" w:sz="0" w:space="0" w:color="auto"/>
      </w:divBdr>
    </w:div>
    <w:div w:id="674721768">
      <w:bodyDiv w:val="1"/>
      <w:marLeft w:val="0"/>
      <w:marRight w:val="0"/>
      <w:marTop w:val="0"/>
      <w:marBottom w:val="0"/>
      <w:divBdr>
        <w:top w:val="none" w:sz="0" w:space="0" w:color="auto"/>
        <w:left w:val="none" w:sz="0" w:space="0" w:color="auto"/>
        <w:bottom w:val="none" w:sz="0" w:space="0" w:color="auto"/>
        <w:right w:val="none" w:sz="0" w:space="0" w:color="auto"/>
      </w:divBdr>
    </w:div>
    <w:div w:id="685905177">
      <w:bodyDiv w:val="1"/>
      <w:marLeft w:val="0"/>
      <w:marRight w:val="0"/>
      <w:marTop w:val="0"/>
      <w:marBottom w:val="0"/>
      <w:divBdr>
        <w:top w:val="none" w:sz="0" w:space="0" w:color="auto"/>
        <w:left w:val="none" w:sz="0" w:space="0" w:color="auto"/>
        <w:bottom w:val="none" w:sz="0" w:space="0" w:color="auto"/>
        <w:right w:val="none" w:sz="0" w:space="0" w:color="auto"/>
      </w:divBdr>
    </w:div>
    <w:div w:id="736637149">
      <w:bodyDiv w:val="1"/>
      <w:marLeft w:val="0"/>
      <w:marRight w:val="0"/>
      <w:marTop w:val="0"/>
      <w:marBottom w:val="0"/>
      <w:divBdr>
        <w:top w:val="none" w:sz="0" w:space="0" w:color="auto"/>
        <w:left w:val="none" w:sz="0" w:space="0" w:color="auto"/>
        <w:bottom w:val="none" w:sz="0" w:space="0" w:color="auto"/>
        <w:right w:val="none" w:sz="0" w:space="0" w:color="auto"/>
      </w:divBdr>
    </w:div>
    <w:div w:id="736979166">
      <w:bodyDiv w:val="1"/>
      <w:marLeft w:val="0"/>
      <w:marRight w:val="0"/>
      <w:marTop w:val="0"/>
      <w:marBottom w:val="0"/>
      <w:divBdr>
        <w:top w:val="none" w:sz="0" w:space="0" w:color="auto"/>
        <w:left w:val="none" w:sz="0" w:space="0" w:color="auto"/>
        <w:bottom w:val="none" w:sz="0" w:space="0" w:color="auto"/>
        <w:right w:val="none" w:sz="0" w:space="0" w:color="auto"/>
      </w:divBdr>
    </w:div>
    <w:div w:id="842667643">
      <w:bodyDiv w:val="1"/>
      <w:marLeft w:val="0"/>
      <w:marRight w:val="0"/>
      <w:marTop w:val="0"/>
      <w:marBottom w:val="0"/>
      <w:divBdr>
        <w:top w:val="none" w:sz="0" w:space="0" w:color="auto"/>
        <w:left w:val="none" w:sz="0" w:space="0" w:color="auto"/>
        <w:bottom w:val="none" w:sz="0" w:space="0" w:color="auto"/>
        <w:right w:val="none" w:sz="0" w:space="0" w:color="auto"/>
      </w:divBdr>
    </w:div>
    <w:div w:id="842745140">
      <w:bodyDiv w:val="1"/>
      <w:marLeft w:val="0"/>
      <w:marRight w:val="0"/>
      <w:marTop w:val="0"/>
      <w:marBottom w:val="0"/>
      <w:divBdr>
        <w:top w:val="none" w:sz="0" w:space="0" w:color="auto"/>
        <w:left w:val="none" w:sz="0" w:space="0" w:color="auto"/>
        <w:bottom w:val="none" w:sz="0" w:space="0" w:color="auto"/>
        <w:right w:val="none" w:sz="0" w:space="0" w:color="auto"/>
      </w:divBdr>
    </w:div>
    <w:div w:id="883761184">
      <w:bodyDiv w:val="1"/>
      <w:marLeft w:val="0"/>
      <w:marRight w:val="0"/>
      <w:marTop w:val="0"/>
      <w:marBottom w:val="0"/>
      <w:divBdr>
        <w:top w:val="none" w:sz="0" w:space="0" w:color="auto"/>
        <w:left w:val="none" w:sz="0" w:space="0" w:color="auto"/>
        <w:bottom w:val="none" w:sz="0" w:space="0" w:color="auto"/>
        <w:right w:val="none" w:sz="0" w:space="0" w:color="auto"/>
      </w:divBdr>
    </w:div>
    <w:div w:id="932011020">
      <w:bodyDiv w:val="1"/>
      <w:marLeft w:val="0"/>
      <w:marRight w:val="0"/>
      <w:marTop w:val="0"/>
      <w:marBottom w:val="0"/>
      <w:divBdr>
        <w:top w:val="none" w:sz="0" w:space="0" w:color="auto"/>
        <w:left w:val="none" w:sz="0" w:space="0" w:color="auto"/>
        <w:bottom w:val="none" w:sz="0" w:space="0" w:color="auto"/>
        <w:right w:val="none" w:sz="0" w:space="0" w:color="auto"/>
      </w:divBdr>
    </w:div>
    <w:div w:id="937101991">
      <w:bodyDiv w:val="1"/>
      <w:marLeft w:val="0"/>
      <w:marRight w:val="0"/>
      <w:marTop w:val="0"/>
      <w:marBottom w:val="0"/>
      <w:divBdr>
        <w:top w:val="none" w:sz="0" w:space="0" w:color="auto"/>
        <w:left w:val="none" w:sz="0" w:space="0" w:color="auto"/>
        <w:bottom w:val="none" w:sz="0" w:space="0" w:color="auto"/>
        <w:right w:val="none" w:sz="0" w:space="0" w:color="auto"/>
      </w:divBdr>
    </w:div>
    <w:div w:id="1048146968">
      <w:bodyDiv w:val="1"/>
      <w:marLeft w:val="0"/>
      <w:marRight w:val="0"/>
      <w:marTop w:val="0"/>
      <w:marBottom w:val="0"/>
      <w:divBdr>
        <w:top w:val="none" w:sz="0" w:space="0" w:color="auto"/>
        <w:left w:val="none" w:sz="0" w:space="0" w:color="auto"/>
        <w:bottom w:val="none" w:sz="0" w:space="0" w:color="auto"/>
        <w:right w:val="none" w:sz="0" w:space="0" w:color="auto"/>
      </w:divBdr>
    </w:div>
    <w:div w:id="1056860682">
      <w:bodyDiv w:val="1"/>
      <w:marLeft w:val="0"/>
      <w:marRight w:val="0"/>
      <w:marTop w:val="0"/>
      <w:marBottom w:val="0"/>
      <w:divBdr>
        <w:top w:val="none" w:sz="0" w:space="0" w:color="auto"/>
        <w:left w:val="none" w:sz="0" w:space="0" w:color="auto"/>
        <w:bottom w:val="none" w:sz="0" w:space="0" w:color="auto"/>
        <w:right w:val="none" w:sz="0" w:space="0" w:color="auto"/>
      </w:divBdr>
    </w:div>
    <w:div w:id="1064646127">
      <w:bodyDiv w:val="1"/>
      <w:marLeft w:val="0"/>
      <w:marRight w:val="0"/>
      <w:marTop w:val="0"/>
      <w:marBottom w:val="0"/>
      <w:divBdr>
        <w:top w:val="none" w:sz="0" w:space="0" w:color="auto"/>
        <w:left w:val="none" w:sz="0" w:space="0" w:color="auto"/>
        <w:bottom w:val="none" w:sz="0" w:space="0" w:color="auto"/>
        <w:right w:val="none" w:sz="0" w:space="0" w:color="auto"/>
      </w:divBdr>
    </w:div>
    <w:div w:id="1085613192">
      <w:bodyDiv w:val="1"/>
      <w:marLeft w:val="0"/>
      <w:marRight w:val="0"/>
      <w:marTop w:val="0"/>
      <w:marBottom w:val="0"/>
      <w:divBdr>
        <w:top w:val="none" w:sz="0" w:space="0" w:color="auto"/>
        <w:left w:val="none" w:sz="0" w:space="0" w:color="auto"/>
        <w:bottom w:val="none" w:sz="0" w:space="0" w:color="auto"/>
        <w:right w:val="none" w:sz="0" w:space="0" w:color="auto"/>
      </w:divBdr>
    </w:div>
    <w:div w:id="1121653235">
      <w:bodyDiv w:val="1"/>
      <w:marLeft w:val="0"/>
      <w:marRight w:val="0"/>
      <w:marTop w:val="0"/>
      <w:marBottom w:val="0"/>
      <w:divBdr>
        <w:top w:val="none" w:sz="0" w:space="0" w:color="auto"/>
        <w:left w:val="none" w:sz="0" w:space="0" w:color="auto"/>
        <w:bottom w:val="none" w:sz="0" w:space="0" w:color="auto"/>
        <w:right w:val="none" w:sz="0" w:space="0" w:color="auto"/>
      </w:divBdr>
      <w:divsChild>
        <w:div w:id="705451831">
          <w:marLeft w:val="547"/>
          <w:marRight w:val="0"/>
          <w:marTop w:val="86"/>
          <w:marBottom w:val="0"/>
          <w:divBdr>
            <w:top w:val="none" w:sz="0" w:space="0" w:color="auto"/>
            <w:left w:val="none" w:sz="0" w:space="0" w:color="auto"/>
            <w:bottom w:val="none" w:sz="0" w:space="0" w:color="auto"/>
            <w:right w:val="none" w:sz="0" w:space="0" w:color="auto"/>
          </w:divBdr>
        </w:div>
        <w:div w:id="757218084">
          <w:marLeft w:val="1166"/>
          <w:marRight w:val="0"/>
          <w:marTop w:val="77"/>
          <w:marBottom w:val="0"/>
          <w:divBdr>
            <w:top w:val="none" w:sz="0" w:space="0" w:color="auto"/>
            <w:left w:val="none" w:sz="0" w:space="0" w:color="auto"/>
            <w:bottom w:val="none" w:sz="0" w:space="0" w:color="auto"/>
            <w:right w:val="none" w:sz="0" w:space="0" w:color="auto"/>
          </w:divBdr>
        </w:div>
        <w:div w:id="841093466">
          <w:marLeft w:val="1166"/>
          <w:marRight w:val="0"/>
          <w:marTop w:val="77"/>
          <w:marBottom w:val="0"/>
          <w:divBdr>
            <w:top w:val="none" w:sz="0" w:space="0" w:color="auto"/>
            <w:left w:val="none" w:sz="0" w:space="0" w:color="auto"/>
            <w:bottom w:val="none" w:sz="0" w:space="0" w:color="auto"/>
            <w:right w:val="none" w:sz="0" w:space="0" w:color="auto"/>
          </w:divBdr>
        </w:div>
        <w:div w:id="1052271799">
          <w:marLeft w:val="547"/>
          <w:marRight w:val="0"/>
          <w:marTop w:val="86"/>
          <w:marBottom w:val="0"/>
          <w:divBdr>
            <w:top w:val="none" w:sz="0" w:space="0" w:color="auto"/>
            <w:left w:val="none" w:sz="0" w:space="0" w:color="auto"/>
            <w:bottom w:val="none" w:sz="0" w:space="0" w:color="auto"/>
            <w:right w:val="none" w:sz="0" w:space="0" w:color="auto"/>
          </w:divBdr>
        </w:div>
        <w:div w:id="1225918705">
          <w:marLeft w:val="1166"/>
          <w:marRight w:val="0"/>
          <w:marTop w:val="77"/>
          <w:marBottom w:val="0"/>
          <w:divBdr>
            <w:top w:val="none" w:sz="0" w:space="0" w:color="auto"/>
            <w:left w:val="none" w:sz="0" w:space="0" w:color="auto"/>
            <w:bottom w:val="none" w:sz="0" w:space="0" w:color="auto"/>
            <w:right w:val="none" w:sz="0" w:space="0" w:color="auto"/>
          </w:divBdr>
        </w:div>
        <w:div w:id="1436821911">
          <w:marLeft w:val="547"/>
          <w:marRight w:val="0"/>
          <w:marTop w:val="86"/>
          <w:marBottom w:val="0"/>
          <w:divBdr>
            <w:top w:val="none" w:sz="0" w:space="0" w:color="auto"/>
            <w:left w:val="none" w:sz="0" w:space="0" w:color="auto"/>
            <w:bottom w:val="none" w:sz="0" w:space="0" w:color="auto"/>
            <w:right w:val="none" w:sz="0" w:space="0" w:color="auto"/>
          </w:divBdr>
        </w:div>
        <w:div w:id="1496799998">
          <w:marLeft w:val="1166"/>
          <w:marRight w:val="0"/>
          <w:marTop w:val="77"/>
          <w:marBottom w:val="0"/>
          <w:divBdr>
            <w:top w:val="none" w:sz="0" w:space="0" w:color="auto"/>
            <w:left w:val="none" w:sz="0" w:space="0" w:color="auto"/>
            <w:bottom w:val="none" w:sz="0" w:space="0" w:color="auto"/>
            <w:right w:val="none" w:sz="0" w:space="0" w:color="auto"/>
          </w:divBdr>
        </w:div>
        <w:div w:id="2122795265">
          <w:marLeft w:val="1166"/>
          <w:marRight w:val="0"/>
          <w:marTop w:val="77"/>
          <w:marBottom w:val="0"/>
          <w:divBdr>
            <w:top w:val="none" w:sz="0" w:space="0" w:color="auto"/>
            <w:left w:val="none" w:sz="0" w:space="0" w:color="auto"/>
            <w:bottom w:val="none" w:sz="0" w:space="0" w:color="auto"/>
            <w:right w:val="none" w:sz="0" w:space="0" w:color="auto"/>
          </w:divBdr>
        </w:div>
      </w:divsChild>
    </w:div>
    <w:div w:id="1182011774">
      <w:bodyDiv w:val="1"/>
      <w:marLeft w:val="0"/>
      <w:marRight w:val="0"/>
      <w:marTop w:val="0"/>
      <w:marBottom w:val="0"/>
      <w:divBdr>
        <w:top w:val="none" w:sz="0" w:space="0" w:color="auto"/>
        <w:left w:val="none" w:sz="0" w:space="0" w:color="auto"/>
        <w:bottom w:val="none" w:sz="0" w:space="0" w:color="auto"/>
        <w:right w:val="none" w:sz="0" w:space="0" w:color="auto"/>
      </w:divBdr>
    </w:div>
    <w:div w:id="1208378309">
      <w:bodyDiv w:val="1"/>
      <w:marLeft w:val="0"/>
      <w:marRight w:val="0"/>
      <w:marTop w:val="0"/>
      <w:marBottom w:val="0"/>
      <w:divBdr>
        <w:top w:val="none" w:sz="0" w:space="0" w:color="auto"/>
        <w:left w:val="none" w:sz="0" w:space="0" w:color="auto"/>
        <w:bottom w:val="none" w:sz="0" w:space="0" w:color="auto"/>
        <w:right w:val="none" w:sz="0" w:space="0" w:color="auto"/>
      </w:divBdr>
    </w:div>
    <w:div w:id="1317761568">
      <w:bodyDiv w:val="1"/>
      <w:marLeft w:val="0"/>
      <w:marRight w:val="0"/>
      <w:marTop w:val="0"/>
      <w:marBottom w:val="0"/>
      <w:divBdr>
        <w:top w:val="none" w:sz="0" w:space="0" w:color="auto"/>
        <w:left w:val="none" w:sz="0" w:space="0" w:color="auto"/>
        <w:bottom w:val="none" w:sz="0" w:space="0" w:color="auto"/>
        <w:right w:val="none" w:sz="0" w:space="0" w:color="auto"/>
      </w:divBdr>
    </w:div>
    <w:div w:id="1321229203">
      <w:bodyDiv w:val="1"/>
      <w:marLeft w:val="0"/>
      <w:marRight w:val="0"/>
      <w:marTop w:val="0"/>
      <w:marBottom w:val="0"/>
      <w:divBdr>
        <w:top w:val="none" w:sz="0" w:space="0" w:color="auto"/>
        <w:left w:val="none" w:sz="0" w:space="0" w:color="auto"/>
        <w:bottom w:val="none" w:sz="0" w:space="0" w:color="auto"/>
        <w:right w:val="none" w:sz="0" w:space="0" w:color="auto"/>
      </w:divBdr>
    </w:div>
    <w:div w:id="1384331903">
      <w:bodyDiv w:val="1"/>
      <w:marLeft w:val="0"/>
      <w:marRight w:val="0"/>
      <w:marTop w:val="0"/>
      <w:marBottom w:val="0"/>
      <w:divBdr>
        <w:top w:val="none" w:sz="0" w:space="0" w:color="auto"/>
        <w:left w:val="none" w:sz="0" w:space="0" w:color="auto"/>
        <w:bottom w:val="none" w:sz="0" w:space="0" w:color="auto"/>
        <w:right w:val="none" w:sz="0" w:space="0" w:color="auto"/>
      </w:divBdr>
    </w:div>
    <w:div w:id="1434134910">
      <w:bodyDiv w:val="1"/>
      <w:marLeft w:val="0"/>
      <w:marRight w:val="0"/>
      <w:marTop w:val="0"/>
      <w:marBottom w:val="0"/>
      <w:divBdr>
        <w:top w:val="none" w:sz="0" w:space="0" w:color="auto"/>
        <w:left w:val="none" w:sz="0" w:space="0" w:color="auto"/>
        <w:bottom w:val="none" w:sz="0" w:space="0" w:color="auto"/>
        <w:right w:val="none" w:sz="0" w:space="0" w:color="auto"/>
      </w:divBdr>
    </w:div>
    <w:div w:id="1479415259">
      <w:bodyDiv w:val="1"/>
      <w:marLeft w:val="0"/>
      <w:marRight w:val="0"/>
      <w:marTop w:val="0"/>
      <w:marBottom w:val="0"/>
      <w:divBdr>
        <w:top w:val="none" w:sz="0" w:space="0" w:color="auto"/>
        <w:left w:val="none" w:sz="0" w:space="0" w:color="auto"/>
        <w:bottom w:val="none" w:sz="0" w:space="0" w:color="auto"/>
        <w:right w:val="none" w:sz="0" w:space="0" w:color="auto"/>
      </w:divBdr>
    </w:div>
    <w:div w:id="1483699224">
      <w:bodyDiv w:val="1"/>
      <w:marLeft w:val="0"/>
      <w:marRight w:val="0"/>
      <w:marTop w:val="0"/>
      <w:marBottom w:val="0"/>
      <w:divBdr>
        <w:top w:val="none" w:sz="0" w:space="0" w:color="auto"/>
        <w:left w:val="none" w:sz="0" w:space="0" w:color="auto"/>
        <w:bottom w:val="none" w:sz="0" w:space="0" w:color="auto"/>
        <w:right w:val="none" w:sz="0" w:space="0" w:color="auto"/>
      </w:divBdr>
    </w:div>
    <w:div w:id="1652754598">
      <w:bodyDiv w:val="1"/>
      <w:marLeft w:val="0"/>
      <w:marRight w:val="0"/>
      <w:marTop w:val="0"/>
      <w:marBottom w:val="0"/>
      <w:divBdr>
        <w:top w:val="none" w:sz="0" w:space="0" w:color="auto"/>
        <w:left w:val="none" w:sz="0" w:space="0" w:color="auto"/>
        <w:bottom w:val="none" w:sz="0" w:space="0" w:color="auto"/>
        <w:right w:val="none" w:sz="0" w:space="0" w:color="auto"/>
      </w:divBdr>
    </w:div>
    <w:div w:id="1662007316">
      <w:bodyDiv w:val="1"/>
      <w:marLeft w:val="0"/>
      <w:marRight w:val="0"/>
      <w:marTop w:val="0"/>
      <w:marBottom w:val="0"/>
      <w:divBdr>
        <w:top w:val="none" w:sz="0" w:space="0" w:color="auto"/>
        <w:left w:val="none" w:sz="0" w:space="0" w:color="auto"/>
        <w:bottom w:val="none" w:sz="0" w:space="0" w:color="auto"/>
        <w:right w:val="none" w:sz="0" w:space="0" w:color="auto"/>
      </w:divBdr>
    </w:div>
    <w:div w:id="1720274930">
      <w:bodyDiv w:val="1"/>
      <w:marLeft w:val="0"/>
      <w:marRight w:val="0"/>
      <w:marTop w:val="0"/>
      <w:marBottom w:val="0"/>
      <w:divBdr>
        <w:top w:val="none" w:sz="0" w:space="0" w:color="auto"/>
        <w:left w:val="none" w:sz="0" w:space="0" w:color="auto"/>
        <w:bottom w:val="none" w:sz="0" w:space="0" w:color="auto"/>
        <w:right w:val="none" w:sz="0" w:space="0" w:color="auto"/>
      </w:divBdr>
    </w:div>
    <w:div w:id="1818297118">
      <w:bodyDiv w:val="1"/>
      <w:marLeft w:val="0"/>
      <w:marRight w:val="0"/>
      <w:marTop w:val="0"/>
      <w:marBottom w:val="0"/>
      <w:divBdr>
        <w:top w:val="none" w:sz="0" w:space="0" w:color="auto"/>
        <w:left w:val="none" w:sz="0" w:space="0" w:color="auto"/>
        <w:bottom w:val="none" w:sz="0" w:space="0" w:color="auto"/>
        <w:right w:val="none" w:sz="0" w:space="0" w:color="auto"/>
      </w:divBdr>
    </w:div>
    <w:div w:id="1827940004">
      <w:bodyDiv w:val="1"/>
      <w:marLeft w:val="0"/>
      <w:marRight w:val="0"/>
      <w:marTop w:val="0"/>
      <w:marBottom w:val="0"/>
      <w:divBdr>
        <w:top w:val="none" w:sz="0" w:space="0" w:color="auto"/>
        <w:left w:val="none" w:sz="0" w:space="0" w:color="auto"/>
        <w:bottom w:val="none" w:sz="0" w:space="0" w:color="auto"/>
        <w:right w:val="none" w:sz="0" w:space="0" w:color="auto"/>
      </w:divBdr>
    </w:div>
    <w:div w:id="1834879039">
      <w:bodyDiv w:val="1"/>
      <w:marLeft w:val="0"/>
      <w:marRight w:val="0"/>
      <w:marTop w:val="0"/>
      <w:marBottom w:val="0"/>
      <w:divBdr>
        <w:top w:val="none" w:sz="0" w:space="0" w:color="auto"/>
        <w:left w:val="none" w:sz="0" w:space="0" w:color="auto"/>
        <w:bottom w:val="none" w:sz="0" w:space="0" w:color="auto"/>
        <w:right w:val="none" w:sz="0" w:space="0" w:color="auto"/>
      </w:divBdr>
    </w:div>
    <w:div w:id="1981423630">
      <w:bodyDiv w:val="1"/>
      <w:marLeft w:val="0"/>
      <w:marRight w:val="0"/>
      <w:marTop w:val="0"/>
      <w:marBottom w:val="0"/>
      <w:divBdr>
        <w:top w:val="none" w:sz="0" w:space="0" w:color="auto"/>
        <w:left w:val="none" w:sz="0" w:space="0" w:color="auto"/>
        <w:bottom w:val="none" w:sz="0" w:space="0" w:color="auto"/>
        <w:right w:val="none" w:sz="0" w:space="0" w:color="auto"/>
      </w:divBdr>
    </w:div>
    <w:div w:id="2015759314">
      <w:bodyDiv w:val="1"/>
      <w:marLeft w:val="0"/>
      <w:marRight w:val="0"/>
      <w:marTop w:val="0"/>
      <w:marBottom w:val="0"/>
      <w:divBdr>
        <w:top w:val="none" w:sz="0" w:space="0" w:color="auto"/>
        <w:left w:val="none" w:sz="0" w:space="0" w:color="auto"/>
        <w:bottom w:val="none" w:sz="0" w:space="0" w:color="auto"/>
        <w:right w:val="none" w:sz="0" w:space="0" w:color="auto"/>
      </w:divBdr>
    </w:div>
    <w:div w:id="2042122750">
      <w:bodyDiv w:val="1"/>
      <w:marLeft w:val="0"/>
      <w:marRight w:val="0"/>
      <w:marTop w:val="0"/>
      <w:marBottom w:val="0"/>
      <w:divBdr>
        <w:top w:val="none" w:sz="0" w:space="0" w:color="auto"/>
        <w:left w:val="none" w:sz="0" w:space="0" w:color="auto"/>
        <w:bottom w:val="none" w:sz="0" w:space="0" w:color="auto"/>
        <w:right w:val="none" w:sz="0" w:space="0" w:color="auto"/>
      </w:divBdr>
      <w:divsChild>
        <w:div w:id="25835351">
          <w:marLeft w:val="0"/>
          <w:marRight w:val="0"/>
          <w:marTop w:val="0"/>
          <w:marBottom w:val="0"/>
          <w:divBdr>
            <w:top w:val="none" w:sz="0" w:space="0" w:color="auto"/>
            <w:left w:val="none" w:sz="0" w:space="0" w:color="auto"/>
            <w:bottom w:val="none" w:sz="0" w:space="0" w:color="auto"/>
            <w:right w:val="none" w:sz="0" w:space="0" w:color="auto"/>
          </w:divBdr>
        </w:div>
        <w:div w:id="48767182">
          <w:marLeft w:val="0"/>
          <w:marRight w:val="0"/>
          <w:marTop w:val="0"/>
          <w:marBottom w:val="0"/>
          <w:divBdr>
            <w:top w:val="none" w:sz="0" w:space="0" w:color="auto"/>
            <w:left w:val="none" w:sz="0" w:space="0" w:color="auto"/>
            <w:bottom w:val="none" w:sz="0" w:space="0" w:color="auto"/>
            <w:right w:val="none" w:sz="0" w:space="0" w:color="auto"/>
          </w:divBdr>
        </w:div>
        <w:div w:id="89276170">
          <w:marLeft w:val="0"/>
          <w:marRight w:val="0"/>
          <w:marTop w:val="0"/>
          <w:marBottom w:val="0"/>
          <w:divBdr>
            <w:top w:val="none" w:sz="0" w:space="0" w:color="auto"/>
            <w:left w:val="none" w:sz="0" w:space="0" w:color="auto"/>
            <w:bottom w:val="none" w:sz="0" w:space="0" w:color="auto"/>
            <w:right w:val="none" w:sz="0" w:space="0" w:color="auto"/>
          </w:divBdr>
        </w:div>
        <w:div w:id="219444116">
          <w:marLeft w:val="0"/>
          <w:marRight w:val="0"/>
          <w:marTop w:val="0"/>
          <w:marBottom w:val="0"/>
          <w:divBdr>
            <w:top w:val="none" w:sz="0" w:space="0" w:color="auto"/>
            <w:left w:val="none" w:sz="0" w:space="0" w:color="auto"/>
            <w:bottom w:val="none" w:sz="0" w:space="0" w:color="auto"/>
            <w:right w:val="none" w:sz="0" w:space="0" w:color="auto"/>
          </w:divBdr>
        </w:div>
        <w:div w:id="290595598">
          <w:marLeft w:val="0"/>
          <w:marRight w:val="0"/>
          <w:marTop w:val="0"/>
          <w:marBottom w:val="0"/>
          <w:divBdr>
            <w:top w:val="none" w:sz="0" w:space="0" w:color="auto"/>
            <w:left w:val="none" w:sz="0" w:space="0" w:color="auto"/>
            <w:bottom w:val="none" w:sz="0" w:space="0" w:color="auto"/>
            <w:right w:val="none" w:sz="0" w:space="0" w:color="auto"/>
          </w:divBdr>
        </w:div>
        <w:div w:id="368648654">
          <w:marLeft w:val="0"/>
          <w:marRight w:val="0"/>
          <w:marTop w:val="0"/>
          <w:marBottom w:val="0"/>
          <w:divBdr>
            <w:top w:val="none" w:sz="0" w:space="0" w:color="auto"/>
            <w:left w:val="none" w:sz="0" w:space="0" w:color="auto"/>
            <w:bottom w:val="none" w:sz="0" w:space="0" w:color="auto"/>
            <w:right w:val="none" w:sz="0" w:space="0" w:color="auto"/>
          </w:divBdr>
        </w:div>
        <w:div w:id="603466731">
          <w:marLeft w:val="0"/>
          <w:marRight w:val="0"/>
          <w:marTop w:val="0"/>
          <w:marBottom w:val="0"/>
          <w:divBdr>
            <w:top w:val="none" w:sz="0" w:space="0" w:color="auto"/>
            <w:left w:val="none" w:sz="0" w:space="0" w:color="auto"/>
            <w:bottom w:val="none" w:sz="0" w:space="0" w:color="auto"/>
            <w:right w:val="none" w:sz="0" w:space="0" w:color="auto"/>
          </w:divBdr>
        </w:div>
        <w:div w:id="853347832">
          <w:marLeft w:val="0"/>
          <w:marRight w:val="0"/>
          <w:marTop w:val="0"/>
          <w:marBottom w:val="0"/>
          <w:divBdr>
            <w:top w:val="none" w:sz="0" w:space="0" w:color="auto"/>
            <w:left w:val="none" w:sz="0" w:space="0" w:color="auto"/>
            <w:bottom w:val="none" w:sz="0" w:space="0" w:color="auto"/>
            <w:right w:val="none" w:sz="0" w:space="0" w:color="auto"/>
          </w:divBdr>
        </w:div>
        <w:div w:id="930158705">
          <w:marLeft w:val="0"/>
          <w:marRight w:val="0"/>
          <w:marTop w:val="0"/>
          <w:marBottom w:val="0"/>
          <w:divBdr>
            <w:top w:val="none" w:sz="0" w:space="0" w:color="auto"/>
            <w:left w:val="none" w:sz="0" w:space="0" w:color="auto"/>
            <w:bottom w:val="none" w:sz="0" w:space="0" w:color="auto"/>
            <w:right w:val="none" w:sz="0" w:space="0" w:color="auto"/>
          </w:divBdr>
        </w:div>
        <w:div w:id="1249077076">
          <w:marLeft w:val="0"/>
          <w:marRight w:val="0"/>
          <w:marTop w:val="0"/>
          <w:marBottom w:val="0"/>
          <w:divBdr>
            <w:top w:val="none" w:sz="0" w:space="0" w:color="auto"/>
            <w:left w:val="none" w:sz="0" w:space="0" w:color="auto"/>
            <w:bottom w:val="none" w:sz="0" w:space="0" w:color="auto"/>
            <w:right w:val="none" w:sz="0" w:space="0" w:color="auto"/>
          </w:divBdr>
        </w:div>
        <w:div w:id="1257133637">
          <w:marLeft w:val="0"/>
          <w:marRight w:val="0"/>
          <w:marTop w:val="0"/>
          <w:marBottom w:val="0"/>
          <w:divBdr>
            <w:top w:val="none" w:sz="0" w:space="0" w:color="auto"/>
            <w:left w:val="none" w:sz="0" w:space="0" w:color="auto"/>
            <w:bottom w:val="none" w:sz="0" w:space="0" w:color="auto"/>
            <w:right w:val="none" w:sz="0" w:space="0" w:color="auto"/>
          </w:divBdr>
        </w:div>
        <w:div w:id="1259488156">
          <w:marLeft w:val="0"/>
          <w:marRight w:val="0"/>
          <w:marTop w:val="0"/>
          <w:marBottom w:val="0"/>
          <w:divBdr>
            <w:top w:val="none" w:sz="0" w:space="0" w:color="auto"/>
            <w:left w:val="none" w:sz="0" w:space="0" w:color="auto"/>
            <w:bottom w:val="none" w:sz="0" w:space="0" w:color="auto"/>
            <w:right w:val="none" w:sz="0" w:space="0" w:color="auto"/>
          </w:divBdr>
        </w:div>
        <w:div w:id="1295721139">
          <w:marLeft w:val="0"/>
          <w:marRight w:val="0"/>
          <w:marTop w:val="0"/>
          <w:marBottom w:val="0"/>
          <w:divBdr>
            <w:top w:val="none" w:sz="0" w:space="0" w:color="auto"/>
            <w:left w:val="none" w:sz="0" w:space="0" w:color="auto"/>
            <w:bottom w:val="none" w:sz="0" w:space="0" w:color="auto"/>
            <w:right w:val="none" w:sz="0" w:space="0" w:color="auto"/>
          </w:divBdr>
        </w:div>
        <w:div w:id="1452700565">
          <w:marLeft w:val="0"/>
          <w:marRight w:val="0"/>
          <w:marTop w:val="0"/>
          <w:marBottom w:val="0"/>
          <w:divBdr>
            <w:top w:val="none" w:sz="0" w:space="0" w:color="auto"/>
            <w:left w:val="none" w:sz="0" w:space="0" w:color="auto"/>
            <w:bottom w:val="none" w:sz="0" w:space="0" w:color="auto"/>
            <w:right w:val="none" w:sz="0" w:space="0" w:color="auto"/>
          </w:divBdr>
        </w:div>
        <w:div w:id="1709187231">
          <w:marLeft w:val="0"/>
          <w:marRight w:val="0"/>
          <w:marTop w:val="0"/>
          <w:marBottom w:val="0"/>
          <w:divBdr>
            <w:top w:val="none" w:sz="0" w:space="0" w:color="auto"/>
            <w:left w:val="none" w:sz="0" w:space="0" w:color="auto"/>
            <w:bottom w:val="none" w:sz="0" w:space="0" w:color="auto"/>
            <w:right w:val="none" w:sz="0" w:space="0" w:color="auto"/>
          </w:divBdr>
        </w:div>
        <w:div w:id="1771509051">
          <w:marLeft w:val="0"/>
          <w:marRight w:val="0"/>
          <w:marTop w:val="0"/>
          <w:marBottom w:val="0"/>
          <w:divBdr>
            <w:top w:val="none" w:sz="0" w:space="0" w:color="auto"/>
            <w:left w:val="none" w:sz="0" w:space="0" w:color="auto"/>
            <w:bottom w:val="none" w:sz="0" w:space="0" w:color="auto"/>
            <w:right w:val="none" w:sz="0" w:space="0" w:color="auto"/>
          </w:divBdr>
        </w:div>
        <w:div w:id="1777403658">
          <w:marLeft w:val="0"/>
          <w:marRight w:val="0"/>
          <w:marTop w:val="0"/>
          <w:marBottom w:val="0"/>
          <w:divBdr>
            <w:top w:val="none" w:sz="0" w:space="0" w:color="auto"/>
            <w:left w:val="none" w:sz="0" w:space="0" w:color="auto"/>
            <w:bottom w:val="none" w:sz="0" w:space="0" w:color="auto"/>
            <w:right w:val="none" w:sz="0" w:space="0" w:color="auto"/>
          </w:divBdr>
        </w:div>
        <w:div w:id="1985309414">
          <w:marLeft w:val="0"/>
          <w:marRight w:val="0"/>
          <w:marTop w:val="0"/>
          <w:marBottom w:val="0"/>
          <w:divBdr>
            <w:top w:val="none" w:sz="0" w:space="0" w:color="auto"/>
            <w:left w:val="none" w:sz="0" w:space="0" w:color="auto"/>
            <w:bottom w:val="none" w:sz="0" w:space="0" w:color="auto"/>
            <w:right w:val="none" w:sz="0" w:space="0" w:color="auto"/>
          </w:divBdr>
        </w:div>
        <w:div w:id="2019573547">
          <w:marLeft w:val="0"/>
          <w:marRight w:val="0"/>
          <w:marTop w:val="0"/>
          <w:marBottom w:val="0"/>
          <w:divBdr>
            <w:top w:val="none" w:sz="0" w:space="0" w:color="auto"/>
            <w:left w:val="none" w:sz="0" w:space="0" w:color="auto"/>
            <w:bottom w:val="none" w:sz="0" w:space="0" w:color="auto"/>
            <w:right w:val="none" w:sz="0" w:space="0" w:color="auto"/>
          </w:divBdr>
        </w:div>
        <w:div w:id="2021198252">
          <w:marLeft w:val="0"/>
          <w:marRight w:val="0"/>
          <w:marTop w:val="0"/>
          <w:marBottom w:val="0"/>
          <w:divBdr>
            <w:top w:val="none" w:sz="0" w:space="0" w:color="auto"/>
            <w:left w:val="none" w:sz="0" w:space="0" w:color="auto"/>
            <w:bottom w:val="none" w:sz="0" w:space="0" w:color="auto"/>
            <w:right w:val="none" w:sz="0" w:space="0" w:color="auto"/>
          </w:divBdr>
        </w:div>
        <w:div w:id="2025473002">
          <w:marLeft w:val="0"/>
          <w:marRight w:val="0"/>
          <w:marTop w:val="0"/>
          <w:marBottom w:val="0"/>
          <w:divBdr>
            <w:top w:val="none" w:sz="0" w:space="0" w:color="auto"/>
            <w:left w:val="none" w:sz="0" w:space="0" w:color="auto"/>
            <w:bottom w:val="none" w:sz="0" w:space="0" w:color="auto"/>
            <w:right w:val="none" w:sz="0" w:space="0" w:color="auto"/>
          </w:divBdr>
        </w:div>
      </w:divsChild>
    </w:div>
    <w:div w:id="2073500297">
      <w:bodyDiv w:val="1"/>
      <w:marLeft w:val="0"/>
      <w:marRight w:val="0"/>
      <w:marTop w:val="0"/>
      <w:marBottom w:val="0"/>
      <w:divBdr>
        <w:top w:val="none" w:sz="0" w:space="0" w:color="auto"/>
        <w:left w:val="none" w:sz="0" w:space="0" w:color="auto"/>
        <w:bottom w:val="none" w:sz="0" w:space="0" w:color="auto"/>
        <w:right w:val="none" w:sz="0" w:space="0" w:color="auto"/>
      </w:divBdr>
    </w:div>
    <w:div w:id="211998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ycerts.api.org/Search/CompositeSearch"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MHWirth">
  <a:themeElements>
    <a:clrScheme name="MHWirth">
      <a:dk1>
        <a:srgbClr val="000000"/>
      </a:dk1>
      <a:lt1>
        <a:srgbClr val="FFFFFF"/>
      </a:lt1>
      <a:dk2>
        <a:srgbClr val="0092BC"/>
      </a:dk2>
      <a:lt2>
        <a:srgbClr val="FFFFFF"/>
      </a:lt2>
      <a:accent1>
        <a:srgbClr val="0092BC"/>
      </a:accent1>
      <a:accent2>
        <a:srgbClr val="706F6F"/>
      </a:accent2>
      <a:accent3>
        <a:srgbClr val="BACA30"/>
      </a:accent3>
      <a:accent4>
        <a:srgbClr val="A20067"/>
      </a:accent4>
      <a:accent5>
        <a:srgbClr val="F1C400"/>
      </a:accent5>
      <a:accent6>
        <a:srgbClr val="002E5D"/>
      </a:accent6>
      <a:hlink>
        <a:srgbClr val="A20067"/>
      </a:hlink>
      <a:folHlink>
        <a:srgbClr val="706F6F"/>
      </a:folHlink>
    </a:clrScheme>
    <a:fontScheme name="MHWirth">
      <a:majorFont>
        <a:latin typeface="Arial"/>
        <a:ea typeface=""/>
        <a:cs typeface=""/>
      </a:majorFont>
      <a:minorFont>
        <a:latin typeface="Arial"/>
        <a:ea typeface=""/>
        <a:cs typeface=""/>
      </a:minorFont>
    </a:fontScheme>
    <a:fmtScheme name="Couture">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95F5BF6E3F02408EBC8EE65604AE4A" ma:contentTypeVersion="13" ma:contentTypeDescription="Create a new document." ma:contentTypeScope="" ma:versionID="47de8336a00b40bf5186ebc371b3c41a">
  <xsd:schema xmlns:xsd="http://www.w3.org/2001/XMLSchema" xmlns:xs="http://www.w3.org/2001/XMLSchema" xmlns:p="http://schemas.microsoft.com/office/2006/metadata/properties" xmlns:ns2="3bfc7f95-58cb-41d5-b062-52ec5a511544" xmlns:ns3="12f56c85-2f53-41a0-92e5-04c753e8a9a7" targetNamespace="http://schemas.microsoft.com/office/2006/metadata/properties" ma:root="true" ma:fieldsID="c9a6079367247cf4ac5898c173efe872" ns2:_="" ns3:_="">
    <xsd:import namespace="3bfc7f95-58cb-41d5-b062-52ec5a511544"/>
    <xsd:import namespace="12f56c85-2f53-41a0-92e5-04c753e8a9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fc7f95-58cb-41d5-b062-52ec5a5115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2f56c85-2f53-41a0-92e5-04c753e8a9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6CAEB4-819A-4557-AEBC-8C80317828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C0B935-439E-4F89-9EBB-7C73EA212847}">
  <ds:schemaRefs>
    <ds:schemaRef ds:uri="http://schemas.openxmlformats.org/officeDocument/2006/bibliography"/>
  </ds:schemaRefs>
</ds:datastoreItem>
</file>

<file path=customXml/itemProps3.xml><?xml version="1.0" encoding="utf-8"?>
<ds:datastoreItem xmlns:ds="http://schemas.openxmlformats.org/officeDocument/2006/customXml" ds:itemID="{FAD3F961-6B8D-4471-9146-21FE122C62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fc7f95-58cb-41d5-b062-52ec5a511544"/>
    <ds:schemaRef ds:uri="12f56c85-2f53-41a0-92e5-04c753e8a9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01D68C-9E76-4150-A818-BF05F2B544B2}">
  <ds:schemaRefs>
    <ds:schemaRef ds:uri="http://schemas.microsoft.com/sharepoint/v3/contenttype/forms"/>
  </ds:schemaRefs>
</ds:datastoreItem>
</file>

<file path=docMetadata/LabelInfo.xml><?xml version="1.0" encoding="utf-8"?>
<clbl:labelList xmlns:clbl="http://schemas.microsoft.com/office/2020/mipLabelMetadata">
  <clbl:label id="{b405d158-29f7-484e-8e45-cf22582ad8ef}" enabled="1" method="Standard" siteId="{d9fdbcc8-1986-438c-a79e-de0ab2dc66b2}" removed="0"/>
</clbl:labelList>
</file>

<file path=docProps/app.xml><?xml version="1.0" encoding="utf-8"?>
<Properties xmlns="http://schemas.openxmlformats.org/officeDocument/2006/extended-properties" xmlns:vt="http://schemas.openxmlformats.org/officeDocument/2006/docPropsVTypes">
  <Template>Normal</Template>
  <TotalTime>271</TotalTime>
  <Pages>35</Pages>
  <Words>8708</Words>
  <Characters>48417</Characters>
  <Application>Microsoft Office Word</Application>
  <DocSecurity>0</DocSecurity>
  <Lines>1467</Lines>
  <Paragraphs>1165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Hodne, Jens</cp:lastModifiedBy>
  <cp:revision>14</cp:revision>
  <dcterms:created xsi:type="dcterms:W3CDTF">2025-01-15T11:44:00Z</dcterms:created>
  <dcterms:modified xsi:type="dcterms:W3CDTF">2026-04-23T12:18:00Z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ocal contact DEK">
    <vt:lpwstr/>
  </property>
  <property fmtid="{D5CDD505-2E9C-101B-9397-08002B2CF9AE}" pid="3" name="Document.TDWST.DOSTX">
    <vt:lpwstr>In Work</vt:lpwstr>
  </property>
  <property fmtid="{D5CDD505-2E9C-101B-9397-08002B2CF9AE}" pid="4" name="Document_x0020_Code">
    <vt:lpwstr>199;#SA40 - Technical Sales Specification|753b7d20-8cf1-4226-b4ca-3fdf1dbe3356</vt:lpwstr>
  </property>
  <property fmtid="{D5CDD505-2E9C-101B-9397-08002B2CF9AE}" pid="5" name="Char_Value.DRAW.017.CLIENT_DOC_NR.1">
    <vt:lpwstr/>
  </property>
  <property fmtid="{D5CDD505-2E9C-101B-9397-08002B2CF9AE}" pid="6" name="Descr_Cval.DRAW.017.CLIENT_DOC_NR.13">
    <vt:lpwstr/>
  </property>
  <property fmtid="{D5CDD505-2E9C-101B-9397-08002B2CF9AE}" pid="7" name="Char_Value.DRAW.017.CLIENT_DOC_NR.15">
    <vt:lpwstr/>
  </property>
  <property fmtid="{D5CDD505-2E9C-101B-9397-08002B2CF9AE}" pid="8" name="TemplafyUserProfileId">
    <vt:lpwstr>637686643643870735</vt:lpwstr>
  </property>
  <property fmtid="{D5CDD505-2E9C-101B-9397-08002B2CF9AE}" pid="9" name="Descr_Cval.DRAW.017.CLIENT_DOC_NR.24">
    <vt:lpwstr/>
  </property>
  <property fmtid="{D5CDD505-2E9C-101B-9397-08002B2CF9AE}" pid="10" name="Written by">
    <vt:lpwstr/>
  </property>
  <property fmtid="{D5CDD505-2E9C-101B-9397-08002B2CF9AE}" pid="11" name="Linked0">
    <vt:lpwstr>Linked to from eNet</vt:lpwstr>
  </property>
  <property fmtid="{D5CDD505-2E9C-101B-9397-08002B2CF9AE}" pid="12" name="Char_Value.DRAW.017.CLIENT_DOC_NR.26">
    <vt:lpwstr/>
  </property>
  <property fmtid="{D5CDD505-2E9C-101B-9397-08002B2CF9AE}" pid="13" name="Document.DRAW.RES2">
    <vt:lpwstr/>
  </property>
  <property fmtid="{D5CDD505-2E9C-101B-9397-08002B2CF9AE}" pid="14" name="Rev.date">
    <vt:lpwstr>2008-04-24T00:00:00Z</vt:lpwstr>
  </property>
  <property fmtid="{D5CDD505-2E9C-101B-9397-08002B2CF9AE}" pid="15" name="Document.DRAW.DWNAM">
    <vt:lpwstr>123192</vt:lpwstr>
  </property>
  <property fmtid="{D5CDD505-2E9C-101B-9397-08002B2CF9AE}" pid="16" name="Descr_Cval.DRAW.017.CLIENT_DOC_NR.9">
    <vt:lpwstr/>
  </property>
  <property fmtid="{D5CDD505-2E9C-101B-9397-08002B2CF9AE}" pid="17" name="Char_Value.DRAW.017.CLIENT_DOC_NR.2">
    <vt:lpwstr/>
  </property>
  <property fmtid="{D5CDD505-2E9C-101B-9397-08002B2CF9AE}" pid="18" name="Document.DRAW.ADATUM">
    <vt:lpwstr>01.11.2016</vt:lpwstr>
  </property>
  <property fmtid="{D5CDD505-2E9C-101B-9397-08002B2CF9AE}" pid="19" name="Document Review">
    <vt:lpwstr>, </vt:lpwstr>
  </property>
  <property fmtid="{D5CDD505-2E9C-101B-9397-08002B2CF9AE}" pid="20" name="Descr_Cval.DRAW.017.CLIENT_DOC_NR.14">
    <vt:lpwstr/>
  </property>
  <property fmtid="{D5CDD505-2E9C-101B-9397-08002B2CF9AE}" pid="21" name="Local contact DLS0">
    <vt:lpwstr/>
  </property>
  <property fmtid="{D5CDD505-2E9C-101B-9397-08002B2CF9AE}" pid="22" name="Document.DRAW.DOKAR">
    <vt:lpwstr>PDC</vt:lpwstr>
  </property>
  <property fmtid="{D5CDD505-2E9C-101B-9397-08002B2CF9AE}" pid="23" name="Document.DRAW.DOKVR">
    <vt:lpwstr>00</vt:lpwstr>
  </property>
  <property fmtid="{D5CDD505-2E9C-101B-9397-08002B2CF9AE}" pid="24" name="Char_Value.DRAW.017.CLIENT_DOC_NR.16">
    <vt:lpwstr/>
  </property>
  <property fmtid="{D5CDD505-2E9C-101B-9397-08002B2CF9AE}" pid="25" name="Format">
    <vt:lpwstr>Word</vt:lpwstr>
  </property>
  <property fmtid="{D5CDD505-2E9C-101B-9397-08002B2CF9AE}" pid="26" name="¤Contact PTC">
    <vt:lpwstr/>
  </property>
  <property fmtid="{D5CDD505-2E9C-101B-9397-08002B2CF9AE}" pid="27" name="MSIP_Label_b405d158-29f7-484e-8e45-cf22582ad8ef_Enabled">
    <vt:lpwstr>true</vt:lpwstr>
  </property>
  <property fmtid="{D5CDD505-2E9C-101B-9397-08002B2CF9AE}" pid="28" name="index">
    <vt:lpwstr>QA</vt:lpwstr>
  </property>
  <property fmtid="{D5CDD505-2E9C-101B-9397-08002B2CF9AE}" pid="29" name="Document.TDWST.STABK">
    <vt:lpwstr>02</vt:lpwstr>
  </property>
  <property fmtid="{D5CDD505-2E9C-101B-9397-08002B2CF9AE}" pid="30" name="Descr_Cval.DRAW.017.CLIENT_DOC_NR.25">
    <vt:lpwstr/>
  </property>
  <property fmtid="{D5CDD505-2E9C-101B-9397-08002B2CF9AE}" pid="31" name="Char_Value.DRAW.017.CLIENT_DOC_NR.27">
    <vt:lpwstr/>
  </property>
  <property fmtid="{D5CDD505-2E9C-101B-9397-08002B2CF9AE}" pid="32" name="Document.DRAW.RES3">
    <vt:lpwstr/>
  </property>
  <property fmtid="{D5CDD505-2E9C-101B-9397-08002B2CF9AE}" pid="33" name="Document Code">
    <vt:lpwstr>199;#SA40 - Technical Sales Specification|753b7d20-8cf1-4226-b4ca-3fdf1dbe3356</vt:lpwstr>
  </property>
  <property fmtid="{D5CDD505-2E9C-101B-9397-08002B2CF9AE}" pid="34" name="Char_Value.DRAW.017.INFORMATION_TYPE.1">
    <vt:lpwstr>A33</vt:lpwstr>
  </property>
  <property fmtid="{D5CDD505-2E9C-101B-9397-08002B2CF9AE}" pid="35" name="Document.DRAW.LOEDK">
    <vt:lpwstr/>
  </property>
  <property fmtid="{D5CDD505-2E9C-101B-9397-08002B2CF9AE}" pid="36" name="out of use">
    <vt:lpwstr/>
  </property>
  <property fmtid="{D5CDD505-2E9C-101B-9397-08002B2CF9AE}" pid="37" name="Char_Value.DRAW.017.CLIENT_DOC_NR.3">
    <vt:lpwstr/>
  </property>
  <property fmtid="{D5CDD505-2E9C-101B-9397-08002B2CF9AE}" pid="38" name="Descr_Cval.DRAW.017.CLIENT_DOC_NR.15">
    <vt:lpwstr/>
  </property>
  <property fmtid="{D5CDD505-2E9C-101B-9397-08002B2CF9AE}" pid="39" name="¤Contact Singapore">
    <vt:lpwstr/>
  </property>
  <property fmtid="{D5CDD505-2E9C-101B-9397-08002B2CF9AE}" pid="40" name="Checked date">
    <vt:filetime>2015-01-07T23:00:00Z</vt:filetime>
  </property>
  <property fmtid="{D5CDD505-2E9C-101B-9397-08002B2CF9AE}" pid="41" name="MSIP_Label_b405d158-29f7-484e-8e45-cf22582ad8ef_SetDate">
    <vt:lpwstr>2022-11-28T12:14:15Z</vt:lpwstr>
  </property>
  <property fmtid="{D5CDD505-2E9C-101B-9397-08002B2CF9AE}" pid="42" name="Chapter in manual">
    <vt:lpwstr/>
  </property>
  <property fmtid="{D5CDD505-2E9C-101B-9397-08002B2CF9AE}" pid="43" name="Char_Value.DRAW.017.CLIENT_DOC_NR.17">
    <vt:lpwstr/>
  </property>
  <property fmtid="{D5CDD505-2E9C-101B-9397-08002B2CF9AE}" pid="44" name="URL">
    <vt:lpwstr/>
  </property>
  <property fmtid="{D5CDD505-2E9C-101B-9397-08002B2CF9AE}" pid="45" name="Document.DRAW.AENNR">
    <vt:lpwstr/>
  </property>
  <property fmtid="{D5CDD505-2E9C-101B-9397-08002B2CF9AE}" pid="46" name="Descr_Cval.DRAW.017.CLIENT_DOC_NR.26">
    <vt:lpwstr/>
  </property>
  <property fmtid="{D5CDD505-2E9C-101B-9397-08002B2CF9AE}" pid="47" name="Document.DRAW.RES4">
    <vt:lpwstr/>
  </property>
  <property fmtid="{D5CDD505-2E9C-101B-9397-08002B2CF9AE}" pid="48" name="Char_Value.DRAW.017.CLIENT_DOC_NR.28">
    <vt:lpwstr/>
  </property>
  <property fmtid="{D5CDD505-2E9C-101B-9397-08002B2CF9AE}" pid="49" name="Document.DRAW.Document_Number">
    <vt:lpwstr>0000000000000010003216591</vt:lpwstr>
  </property>
  <property fmtid="{D5CDD505-2E9C-101B-9397-08002B2CF9AE}" pid="50" name="Char_Value.DRAW.017.CLIENT_STATUS_AKS.1">
    <vt:lpwstr/>
  </property>
  <property fmtid="{D5CDD505-2E9C-101B-9397-08002B2CF9AE}" pid="51" name="Descr_Cval.DRAW.017.MADE_BY.1">
    <vt:lpwstr>RUUD, BJØRN INGE</vt:lpwstr>
  </property>
  <property fmtid="{D5CDD505-2E9C-101B-9397-08002B2CF9AE}" pid="52" name="Char_Value.DRAW.017.CLIENT_DOC_NR.4">
    <vt:lpwstr/>
  </property>
  <property fmtid="{D5CDD505-2E9C-101B-9397-08002B2CF9AE}" pid="53" name="Descr_Cval.DRAW.017.CHECKED_BY.1">
    <vt:lpwstr>RUUD, BJØRN INGE</vt:lpwstr>
  </property>
  <property fmtid="{D5CDD505-2E9C-101B-9397-08002B2CF9AE}" pid="54" name="Char_Value.DRAW.017.ORIGINATOR.1">
    <vt:lpwstr>RUUD, BJØRN INGE</vt:lpwstr>
  </property>
  <property fmtid="{D5CDD505-2E9C-101B-9397-08002B2CF9AE}" pid="55" name="Descr_Cval.DRAW.017.CLIENT_DOC_NR.1">
    <vt:lpwstr/>
  </property>
  <property fmtid="{D5CDD505-2E9C-101B-9397-08002B2CF9AE}" pid="56" name="Descr_Cval.DRAW.017.CLIENT_DOC_NR.16">
    <vt:lpwstr/>
  </property>
  <property fmtid="{D5CDD505-2E9C-101B-9397-08002B2CF9AE}" pid="57" name="layout setting">
    <vt:lpwstr>New</vt:lpwstr>
  </property>
  <property fmtid="{D5CDD505-2E9C-101B-9397-08002B2CF9AE}" pid="58" name="Char_Value.DRAW.017.CLIENT_DOC_NR.18">
    <vt:lpwstr/>
  </property>
  <property fmtid="{D5CDD505-2E9C-101B-9397-08002B2CF9AE}" pid="59" name="MSIP_Label_b405d158-29f7-484e-8e45-cf22582ad8ef_Name">
    <vt:lpwstr>b405d158-29f7-484e-8e45-cf22582ad8ef</vt:lpwstr>
  </property>
  <property fmtid="{D5CDD505-2E9C-101B-9397-08002B2CF9AE}" pid="60" name="¤Contact Brazil">
    <vt:lpwstr/>
  </property>
  <property fmtid="{D5CDD505-2E9C-101B-9397-08002B2CF9AE}" pid="61" name="Document.DRAW.PRENR">
    <vt:lpwstr/>
  </property>
  <property fmtid="{D5CDD505-2E9C-101B-9397-08002B2CF9AE}" pid="62" name="Descr_Cval.DRAW.017.CLIENT_DOC_NR.27">
    <vt:lpwstr/>
  </property>
  <property fmtid="{D5CDD505-2E9C-101B-9397-08002B2CF9AE}" pid="63" name="Responsible">
    <vt:lpwstr>Gundlach, Birgitthe Marie Bolet8579</vt:lpwstr>
  </property>
  <property fmtid="{D5CDD505-2E9C-101B-9397-08002B2CF9AE}" pid="64" name="Char_Value.DRAW.017.BOM_RELEVANT.1">
    <vt:lpwstr>NO</vt:lpwstr>
  </property>
  <property fmtid="{D5CDD505-2E9C-101B-9397-08002B2CF9AE}" pid="65" name="Document.DRAW.MANDT">
    <vt:lpwstr>101</vt:lpwstr>
  </property>
  <property fmtid="{D5CDD505-2E9C-101B-9397-08002B2CF9AE}" pid="66" name="Char_Value.DRAW.017.CLIENT_DOC_NR.29">
    <vt:lpwstr/>
  </property>
  <property fmtid="{D5CDD505-2E9C-101B-9397-08002B2CF9AE}" pid="67" name="Published to">
    <vt:lpwstr>eNet - MH Standard</vt:lpwstr>
  </property>
  <property fmtid="{D5CDD505-2E9C-101B-9397-08002B2CF9AE}" pid="68" name="Char_Value.DRAW.017.CLIENT_DOC_NR.5">
    <vt:lpwstr/>
  </property>
  <property fmtid="{D5CDD505-2E9C-101B-9397-08002B2CF9AE}" pid="69" name="Descr_Cval.DRAW.017.ISSUE_DATE.1">
    <vt:lpwstr>01.11.2016</vt:lpwstr>
  </property>
  <property fmtid="{D5CDD505-2E9C-101B-9397-08002B2CF9AE}" pid="70" name="Descr_Cval.DRAW.017.INFORMATION_TYPE.1">
    <vt:lpwstr>Operating System Procedure</vt:lpwstr>
  </property>
  <property fmtid="{D5CDD505-2E9C-101B-9397-08002B2CF9AE}" pid="71" name="Descr_Cval.DRAW.017.CLIENT_DOC_NR.17">
    <vt:lpwstr/>
  </property>
  <property fmtid="{D5CDD505-2E9C-101B-9397-08002B2CF9AE}" pid="72" name="Descr_Cval.DRAW.017.CLIENT_DOC_NR.2">
    <vt:lpwstr/>
  </property>
  <property fmtid="{D5CDD505-2E9C-101B-9397-08002B2CF9AE}" pid="73" name="MSIP_Label_4ee3ca45-c2c6-44b2-854c-47f10079220a_ActionId">
    <vt:lpwstr>6a4d6b68-2cbf-4f94-8732-735edba59ea5</vt:lpwstr>
  </property>
  <property fmtid="{D5CDD505-2E9C-101B-9397-08002B2CF9AE}" pid="74" name="Local regional contact Baku">
    <vt:lpwstr/>
  </property>
  <property fmtid="{D5CDD505-2E9C-101B-9397-08002B2CF9AE}" pid="75" name="Char_Value.DRAW.017.CLIENT_DOC_NR.19">
    <vt:lpwstr/>
  </property>
  <property fmtid="{D5CDD505-2E9C-101B-9397-08002B2CF9AE}" pid="76" name="Descr_Cval.DRAW.017.APPROVED_BY.1">
    <vt:lpwstr>RUUD, BJØRN INGE</vt:lpwstr>
  </property>
  <property fmtid="{D5CDD505-2E9C-101B-9397-08002B2CF9AE}" pid="77" name="_CopySource">
    <vt:lpwstr/>
  </property>
  <property fmtid="{D5CDD505-2E9C-101B-9397-08002B2CF9AE}" pid="78" name="linked">
    <vt:lpwstr>Linked to from eNet</vt:lpwstr>
  </property>
  <property fmtid="{D5CDD505-2E9C-101B-9397-08002B2CF9AE}" pid="79" name="Local contact DLS">
    <vt:lpwstr/>
  </property>
  <property fmtid="{D5CDD505-2E9C-101B-9397-08002B2CF9AE}" pid="80" name="Char_Value.DRAW.017.CLIENT_DOC_NR.30">
    <vt:lpwstr/>
  </property>
  <property fmtid="{D5CDD505-2E9C-101B-9397-08002B2CF9AE}" pid="81" name="Published in background">
    <vt:lpwstr>0</vt:lpwstr>
  </property>
  <property fmtid="{D5CDD505-2E9C-101B-9397-08002B2CF9AE}" pid="82" name="Descr_Cval.DRAW.017.CLIENT_DOC_NR.28">
    <vt:lpwstr/>
  </property>
  <property fmtid="{D5CDD505-2E9C-101B-9397-08002B2CF9AE}" pid="83" name="TemplafyTemplateId">
    <vt:lpwstr>637848411102180983</vt:lpwstr>
  </property>
  <property fmtid="{D5CDD505-2E9C-101B-9397-08002B2CF9AE}" pid="84" name="Procedure">
    <vt:lpwstr>8</vt:lpwstr>
  </property>
  <property fmtid="{D5CDD505-2E9C-101B-9397-08002B2CF9AE}" pid="85" name="Document.DRAW.PRETL">
    <vt:lpwstr/>
  </property>
  <property fmtid="{D5CDD505-2E9C-101B-9397-08002B2CF9AE}" pid="86" name="Writter">
    <vt:lpwstr>Gundlach, Birgitthe Marie Bolet8579</vt:lpwstr>
  </property>
  <property fmtid="{D5CDD505-2E9C-101B-9397-08002B2CF9AE}" pid="87" name="Document.DRAW.DOKST">
    <vt:lpwstr>02</vt:lpwstr>
  </property>
  <property fmtid="{D5CDD505-2E9C-101B-9397-08002B2CF9AE}" pid="88" name="¤Contact Stockton-on-Tees">
    <vt:lpwstr/>
  </property>
  <property fmtid="{D5CDD505-2E9C-101B-9397-08002B2CF9AE}" pid="89" name="Char_Value.DRAW.017.CLIENT_DOC_NR.20">
    <vt:lpwstr/>
  </property>
  <property fmtid="{D5CDD505-2E9C-101B-9397-08002B2CF9AE}" pid="90" name="Order">
    <vt:r8>2700</vt:r8>
  </property>
  <property fmtid="{D5CDD505-2E9C-101B-9397-08002B2CF9AE}" pid="91" name="Link to pdf-file">
    <vt:lpwstr/>
  </property>
  <property fmtid="{D5CDD505-2E9C-101B-9397-08002B2CF9AE}" pid="92" name="Document.DRAW.DOKNR">
    <vt:lpwstr>10003216591</vt:lpwstr>
  </property>
  <property fmtid="{D5CDD505-2E9C-101B-9397-08002B2CF9AE}" pid="93" name="Char_Value.DRAW.017.CLIENT_DOC_NR.6">
    <vt:lpwstr/>
  </property>
  <property fmtid="{D5CDD505-2E9C-101B-9397-08002B2CF9AE}" pid="94" name="Descr_Cval.DRAW.017.CLIENT_DOC_NR.18">
    <vt:lpwstr/>
  </property>
  <property fmtid="{D5CDD505-2E9C-101B-9397-08002B2CF9AE}" pid="95" name="Descr_Cval.DRAW.017.CLIENT_DOC_NR.3">
    <vt:lpwstr/>
  </property>
  <property fmtid="{D5CDD505-2E9C-101B-9397-08002B2CF9AE}" pid="96" name="¤Contact VT">
    <vt:lpwstr/>
  </property>
  <property fmtid="{D5CDD505-2E9C-101B-9397-08002B2CF9AE}" pid="97" name="Local regional contact Singapore">
    <vt:lpwstr/>
  </property>
  <property fmtid="{D5CDD505-2E9C-101B-9397-08002B2CF9AE}" pid="98" name="Last published">
    <vt:lpwstr>2008-04-24T22:59:00Z</vt:lpwstr>
  </property>
  <property fmtid="{D5CDD505-2E9C-101B-9397-08002B2CF9AE}" pid="99" name="Char_Value.DRAW.017.CLIENT_DOC_NR.10">
    <vt:lpwstr/>
  </property>
  <property fmtid="{D5CDD505-2E9C-101B-9397-08002B2CF9AE}" pid="100" name="DRT Management">
    <vt:lpwstr/>
  </property>
  <property fmtid="{D5CDD505-2E9C-101B-9397-08002B2CF9AE}" pid="101" name="Visible SEM">
    <vt:lpwstr/>
  </property>
  <property fmtid="{D5CDD505-2E9C-101B-9397-08002B2CF9AE}" pid="102" name="Index0">
    <vt:lpwstr>QA</vt:lpwstr>
  </property>
  <property fmtid="{D5CDD505-2E9C-101B-9397-08002B2CF9AE}" pid="103" name="?• Intranet - Visible">
    <vt:lpwstr>;#MH Standard page;#</vt:lpwstr>
  </property>
  <property fmtid="{D5CDD505-2E9C-101B-9397-08002B2CF9AE}" pid="104" name="MediaServiceImageTags">
    <vt:lpwstr/>
  </property>
  <property fmtid="{D5CDD505-2E9C-101B-9397-08002B2CF9AE}" pid="105" name="Document.DRAT.DKTXT">
    <vt:lpwstr>Description line 1 test</vt:lpwstr>
  </property>
  <property fmtid="{D5CDD505-2E9C-101B-9397-08002B2CF9AE}" pid="106" name="¤Contact Baku">
    <vt:lpwstr/>
  </property>
  <property fmtid="{D5CDD505-2E9C-101B-9397-08002B2CF9AE}" pid="107" name="xd_ProgID">
    <vt:lpwstr/>
  </property>
  <property fmtid="{D5CDD505-2E9C-101B-9397-08002B2CF9AE}" pid="108" name="Local contact DS">
    <vt:lpwstr/>
  </property>
  <property fmtid="{D5CDD505-2E9C-101B-9397-08002B2CF9AE}" pid="109" name="Char_Value.DRAW.017.CLIENT_DOC_VER.1">
    <vt:lpwstr/>
  </property>
  <property fmtid="{D5CDD505-2E9C-101B-9397-08002B2CF9AE}" pid="110" name="Local contact EKH">
    <vt:lpwstr/>
  </property>
  <property fmtid="{D5CDD505-2E9C-101B-9397-08002B2CF9AE}" pid="111" name="ContentTypeId">
    <vt:lpwstr>0x0101003B95F5BF6E3F02408EBC8EE65604AE4A</vt:lpwstr>
  </property>
  <property fmtid="{D5CDD505-2E9C-101B-9397-08002B2CF9AE}" pid="112" name="Descr_Cval.DRAW.017.CLIENT_DOC_NR.29">
    <vt:lpwstr/>
  </property>
  <property fmtid="{D5CDD505-2E9C-101B-9397-08002B2CF9AE}" pid="113" name="Descr_Cval.DRAW.017.CLIENT_STATUS_AKS.1">
    <vt:lpwstr/>
  </property>
  <property fmtid="{D5CDD505-2E9C-101B-9397-08002B2CF9AE}" pid="114" name="Char_Value.DRAW.017.CLIENT_DOC_NR.21">
    <vt:lpwstr/>
  </property>
  <property fmtid="{D5CDD505-2E9C-101B-9397-08002B2CF9AE}" pid="115" name="Char_Value.DRAW.017.CLIENT_DOC_NR.7">
    <vt:lpwstr/>
  </property>
  <property fmtid="{D5CDD505-2E9C-101B-9397-08002B2CF9AE}" pid="116" name="Intranet - Visible">
    <vt:lpwstr>;#Operating System - Aker MH Standard page;#</vt:lpwstr>
  </property>
  <property fmtid="{D5CDD505-2E9C-101B-9397-08002B2CF9AE}" pid="117" name="Document.DRAW.CM_RELEVANCE">
    <vt:lpwstr/>
  </property>
  <property fmtid="{D5CDD505-2E9C-101B-9397-08002B2CF9AE}" pid="118" name="Descr_Cval.DRAW.017.CLIENT_DOC_NR.19">
    <vt:lpwstr/>
  </property>
  <property fmtid="{D5CDD505-2E9C-101B-9397-08002B2CF9AE}" pid="119" name="Descr_Cval.DRAW.017.CLIENT_DOC_NR.4">
    <vt:lpwstr/>
  </property>
  <property fmtid="{D5CDD505-2E9C-101B-9397-08002B2CF9AE}" pid="120" name="Document.DRAT.DKTXT.EN">
    <vt:lpwstr>Description line 1 test</vt:lpwstr>
  </property>
  <property fmtid="{D5CDD505-2E9C-101B-9397-08002B2CF9AE}" pid="121" name="TemplateUrl">
    <vt:lpwstr/>
  </property>
  <property fmtid="{D5CDD505-2E9C-101B-9397-08002B2CF9AE}" pid="122" name="Descr_Cval.DRAW.017.CLIENT_DOC_NR.30">
    <vt:lpwstr/>
  </property>
  <property fmtid="{D5CDD505-2E9C-101B-9397-08002B2CF9AE}" pid="123" name="Document.DRAW.DOKTL">
    <vt:lpwstr>000</vt:lpwstr>
  </property>
  <property fmtid="{D5CDD505-2E9C-101B-9397-08002B2CF9AE}" pid="124" name="Char_Value.DRAW.017.CLIENT_DOC_NR.11">
    <vt:lpwstr/>
  </property>
  <property fmtid="{D5CDD505-2E9C-101B-9397-08002B2CF9AE}" pid="125" name="Document.DRAW.DOKTL_VL">
    <vt:lpwstr>000</vt:lpwstr>
  </property>
  <property fmtid="{D5CDD505-2E9C-101B-9397-08002B2CF9AE}" pid="126" name="Descr_Cval.DRAW.017.LINE1.1">
    <vt:lpwstr>Description line 1 test</vt:lpwstr>
  </property>
  <property fmtid="{D5CDD505-2E9C-101B-9397-08002B2CF9AE}" pid="127" name="User Manual document ?">
    <vt:lpwstr>1</vt:lpwstr>
  </property>
  <property fmtid="{D5CDD505-2E9C-101B-9397-08002B2CF9AE}" pid="128" name="Local contact DEH">
    <vt:lpwstr/>
  </property>
  <property fmtid="{D5CDD505-2E9C-101B-9397-08002B2CF9AE}" pid="129" name="Char_Value.DRAW.017.LINE1.1">
    <vt:lpwstr>Description line 1 test</vt:lpwstr>
  </property>
  <property fmtid="{D5CDD505-2E9C-101B-9397-08002B2CF9AE}" pid="130" name="Descr_Cval.DRAW.017.CLIENT_DOC_NR.20">
    <vt:lpwstr/>
  </property>
  <property fmtid="{D5CDD505-2E9C-101B-9397-08002B2CF9AE}" pid="131" name="Process">
    <vt:lpwstr>12.0 Quality and Test Management</vt:lpwstr>
  </property>
  <property fmtid="{D5CDD505-2E9C-101B-9397-08002B2CF9AE}" pid="132" name="¤Contact London">
    <vt:lpwstr/>
  </property>
  <property fmtid="{D5CDD505-2E9C-101B-9397-08002B2CF9AE}" pid="133" name="Char_Value.DRAW.017.CLIENT_DOC_NR.22">
    <vt:lpwstr/>
  </property>
  <property fmtid="{D5CDD505-2E9C-101B-9397-08002B2CF9AE}" pid="134" name="Char_Value.DRAW.017.CLIENT_DOC_NR.8">
    <vt:lpwstr/>
  </property>
  <property fmtid="{D5CDD505-2E9C-101B-9397-08002B2CF9AE}" pid="135" name="Descr_Cval.DRAW.017.CLIENT_DOC_NR.5">
    <vt:lpwstr/>
  </property>
  <property fmtid="{D5CDD505-2E9C-101B-9397-08002B2CF9AE}" pid="136" name="Descr_Cval.DRAW.017.CLIENT_DOC_NR.10">
    <vt:lpwstr/>
  </property>
  <property fmtid="{D5CDD505-2E9C-101B-9397-08002B2CF9AE}" pid="137" name="MSIP_Label_4ee3ca45-c2c6-44b2-854c-47f10079220a_Enabled">
    <vt:lpwstr>True</vt:lpwstr>
  </property>
  <property fmtid="{D5CDD505-2E9C-101B-9397-08002B2CF9AE}" pid="138" name="Document_x0020_Group">
    <vt:lpwstr>70;#SA - Specifications and Standards|f996cf9c-17ec-4755-a893-16f36787d322</vt:lpwstr>
  </property>
  <property fmtid="{D5CDD505-2E9C-101B-9397-08002B2CF9AE}" pid="139" name="TemplafyLanguageCode">
    <vt:lpwstr>en-US</vt:lpwstr>
  </property>
  <property fmtid="{D5CDD505-2E9C-101B-9397-08002B2CF9AE}" pid="140" name="Char_Value.DRAW.017.CHECKED_BY.1">
    <vt:lpwstr>RUUD, BJØRN INGE</vt:lpwstr>
  </property>
  <property fmtid="{D5CDD505-2E9C-101B-9397-08002B2CF9AE}" pid="141" name="Char_Value.DRAW.017.CLIENT_DOC_NR.12">
    <vt:lpwstr/>
  </property>
  <property fmtid="{D5CDD505-2E9C-101B-9397-08002B2CF9AE}" pid="142" name="Descr_Cval.DRAW.017.BOM_RELEVANT.1">
    <vt:lpwstr>No</vt:lpwstr>
  </property>
  <property fmtid="{D5CDD505-2E9C-101B-9397-08002B2CF9AE}" pid="143" name="Document.DRAW.CADKZ">
    <vt:lpwstr/>
  </property>
  <property fmtid="{D5CDD505-2E9C-101B-9397-08002B2CF9AE}" pid="144" name="Descr_Cval.DRAW.017.CLIENT_DOC_VER.1">
    <vt:lpwstr/>
  </property>
  <property fmtid="{D5CDD505-2E9C-101B-9397-08002B2CF9AE}" pid="145" name="Descr_Cval.DRAW.017.CLIENT_DOC_NR.21">
    <vt:lpwstr/>
  </property>
  <property fmtid="{D5CDD505-2E9C-101B-9397-08002B2CF9AE}" pid="146" name="Document.DRAW.BEGRU">
    <vt:lpwstr/>
  </property>
  <property fmtid="{D5CDD505-2E9C-101B-9397-08002B2CF9AE}" pid="147" name="Char_Value.DRAW.017.CLIENT_DOC_NR.23">
    <vt:lpwstr/>
  </property>
  <property fmtid="{D5CDD505-2E9C-101B-9397-08002B2CF9AE}" pid="148" name="MSIP_Label_b405d158-29f7-484e-8e45-cf22582ad8ef_ContentBits">
    <vt:lpwstr>2</vt:lpwstr>
  </property>
  <property fmtid="{D5CDD505-2E9C-101B-9397-08002B2CF9AE}" pid="149" name="Char_Value.DRAW.017.CLIENT_DOC_NR.9">
    <vt:lpwstr/>
  </property>
  <property fmtid="{D5CDD505-2E9C-101B-9397-08002B2CF9AE}" pid="150" name="Descr_Cval.DRAW.017.CLIENT_DOC_NR.6">
    <vt:lpwstr/>
  </property>
  <property fmtid="{D5CDD505-2E9C-101B-9397-08002B2CF9AE}" pid="151" name="MSIP_Label_4ee3ca45-c2c6-44b2-854c-47f10079220a_SetDate">
    <vt:lpwstr>2021-04-20T14:17:54Z</vt:lpwstr>
  </property>
  <property fmtid="{D5CDD505-2E9C-101B-9397-08002B2CF9AE}" pid="152" name="MSIP_Label_4ee3ca45-c2c6-44b2-854c-47f10079220a_Name">
    <vt:lpwstr>4ee3ca45-c2c6-44b2-854c-47f10079220a</vt:lpwstr>
  </property>
  <property fmtid="{D5CDD505-2E9C-101B-9397-08002B2CF9AE}" pid="153" name="Document Group">
    <vt:lpwstr>70;#SA - Specifications and Standards|f996cf9c-17ec-4755-a893-16f36787d322</vt:lpwstr>
  </property>
  <property fmtid="{D5CDD505-2E9C-101B-9397-08002B2CF9AE}" pid="154" name="TemplafyTenantId">
    <vt:lpwstr>mhwirth</vt:lpwstr>
  </property>
  <property fmtid="{D5CDD505-2E9C-101B-9397-08002B2CF9AE}" pid="155" name="Product">
    <vt:lpwstr/>
  </property>
  <property fmtid="{D5CDD505-2E9C-101B-9397-08002B2CF9AE}" pid="156" name="Char_Value.DRAW.017.ISSUE_DATE.1">
    <vt:lpwstr>01.11.2016</vt:lpwstr>
  </property>
  <property fmtid="{D5CDD505-2E9C-101B-9397-08002B2CF9AE}" pid="157" name="Descr_Cval.DRAW.017.CLIENT_DOC_NR.11">
    <vt:lpwstr/>
  </property>
  <property fmtid="{D5CDD505-2E9C-101B-9397-08002B2CF9AE}" pid="158" name="Status">
    <vt:lpwstr>Published!</vt:lpwstr>
  </property>
  <property fmtid="{D5CDD505-2E9C-101B-9397-08002B2CF9AE}" pid="159" name="Char_Value.DRAW.017.CLIENT_DOC_NR.13">
    <vt:lpwstr/>
  </property>
  <property fmtid="{D5CDD505-2E9C-101B-9397-08002B2CF9AE}" pid="160" name="Char_Value.DRAW.017.MADE_BY.1">
    <vt:lpwstr>RUUD, BJØRN INGE</vt:lpwstr>
  </property>
  <property fmtid="{D5CDD505-2E9C-101B-9397-08002B2CF9AE}" pid="161" name="Document.DRAW.DOKVR_VL">
    <vt:lpwstr>00</vt:lpwstr>
  </property>
  <property fmtid="{D5CDD505-2E9C-101B-9397-08002B2CF9AE}" pid="162" name="Char_Value.DRAW.017.LINE2.1">
    <vt:lpwstr>Description line 2 aaaa</vt:lpwstr>
  </property>
  <property fmtid="{D5CDD505-2E9C-101B-9397-08002B2CF9AE}" pid="163" name="Descr_Cval.DRAW.017.LINE2.1">
    <vt:lpwstr>Description line 2 aaaa</vt:lpwstr>
  </property>
  <property fmtid="{D5CDD505-2E9C-101B-9397-08002B2CF9AE}" pid="164" name="Descr_Cval.DRAW.017.CLIENT_DOC_NR.22">
    <vt:lpwstr/>
  </property>
  <property fmtid="{D5CDD505-2E9C-101B-9397-08002B2CF9AE}" pid="165" name="Publisation">
    <vt:lpwstr>Template</vt:lpwstr>
  </property>
  <property fmtid="{D5CDD505-2E9C-101B-9397-08002B2CF9AE}" pid="166" name="Descr_Cval.DRAW.017.ORIGINATOR.1">
    <vt:lpwstr>RUUD, BJØRN INGE</vt:lpwstr>
  </property>
  <property fmtid="{D5CDD505-2E9C-101B-9397-08002B2CF9AE}" pid="167" name="Document.DRAW.DOKNR_VL">
    <vt:lpwstr>10002613698</vt:lpwstr>
  </property>
  <property fmtid="{D5CDD505-2E9C-101B-9397-08002B2CF9AE}" pid="168" name="Char_Value.DRAW.017.CLIENT_DOC_NR.24">
    <vt:lpwstr/>
  </property>
  <property fmtid="{D5CDD505-2E9C-101B-9397-08002B2CF9AE}" pid="169" name="Local contact EDH">
    <vt:lpwstr/>
  </property>
  <property fmtid="{D5CDD505-2E9C-101B-9397-08002B2CF9AE}" pid="170" name="Business Development">
    <vt:lpwstr/>
  </property>
  <property fmtid="{D5CDD505-2E9C-101B-9397-08002B2CF9AE}" pid="171" name="number">
    <vt:lpwstr>39</vt:lpwstr>
  </property>
  <property fmtid="{D5CDD505-2E9C-101B-9397-08002B2CF9AE}" pid="172" name="Descr_Cval.DRAW.017.CLIENT_DOC_NR.7">
    <vt:lpwstr/>
  </property>
  <property fmtid="{D5CDD505-2E9C-101B-9397-08002B2CF9AE}" pid="173" name="MSIP_Label_b405d158-29f7-484e-8e45-cf22582ad8ef_ActionId">
    <vt:lpwstr>b3e4e0e5-cc9a-4017-87d8-6320125cefe1</vt:lpwstr>
  </property>
  <property fmtid="{D5CDD505-2E9C-101B-9397-08002B2CF9AE}" pid="174" name="¤Contact South Korea">
    <vt:lpwstr/>
  </property>
  <property fmtid="{D5CDD505-2E9C-101B-9397-08002B2CF9AE}" pid="175" name="Descr_Cval.DRAW.017.CLIENT_DOC_NR.12">
    <vt:lpwstr/>
  </property>
  <property fmtid="{D5CDD505-2E9C-101B-9397-08002B2CF9AE}" pid="176" name="MSIP_Label_4ee3ca45-c2c6-44b2-854c-47f10079220a_SiteId">
    <vt:lpwstr>d9fdbcc8-1986-438c-a79e-de0ab2dc66b2</vt:lpwstr>
  </property>
  <property fmtid="{D5CDD505-2E9C-101B-9397-08002B2CF9AE}" pid="177" name="Check-up">
    <vt:filetime>2015-01-07T23:00:00Z</vt:filetime>
  </property>
  <property fmtid="{D5CDD505-2E9C-101B-9397-08002B2CF9AE}" pid="178" name="Char_Value.DRAW.017.CLIENT_DOC_NR.14">
    <vt:lpwstr/>
  </property>
  <property fmtid="{D5CDD505-2E9C-101B-9397-08002B2CF9AE}" pid="179" name="MSIP_Label_4ee3ca45-c2c6-44b2-854c-47f10079220a_Method">
    <vt:lpwstr>Privileged</vt:lpwstr>
  </property>
  <property fmtid="{D5CDD505-2E9C-101B-9397-08002B2CF9AE}" pid="180" name="rev_no - date">
    <vt:lpwstr/>
  </property>
  <property fmtid="{D5CDD505-2E9C-101B-9397-08002B2CF9AE}" pid="181" name="attacment no.">
    <vt:lpwstr>2</vt:lpwstr>
  </property>
  <property fmtid="{D5CDD505-2E9C-101B-9397-08002B2CF9AE}" pid="182" name="Document.DRAW.LABOR">
    <vt:lpwstr>300</vt:lpwstr>
  </property>
  <property fmtid="{D5CDD505-2E9C-101B-9397-08002B2CF9AE}" pid="183" name="Descr_Cval.DRAW.017.CLIENT_DOC_NR.23">
    <vt:lpwstr/>
  </property>
  <property fmtid="{D5CDD505-2E9C-101B-9397-08002B2CF9AE}" pid="184" name="Document.DRAW.PREAR">
    <vt:lpwstr/>
  </property>
  <property fmtid="{D5CDD505-2E9C-101B-9397-08002B2CF9AE}" pid="185" name="Document.DRAW.PREVR">
    <vt:lpwstr/>
  </property>
  <property fmtid="{D5CDD505-2E9C-101B-9397-08002B2CF9AE}" pid="186" name="Document.DRAW.RES1">
    <vt:lpwstr/>
  </property>
  <property fmtid="{D5CDD505-2E9C-101B-9397-08002B2CF9AE}" pid="187" name="MSIP_Label_4ee3ca45-c2c6-44b2-854c-47f10079220a_ContentBits">
    <vt:lpwstr>0</vt:lpwstr>
  </property>
  <property fmtid="{D5CDD505-2E9C-101B-9397-08002B2CF9AE}" pid="188" name="Char_Value.DRAW.017.CLIENT_DOC_NR.25">
    <vt:lpwstr/>
  </property>
  <property fmtid="{D5CDD505-2E9C-101B-9397-08002B2CF9AE}" pid="189" name="Descr_Cval.DRAW.017.CLIENT_DOC_NR.8">
    <vt:lpwstr/>
  </property>
  <property fmtid="{D5CDD505-2E9C-101B-9397-08002B2CF9AE}" pid="190" name="Document.DRAW.WERKA">
    <vt:lpwstr/>
  </property>
  <property fmtid="{D5CDD505-2E9C-101B-9397-08002B2CF9AE}" pid="191" name="Char_Value.DRAW.017.APPROVED_BY.1">
    <vt:lpwstr>RUUD, BJØRN INGE</vt:lpwstr>
  </property>
  <property fmtid="{D5CDD505-2E9C-101B-9397-08002B2CF9AE}" pid="192" name="Char_Value.DRAW.017.LINE3.1">
    <vt:lpwstr>Description line 3 aaaa</vt:lpwstr>
  </property>
  <property fmtid="{D5CDD505-2E9C-101B-9397-08002B2CF9AE}" pid="193" name="Descr_Cval.DRAW.017.LINE3.1">
    <vt:lpwstr>Description line 3 aaaa</vt:lpwstr>
  </property>
  <property fmtid="{D5CDD505-2E9C-101B-9397-08002B2CF9AE}" pid="194" name="Document.DRAW.CM_FIXED">
    <vt:lpwstr/>
  </property>
  <property fmtid="{D5CDD505-2E9C-101B-9397-08002B2CF9AE}" pid="195" name="MetaInfo">
    <vt:lpwstr/>
  </property>
  <property fmtid="{D5CDD505-2E9C-101B-9397-08002B2CF9AE}" pid="196" name="MSIP_Label_b405d158-29f7-484e-8e45-cf22582ad8ef_Method">
    <vt:lpwstr>Standard</vt:lpwstr>
  </property>
  <property fmtid="{D5CDD505-2E9C-101B-9397-08002B2CF9AE}" pid="197" name="MSIP_Label_b405d158-29f7-484e-8e45-cf22582ad8ef_SiteId">
    <vt:lpwstr>d9fdbcc8-1986-438c-a79e-de0ab2dc66b2</vt:lpwstr>
  </property>
  <property fmtid="{D5CDD505-2E9C-101B-9397-08002B2CF9AE}" pid="198" name="Confidentiality">
    <vt:lpwstr>Public</vt:lpwstr>
  </property>
  <property fmtid="{D5CDD505-2E9C-101B-9397-08002B2CF9AE}" pid="199" name="Document.AENR.DATUV">
    <vt:lpwstr/>
  </property>
  <property fmtid="{D5CDD505-2E9C-101B-9397-08002B2CF9AE}" pid="200" name="Document.DRAW.Document_Key">
    <vt:lpwstr>PDC/10003216591/00/000</vt:lpwstr>
  </property>
  <property fmtid="{D5CDD505-2E9C-101B-9397-08002B2CF9AE}" pid="201" name="docLang">
    <vt:lpwstr>en</vt:lpwstr>
  </property>
</Properties>
</file>